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commentRangeStart w:id="0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ins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t xml:space="preserve">책봉하노라</w:t>
        </w:r>
        <w:del w:author="Rowan Lee" w:id="2" w:date="2026-07-30T07:56:03Z">
          <w:r w:rsidDel="00000000" w:rsidR="00000000" w:rsidRPr="00000000">
            <w:rPr>
              <w:sz w:val="21"/>
              <w:szCs w:val="21"/>
              <w:rtl w:val="0"/>
              <w:rPrChange w:author="Rowan Lee" w:id="3" w:date="2026-07-30T07:56:03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2" w:date="2026-07-30T07:56:03Z">
        <w:r w:rsidDel="00000000" w:rsidR="00000000" w:rsidRPr="00000000">
          <w:rPr>
            <w:sz w:val="21"/>
            <w:szCs w:val="21"/>
            <w:rtl w:val="0"/>
            <w:rPrChange w:author="Rowan Lee" w:id="3" w:date="2026-07-30T07:56:03Z">
              <w:rPr>
                <w:sz w:val="21"/>
                <w:szCs w:val="21"/>
              </w:rPr>
            </w:rPrChange>
          </w:rPr>
          <w:delText xml:space="preserve">서임되었노라.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신들께서 우리의 증인이 되실 것이다.</w:t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  <w:commentRangeEnd w:id="31"/>
      <w:r>
        <w:rPr>
          <w:rStyle w:val="CommentReference"/>
        </w:rPr>
        <w:commentReference w:id="31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</w:t>
      </w:r>
      <w:commentRangeStart w:id="2"/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던졌잖아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ins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t xml:space="preserve">계속 미친듯 웃고 있다.</w:t>
        </w:r>
        <w:del w:author="Rowan Lee" w:id="4" w:date="2026-07-30T09:12:07Z">
          <w:r w:rsidDel="00000000" w:rsidR="00000000" w:rsidRPr="00000000">
            <w:rPr>
              <w:sz w:val="21"/>
              <w:szCs w:val="21"/>
              <w:rtl w:val="0"/>
              <w:rPrChange w:author="Rowan Lee" w:id="5" w:date="2026-07-30T09:12:07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4" w:date="2026-07-30T09:12:07Z">
        <w:r w:rsidDel="00000000" w:rsidR="00000000" w:rsidRPr="00000000">
          <w:rPr>
            <w:sz w:val="21"/>
            <w:szCs w:val="21"/>
            <w:rtl w:val="0"/>
            <w:rPrChange w:author="Rowan Lee" w:id="5" w:date="2026-07-30T09:12:07Z">
              <w:rPr>
                <w:sz w:val="21"/>
                <w:szCs w:val="21"/>
              </w:rPr>
            </w:rPrChange>
          </w:rPr>
          <w:delText xml:space="preserve">악귀에 씐 듯 웃음을 터뜨린다.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commentRangeStart w:id="3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  <w:commentRangeEnd w:id="32"/>
      <w:r>
        <w:rPr>
          <w:rStyle w:val="CommentReference"/>
        </w:rPr>
        <w:commentReference w:id="32"/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commentRangeStart w:id="3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ins w:author="Rowan Lee" w:id="6" w:date="2026-07-30T09:12:41Z">
        <w:r w:rsidDel="00000000" w:rsidR="00000000" w:rsidRPr="00000000">
          <w:rPr>
            <w:sz w:val="21"/>
            <w:szCs w:val="21"/>
            <w:rtl w:val="0"/>
          </w:rPr>
          <w:t xml:space="preserve"> </w:t>
        </w:r>
        <w:r w:rsidDel="00000000" w:rsidR="00000000" w:rsidRPr="00000000">
          <w:rPr>
            <w:sz w:val="21"/>
            <w:szCs w:val="21"/>
            <w:rtl w:val="0"/>
            <w:rPrChange w:author="Rowan Lee" w:id="7" w:date="2026-07-30T09:12:41Z">
              <w:rPr>
                <w:sz w:val="21"/>
                <w:szCs w:val="21"/>
              </w:rPr>
            </w:rPrChange>
          </w:rPr>
          <w:t xml:space="preserve">탄 채로</w:t>
        </w:r>
      </w:ins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  <w:commentRangeEnd w:id="33"/>
      <w:r>
        <w:rPr>
          <w:rStyle w:val="CommentReference"/>
        </w:rPr>
        <w:commentReference w:id="33"/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commentRangeStart w:id="3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  <w:commentRangeEnd w:id="34"/>
      <w:r>
        <w:rPr>
          <w:rStyle w:val="CommentReference"/>
        </w:rPr>
        <w:commentReference w:id="34"/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commentRangeStart w:id="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commentRangeStart w:id="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commentRangeStart w:id="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</w:t>
      </w:r>
      <w:commentRangeStart w:id="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commentRangeStart w:id="3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35"/>
      <w:r>
        <w:rPr>
          <w:rStyle w:val="CommentReference"/>
        </w:rPr>
        <w:commentReference w:id="35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commentRangeStart w:id="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한 남자를 발견한 델릴라의 낯빛이 굳는다.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commentRangeStart w:id="1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commentRangeStart w:id="1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남자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  <w:commentRangeEnd w:id="36"/>
      <w:r>
        <w:rPr>
          <w:rStyle w:val="CommentReference"/>
        </w:rPr>
        <w:commentReference w:id="36"/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commentRangeStart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  <w:commentRangeEnd w:id="37"/>
      <w:r>
        <w:rPr>
          <w:rStyle w:val="CommentReference"/>
        </w:rPr>
        <w:commentReference w:id="37"/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commentRangeStart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commentRangeEnd w:id="13"/>
      <w:r w:rsidDel="00000000" w:rsidR="00000000" w:rsidRPr="00000000">
        <w:commentReference w:id="13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commentRangeStart w:id="38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  <w:commentRangeEnd w:id="38"/>
      <w:r>
        <w:rPr>
          <w:rStyle w:val="CommentReference"/>
        </w:rPr>
        <w:commentReference w:id="38"/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commentRangeStart w:id="14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수레바퀴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  <w:commentRangeEnd w:id="39"/>
      <w:r>
        <w:rPr>
          <w:rStyle w:val="CommentReference"/>
        </w:rPr>
        <w:commentReference w:id="39"/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commentRangeStart w:id="1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  <w:commentRangeEnd w:id="40"/>
      <w:r>
        <w:rPr>
          <w:rStyle w:val="CommentReference"/>
        </w:rPr>
        <w:commentReference w:id="40"/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ins w:author="Rowan Lee" w:id="8" w:date="2026-07-30T11:27:30Z">
        <w:r w:rsidDel="00000000" w:rsidR="00000000" w:rsidRPr="00000000">
          <w:rPr>
            <w:sz w:val="21"/>
            <w:szCs w:val="21"/>
            <w:rtl w:val="0"/>
            <w:rPrChange w:author="Rowan Lee" w:id="9" w:date="2026-07-30T11:27:30Z">
              <w:rPr>
                <w:sz w:val="21"/>
                <w:szCs w:val="21"/>
              </w:rPr>
            </w:rPrChange>
          </w:rPr>
          <w:t xml:space="preserve">이 땅에서</w:t>
        </w:r>
        <w:del w:author="Rowan Lee" w:id="8" w:date="2026-07-30T11:27:30Z">
          <w:r w:rsidDel="00000000" w:rsidR="00000000" w:rsidRPr="00000000">
            <w:rPr>
              <w:sz w:val="21"/>
              <w:szCs w:val="21"/>
              <w:rtl w:val="0"/>
              <w:rPrChange w:author="Rowan Lee" w:id="9" w:date="2026-07-30T11:27:30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8" w:date="2026-07-30T11:27:30Z">
        <w:r w:rsidDel="00000000" w:rsidR="00000000" w:rsidRPr="00000000">
          <w:rPr>
            <w:sz w:val="21"/>
            <w:szCs w:val="21"/>
            <w:rtl w:val="0"/>
            <w:rPrChange w:author="Rowan Lee" w:id="9" w:date="2026-07-30T11:27:30Z">
              <w:rPr>
                <w:sz w:val="21"/>
                <w:szCs w:val="21"/>
              </w:rPr>
            </w:rPrChange>
          </w:rPr>
          <w:delText xml:space="preserve">이 연약한 인간들의 세상에서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새벽빛처럼 맑은 영혼을 만났군.</w:t>
      </w:r>
      <w:commentRangeEnd w:id="41"/>
      <w:r>
        <w:rPr>
          <w:rStyle w:val="CommentReference"/>
        </w:rPr>
        <w:commentReference w:id="41"/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commentRangeStart w:id="4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  <w:commentRangeEnd w:id="42"/>
      <w:r>
        <w:rPr>
          <w:rStyle w:val="CommentReference"/>
        </w:rPr>
        <w:commentReference w:id="42"/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</w:t>
      </w:r>
      <w:commentRangeStart w:id="16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보이지 않는 거대한 힘(돌풍)이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  <w:commentRangeEnd w:id="43"/>
      <w:r>
        <w:rPr>
          <w:rStyle w:val="CommentReference"/>
        </w:rPr>
        <w:commentReference w:id="43"/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commentRangeStart w:id="44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  <w:commentRangeEnd w:id="44"/>
      <w:r>
        <w:rPr>
          <w:rStyle w:val="CommentReference"/>
        </w:rPr>
        <w:commentReference w:id="44"/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commentRangeStart w:id="1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해가 기울수록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commentRangeStart w:id="4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  <w:commentRangeEnd w:id="45"/>
      <w:r>
        <w:rPr>
          <w:rStyle w:val="CommentReference"/>
        </w:rPr>
        <w:commentReference w:id="45"/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commentRangeStart w:id="46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  <w:commentRangeEnd w:id="46"/>
      <w:r>
        <w:rPr>
          <w:rStyle w:val="CommentReference"/>
        </w:rPr>
        <w:commentReference w:id="46"/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commentRangeStart w:id="47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  <w:commentRangeEnd w:id="47"/>
      <w:r>
        <w:rPr>
          <w:rStyle w:val="CommentReference"/>
        </w:rPr>
        <w:commentReference w:id="47"/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commentRangeEnd w:id="48"/>
      <w:r>
        <w:rPr>
          <w:rStyle w:val="CommentReference"/>
        </w:rPr>
        <w:commentReference w:id="48"/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  <w:commentRangeEnd w:id="49"/>
      <w:r>
        <w:rPr>
          <w:rStyle w:val="CommentReference"/>
        </w:rPr>
        <w:commentReference w:id="49"/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commentRangeStart w:id="50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  <w:commentRangeEnd w:id="50"/>
      <w:r>
        <w:rPr>
          <w:rStyle w:val="CommentReference"/>
        </w:rPr>
        <w:commentReference w:id="50"/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  <w:commentRangeEnd w:id="51"/>
      <w:r>
        <w:rPr>
          <w:rStyle w:val="CommentReference"/>
        </w:rPr>
        <w:commentReference w:id="51"/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  <w:commentRangeEnd w:id="52"/>
      <w:r>
        <w:rPr>
          <w:rStyle w:val="CommentReference"/>
        </w:rPr>
        <w:commentReference w:id="52"/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commentRangeStart w:id="1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commentRangeStart w:id="5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  <w:commentRangeEnd w:id="53"/>
      <w:r>
        <w:rPr>
          <w:rStyle w:val="CommentReference"/>
        </w:rPr>
        <w:commentReference w:id="53"/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  <w:commentRangeEnd w:id="54"/>
      <w:r>
        <w:rPr>
          <w:rStyle w:val="CommentReference"/>
        </w:rPr>
        <w:commentReference w:id="54"/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ins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t xml:space="preserve">대왕비</w:t>
        </w:r>
      </w:ins>
      <w:del w:author="Rowan Lee" w:id="0" w:date="2026-07-30T07:57:32Z"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  <w:highlight w:val="white"/>
              </w:rPr>
            </w:rPrChange>
          </w:rPr>
          <w:delText xml:space="preserve">가장 위대한</w:delText>
        </w:r>
        <w:r w:rsidDel="00000000" w:rsidR="00000000" w:rsidRPr="00000000">
          <w:rPr>
            <w:sz w:val="21"/>
            <w:szCs w:val="21"/>
            <w:highlight w:val="white"/>
            <w:rtl w:val="0"/>
            <w:rPrChange w:author="Rowan Lee" w:id="1" w:date="2026-07-30T07:57:32Z">
              <w:rPr>
                <w:sz w:val="21"/>
                <w:szCs w:val="21"/>
              </w:rPr>
            </w:rPrChange>
          </w:rPr>
          <w:delText xml:space="preserve"> 왕비</w:delText>
        </w:r>
      </w:del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  <w:commentRangeEnd w:id="55"/>
      <w:r>
        <w:rPr>
          <w:rStyle w:val="CommentReference"/>
        </w:rPr>
        <w:commentReference w:id="55"/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commentRangeStart w:id="5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  <w:commentRangeEnd w:id="56"/>
      <w:r>
        <w:rPr>
          <w:rStyle w:val="CommentReference"/>
        </w:rPr>
        <w:commentReference w:id="56"/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del w:author="Rowan Lee" w:id="10" w:date="2026-07-30T11:29:02Z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</w:t>
      </w:r>
      <w:del w:author="Rowan Lee" w:id="10" w:date="2026-07-30T11:29:02Z">
        <w:r w:rsidDel="00000000" w:rsidR="00000000" w:rsidRPr="00000000">
          <w:rPr>
            <w:sz w:val="21"/>
            <w:szCs w:val="21"/>
            <w:rtl w:val="0"/>
          </w:rPr>
          <w:delText xml:space="preserve">신들조차 시기할 만큼 맑구나. </w:delText>
        </w:r>
      </w:del>
    </w:p>
    <w:p w:rsidR="00000000" w:rsidDel="00000000" w:rsidP="00000000" w:rsidRDefault="00000000" w:rsidRPr="00000000" w14:paraId="000001D0">
      <w:pPr>
        <w:spacing w:after="80" w:line="288.00000000000006" w:lineRule="auto"/>
        <w:ind w:left="720" w:hanging="36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</w:pPr>
        </w:pPrChange>
      </w:pPr>
      <w:commentRangeStart w:id="5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  <w:commentRangeEnd w:id="57"/>
      <w:r>
        <w:rPr>
          <w:rStyle w:val="CommentReference"/>
        </w:rPr>
        <w:commentReference w:id="57"/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</w:t>
      </w:r>
      <w:commentRangeStart w:id="1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  <w:commentRangeEnd w:id="58"/>
      <w:r>
        <w:rPr>
          <w:rStyle w:val="CommentReference"/>
        </w:rPr>
        <w:commentReference w:id="58"/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commentRangeStart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  <w:commentRangeEnd w:id="59"/>
      <w:r>
        <w:rPr>
          <w:rStyle w:val="CommentReference"/>
        </w:rPr>
        <w:commentReference w:id="59"/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commentRangeStart w:id="2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이름 없는 신의 대언자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commentRangeStart w:id="21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ins w:author="Rowan Lee" w:id="12" w:date="2026-07-30T10:06:40Z">
        <w:r w:rsidDel="00000000" w:rsidR="00000000" w:rsidRPr="00000000">
          <w:rPr>
            <w:b w:val="1"/>
            <w:bCs w:val="1"/>
            <w:sz w:val="21"/>
            <w:szCs w:val="21"/>
            <w:rtl w:val="0"/>
          </w:rPr>
          <w:t xml:space="preserve">VO</w:t>
        </w:r>
      </w:ins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  <w:commentRangeEnd w:id="60"/>
      <w:r>
        <w:rPr>
          <w:rStyle w:val="CommentReference"/>
        </w:rPr>
        <w:commentReference w:id="60"/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commentRangeStart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  <w:commentRangeEnd w:id="61"/>
      <w:r>
        <w:rPr>
          <w:rStyle w:val="CommentReference"/>
        </w:rPr>
        <w:commentReference w:id="61"/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commentRangeStart w:id="6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  <w:commentRangeEnd w:id="62"/>
      <w:r>
        <w:rPr>
          <w:rStyle w:val="CommentReference"/>
        </w:rPr>
        <w:commentReference w:id="62"/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  <w:commentRangeEnd w:id="63"/>
      <w:r>
        <w:rPr>
          <w:rStyle w:val="CommentReference"/>
        </w:rPr>
        <w:commentReference w:id="63"/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commentRangeStart w:id="6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  <w:commentRangeEnd w:id="64"/>
      <w:r>
        <w:rPr>
          <w:rStyle w:val="CommentReference"/>
        </w:rPr>
        <w:commentReference w:id="64"/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commentRangeStart w:id="6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  <w:commentRangeEnd w:id="65"/>
      <w:r>
        <w:rPr>
          <w:rStyle w:val="CommentReference"/>
        </w:rPr>
        <w:commentReference w:id="65"/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  <w:commentRangeEnd w:id="66"/>
      <w:r>
        <w:rPr>
          <w:rStyle w:val="CommentReference"/>
        </w:rPr>
        <w:commentReference w:id="66"/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  <w:commentRangeEnd w:id="67"/>
      <w:r>
        <w:rPr>
          <w:rStyle w:val="CommentReference"/>
        </w:rPr>
        <w:commentReference w:id="67"/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commentRangeStart w:id="6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  <w:commentRangeEnd w:id="68"/>
      <w:r>
        <w:rPr>
          <w:rStyle w:val="CommentReference"/>
        </w:rPr>
        <w:commentReference w:id="68"/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  <w:commentRangeEnd w:id="69"/>
      <w:r>
        <w:rPr>
          <w:rStyle w:val="CommentReference"/>
        </w:rPr>
        <w:commentReference w:id="69"/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  <w:commentRangeEnd w:id="70"/>
      <w:r>
        <w:rPr>
          <w:rStyle w:val="CommentReference"/>
        </w:rPr>
        <w:commentReference w:id="70"/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commentRangeStart w:id="7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  <w:commentRangeEnd w:id="71"/>
      <w:r>
        <w:rPr>
          <w:rStyle w:val="CommentReference"/>
        </w:rPr>
        <w:commentReference w:id="71"/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  <w:commentRangeEnd w:id="72"/>
      <w:r>
        <w:rPr>
          <w:rStyle w:val="CommentReference"/>
        </w:rPr>
        <w:commentReference w:id="72"/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  <w:commentRangeEnd w:id="73"/>
      <w:r>
        <w:rPr>
          <w:rStyle w:val="CommentReference"/>
        </w:rPr>
        <w:commentReference w:id="73"/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  <w:commentRangeEnd w:id="74"/>
      <w:r>
        <w:rPr>
          <w:rStyle w:val="CommentReference"/>
        </w:rPr>
        <w:commentReference w:id="74"/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</w:t>
      </w:r>
      <w:del w:author="Rowan Lee" w:id="13" w:date="2026-07-30T10:50:16Z">
        <w:r w:rsidDel="00000000" w:rsidR="00000000" w:rsidRPr="00000000">
          <w:rPr>
            <w:color w:val="4a4a4a"/>
            <w:sz w:val="20"/>
            <w:szCs w:val="20"/>
            <w:rtl w:val="0"/>
          </w:rPr>
          <w:delText xml:space="preserve">칼리스토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</w:t>
      </w:r>
      <w:commentRangeStart w:id="2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  <w:commentRangeEnd w:id="75"/>
      <w:r>
        <w:rPr>
          <w:rStyle w:val="CommentReference"/>
        </w:rPr>
        <w:commentReference w:id="75"/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commentRangeStart w:id="76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  <w:commentRangeEnd w:id="76"/>
      <w:r>
        <w:rPr>
          <w:rStyle w:val="CommentReference"/>
        </w:rPr>
        <w:commentReference w:id="76"/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</w:t>
      </w:r>
      <w:commentRangeStart w:id="25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신전의 정예 수호대를 소집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하라! 지금 당장 왕도로 </w:t>
      </w:r>
      <w:ins w:author="Rowan Lee" w:id="14" w:date="2026-07-30T10:52:06Z">
        <w:commentRangeStart w:id="26"/>
        <w:commentRangeStart w:id="26"/>
        <w:commentRangeEnd w:id="26"/>
        <w:r w:rsidDel="00000000" w:rsidR="00000000" w:rsidRPr="00000000">
          <w:commentReference w:id="26"/>
        </w:r>
        <w:r w:rsidDel="00000000" w:rsidR="00000000" w:rsidRPr="00000000">
          <w:rPr>
            <w:sz w:val="21"/>
            <w:szCs w:val="21"/>
            <w:rtl w:val="0"/>
            <w:rPrChange w:author="Rowan Lee" w:id="15" w:date="2026-07-30T10:52:06Z">
              <w:rPr>
                <w:sz w:val="21"/>
                <w:szCs w:val="21"/>
              </w:rPr>
            </w:rPrChange>
          </w:rPr>
          <w:t xml:space="preserve">간다</w:t>
        </w:r>
        <w:del w:author="Rowan Lee" w:id="14" w:date="2026-07-30T10:52:06Z">
          <w:r w:rsidDel="00000000" w:rsidR="00000000" w:rsidRPr="00000000">
            <w:rPr>
              <w:sz w:val="21"/>
              <w:szCs w:val="21"/>
              <w:rtl w:val="0"/>
              <w:rPrChange w:author="Rowan Lee" w:id="15" w:date="2026-07-30T10:52:06Z">
                <w:rPr>
                  <w:sz w:val="21"/>
                  <w:szCs w:val="21"/>
                </w:rPr>
              </w:rPrChange>
            </w:rPr>
            <w:delText xml:space="preserve"> </w:delText>
          </w:r>
        </w:del>
      </w:ins>
      <w:del w:author="Rowan Lee" w:id="14" w:date="2026-07-30T10:52:06Z">
        <w:r w:rsidDel="00000000" w:rsidR="00000000" w:rsidRPr="00000000">
          <w:rPr>
            <w:sz w:val="21"/>
            <w:szCs w:val="21"/>
            <w:rtl w:val="0"/>
            <w:rPrChange w:author="Rowan Lee" w:id="15" w:date="2026-07-30T10:52:06Z">
              <w:rPr>
                <w:sz w:val="21"/>
                <w:szCs w:val="21"/>
              </w:rPr>
            </w:rPrChange>
          </w:rPr>
          <w:delText xml:space="preserve">강림한다</w:delText>
        </w:r>
      </w:del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commentRangeStart w:id="7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  <w:commentRangeEnd w:id="77"/>
      <w:r>
        <w:rPr>
          <w:rStyle w:val="CommentReference"/>
        </w:rPr>
        <w:commentReference w:id="77"/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commentRangeStart w:id="7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  <w:commentRangeEnd w:id="78"/>
      <w:r>
        <w:rPr>
          <w:rStyle w:val="CommentReference"/>
        </w:rPr>
        <w:commentReference w:id="78"/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commentRangeStart w:id="7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  <w:commentRangeEnd w:id="79"/>
      <w:r>
        <w:rPr>
          <w:rStyle w:val="CommentReference"/>
        </w:rPr>
        <w:commentReference w:id="79"/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commentRangeStart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commentRangeEnd w:id="80"/>
      <w:r>
        <w:rPr>
          <w:rStyle w:val="CommentReference"/>
        </w:rPr>
        <w:commentReference w:id="80"/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commentRangeStart w:id="27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</w:t>
      </w:r>
      <w:commentRangeStart w:id="28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피를 이어받은 가문의 후계자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</w:t>
      </w:r>
      <w:commentRangeStart w:id="29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저승의 얼굴을 보게 될 것이다.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commentRangeStart w:id="30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 갑옷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을 뚫고 깊숙이 박힌다.</w:t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owan Lee" w:id="21" w:date="2026-07-30T10:06:17Z"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 곁에 모세가 믿는 신 트루갓이라하죠.. 기독교의 여호와 느낌으로. 한국어는 진정한 신.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신이 모세와 함께하고 있는 셈이라, 이런 다신교/그리스신화적인 비트는 좀 안 맞습니다. 수정 필요.</w:t>
      </w:r>
    </w:p>
  </w:comment>
  <w:comment w:author="Rowan Lee" w:id="18" w:date="2026-07-30T11:24:54Z"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원로가 모세를 알아보는 게 이상합니다. 원작에서, 아폴론의 신성을 알아보던 내용이 그대로 잔재로 남았습니다.</w:t>
      </w:r>
    </w:p>
  </w:comment>
  <w:comment w:author="Rowan Lee" w:id="20" w:date="2026-07-30T11:11:16Z"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대언자시여! 꼭 필요할 때만 진정한 신, 이외엔 그냥 신으로. 모세와 모세 민족이 믿는 신 이야기입니다.</w:t>
      </w:r>
    </w:p>
  </w:comment>
  <w:comment w:author="Rowan Lee" w:id="17" w:date="2026-07-30T11:14:44Z"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해가 중천에 떴다는 말과 충돌</w:t>
      </w:r>
    </w:p>
  </w:comment>
  <w:comment w:author="Rowan Lee" w:id="8" w:date="2026-07-30T09:17:08Z"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대왕비</w:t>
      </w:r>
    </w:p>
  </w:comment>
  <w:comment w:author="Rowan Lee" w:id="26" w:date="2026-07-30T10:52:13Z"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강림은 신의 느낌</w:t>
      </w:r>
    </w:p>
  </w:comment>
  <w:comment w:author="Rowan Lee" w:id="9" w:date="2026-07-30T09:19:30Z"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0" w:date="2026-07-30T09:19:30Z"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12" w:date="2026-07-30T09:19:30Z"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같은 지문이 연달아 있어서,하나는 삭제, 하나는 다른 표정 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 첫 표정만 유지하고 나머지 두 개는 다른 표정으로 해주셔야 할 걸로요!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특히 세번째는 놀란 느낌보단, 빡친 느낌이 더 좋을 것 같아요!</w:t>
      </w:r>
    </w:p>
  </w:comment>
  <w:comment w:author="Rowan Lee" w:id="24" w:date="2026-07-30T10:51:27Z"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신전은 그리스 신이나, 다른 종교의 느낌이라서, 성소지만 소박하거나 휑한 느낌이고, 옥좌에 앉은 느낌은 왕이나 신의 느낌이라 이것도 다르게 처리해주시면 좋을 것 같습니다.</w:t>
      </w:r>
    </w:p>
  </w:comment>
  <w:comment w:author="Rowan Lee" w:id="2" w:date="2026-07-30T08:01:10Z"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새를 날렸잖아!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수로를 타고 연꽃이 흘러가는 장면 등이 루즈하고, 사물의 움직이라 정적이고, 비직관적이어서. 새를 던지는 것으로 바꿨습니다.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늠름?하고 멋진 매(파라오 어깨나 머리위에 앉음) / 꼬질꼬질한 비둘기 (모세 지팡이 위에 앉음) 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 새는 매로, 모세한테 가느 새는 비둘기로 하려 합니다. (종교적 상징 고려)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부분이 자꾸 바뀌어 죄송합니다만, 고려해주세요!</w:t>
      </w:r>
    </w:p>
  </w:comment>
  <w:comment w:author="Rowan Lee" w:id="3" w:date="2026-07-30T08:56:15Z"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매/비둘기를 대사에서 언급할 필요는 없고, 지문에, 어느쪽이 매이고 어느쪽이 비둘기인지 분명하게 작성해주시면 됩니다.</w:t>
      </w:r>
    </w:p>
  </w:comment>
  <w:comment w:author="Rowan Lee" w:id="11" w:date="2026-07-30T09:50:34Z"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노예인가요 모세인가요? 최대한 지문에선 이름으로 표기 부탁 드립니다!</w:t>
      </w:r>
    </w:p>
  </w:comment>
  <w:comment w:author="Rowan Lee" w:id="4" w:date="2026-07-30T09:13:38Z"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새 규칙으로. "새가 내려앉은 자가 배필이다" 한 줄이면 됩니다.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라반이 두 딸에게 새를 나눠주는 그림이었으면 좋겠어요 — 매는 황금 새장, 비둘기는 나무 상자. 아버지가 딸 값을 매겨둔 게 한 컷에 보이게요.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규칙 설명이 지금 좀 긴데, 나머지는 군중 웅성거림으로 흘려주세요.</w:t>
      </w:r>
    </w:p>
  </w:comment>
  <w:comment w:author="Rowan Lee" w:id="29" w:date="2026-07-30T10:58:25Z"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하데스의 얼굴을 본다는 말을 기계적 치환한 문장 같습니다.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다른 표현을 쓰는 게 좋아보입니다.</w:t>
      </w:r>
    </w:p>
  </w:comment>
  <w:comment w:author="Rowan Lee" w:id="13" w:date="2026-07-30T09:51:51Z"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달라졌기에 수정 필요</w:t>
      </w:r>
    </w:p>
  </w:comment>
  <w:comment w:author="Rowan Lee" w:id="6" w:date="2026-07-30T09:14:07Z"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언니! 내가 먼저 해도 돼?</w:t>
      </w:r>
    </w:p>
  </w:comment>
  <w:comment w:author="Rowan Lee" w:id="28" w:date="2026-07-30T10:57:20Z"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신의 피를 이어받은 정통한 왕국의 지배자시다!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이외에, 파라오가 가문의 후계자로 표현되는 것을 조심해주세요!</w:t>
      </w:r>
    </w:p>
  </w:comment>
  <w:comment w:author="Rowan Lee" w:id="27" w:date="2026-07-30T10:56:49Z"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나는 이 땅의 파라오다!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감히 이 파라오의 사람들에게 손을 대다니! 이는 왕국의 법을 거스르는 짓이다!</w:t>
      </w:r>
    </w:p>
  </w:comment>
  <w:comment w:author="Rowan Lee" w:id="16" w:date="2026-07-30T10:00:13Z"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일으킨 돌풍이</w:t>
      </w:r>
    </w:p>
  </w:comment>
  <w:comment w:author="Rowan Lee" w:id="19" w:date="2026-07-30T10:02:44Z"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진정한 신</w:t>
      </w:r>
    </w:p>
  </w:comment>
  <w:comment w:author="Rowan Lee" w:id="22" w:date="2026-07-30T10:03:27Z"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병사1 인물에 추가 필요</w:t>
      </w:r>
    </w:p>
  </w:comment>
  <w:comment w:author="Rowan Lee" w:id="25" w:date="2026-07-30T10:54:35Z"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성소의 용맹한 전사들을 소집하라! 영어는 Mighty Warriors</w:t>
      </w:r>
    </w:p>
  </w:comment>
  <w:comment w:author="Rowan Lee" w:id="0" w:date="2026-07-30T08:14:28Z"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[세계관]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'왕국'은 전체에서 3회(1화 2회·8화 1회)뿐이고 그 외는 전부 '제국'입니다(17회). 여기에 8화의 '원로', 후반부의 '집정관·대집정관·평의회'까지 나와 파라오가 왕인지 집정관인지, 나라가 왕국인지 제국인지 헷갈립니다. 이전 논의한 바 및 이집트 원형을 고려하였을 때 왕국이 적합합니다. 제국을 변경해주세요.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직위도,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파라오가 있는 나라에 로마 공화정 직위가 있으면 원형이 무너진다는 판단이 있어서,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재상·신관·서기관·왕실근위 이 정도의 이집트 풍으로 하면 좋을 것 같습니다!</w:t>
      </w:r>
    </w:p>
  </w:comment>
  <w:comment w:author="Rowan Lee" w:id="1" w:date="2026-07-30T09:35:42Z"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그리고 모세가 신/왕 처럼 묘사되는 건 주의해주세요~!</w:t>
      </w:r>
    </w:p>
  </w:comment>
  <w:comment w:author="Rowan Lee" w:id="14" w:date="2026-07-30T09:54:04Z"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운명의 저울. 이집트풍으로.</w:t>
      </w:r>
    </w:p>
  </w:comment>
  <w:comment w:author="Rowan Lee" w:id="30" w:date="2026-07-30T11:01:05Z"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등 뒤? 어깨? 부위를 위 지문과 통일해주세요!</w:t>
      </w:r>
    </w:p>
  </w:comment>
  <w:comment w:author="Rowan Lee" w:id="5" w:date="2026-07-30T09:15:12Z"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다말이 새장을 선택하려는 순간, 델릴라가 재빠르게 끼어들어 가로막는다.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단순히 손을 막기보다, 이미 먼저할 생각 만만으로 껴들어 놓고 먼저 해도 돼? 묻는 게 좀 더 킹받을 것 같아요.</w:t>
      </w:r>
    </w:p>
  </w:comment>
  <w:comment w:author="Rowan Lee" w:id="23" w:date="2026-07-30T10:49:34Z"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아론도 모세처럼 단 하나의 신을 믿는데, 신들이시여는 부적합합니다.</w:t>
      </w:r>
    </w:p>
  </w:comment>
  <w:comment w:author="Rowan Lee" w:id="15" w:date="2026-07-30T09:57:52Z"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태양신은 거짓된 가짜 신 취급하는 모세인데 너무 존중하는 터라, 약간 다른 이유일 듯 합니다.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이건 그 분의(혹은 진정한 신)의 뜻이야.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혹은, 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걱정마. 한낱 거짓된 신이 내 운명을 정할 순 없으니까.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이렇게만 하고,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모세가 이 운명이 진짜 신의 뜻이었음을 나중에 깨닫 게 되는? 비트로 삼아도 좋을 것 같아요.</w:t>
      </w:r>
    </w:p>
  </w:comment>
  <w:comment w:author="Rowan Lee" w:id="7" w:date="2026-07-30T09:16:49Z"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매가 광장을 가로질러 파라오 어깨(또는 머리 위)에 앉는 걸로.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연꽃 관련한 부분은 코멘트 더 안 달겠습니다. 잘 부탁 드립니다!!</w:t>
      </w:r>
    </w:p>
  </w:comment>
  <w:comment w:id="3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의원 → 신관의로. 이집트풍으로 통일하기로 한 부분입니다.</w:t>
      </w:r>
      <w:r>
        <w:rPr>
          <w:sz w:val="18"/>
          <w:szCs w:val="18"/>
        </w:rPr>
        <w:br/>
        <w:t xml:space="preserve">그리고 델릴라가 저 자리에서 아무 제지 없이 서 있는 게 이상해서, 앞에 근위 둘이 달려들었다가 단검에 물러서는 컷 하나만 넣어주세요.</w:t>
      </w:r>
    </w:p>
  </w:comment>
  <w:comment w:id="3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저희 쪽 사정입니다. 하늘에서 내려온 불이 델릴라만 콕 집어 태우면 신이 화면에 나와서 직접 처형한 게 되어버려서요.</w:t>
      </w:r>
      <w:r>
        <w:rPr>
          <w:sz w:val="18"/>
          <w:szCs w:val="18"/>
        </w:rPr>
        <w:br/>
        <w:t xml:space="preserve">금 간 기둥이 꺾이면서 천장이 통째로 내려앉고, 도망 안 가고 웃고 있던 델릴라가 그 아래 있는 걸로 바꿔주시면 좋겠습니다. 앞 단락(14)에 천장에서 돌가루 쏟아지고 기둥에 금 가는 컷을 미리 깔아주세요.</w:t>
      </w:r>
    </w:p>
  </w:comment>
  <w:comment w:id="3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위와 연결됩니다. "탄 채로"가 아니라 돌더미에 깔리는 걸로. 뻗은 손이 다말의 손 옆에 떨어지는 그림이면 좋겠어요.</w:t>
      </w:r>
    </w:p>
  </w:comment>
  <w:comment w:id="3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"거대한 실루엣"은 사람 크기가 아닌 느낌이라, 낡은 지팡이를 짚은 한 남자가 걸어오고 얼굴은 안 보이는 걸로 해주세요.</w:t>
      </w:r>
    </w:p>
  </w:comment>
  <w:comment w:id="3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지옥 → 저승. 단어 하나만이고 대사는 그대로 갑니다.</w:t>
      </w:r>
    </w:p>
  </w:comment>
  <w:comment w:id="3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모세 대사를 좀 넣어주세요. 지금 모세가 무료 1~7화 통틀어 대사가 13줄뿐이라 너무 말이 없습니다. 원작 아폴론은 이 자리에서 "인간들이 무슨 의식을 벌이는지 한번 구경해 볼까?" 하고 판을 올려다보거든요.</w:t>
      </w:r>
      <w:r>
        <w:rPr>
          <w:sz w:val="18"/>
          <w:szCs w:val="18"/>
        </w:rPr>
        <w:br/>
        <w:t xml:space="preserve">다만 모세는 재미로 구경하는 인물은 아니니 능글맞지 않게, 이런 결이면 좋겠습니다 —</w:t>
      </w:r>
      <w:r>
        <w:rPr>
          <w:sz w:val="18"/>
          <w:szCs w:val="18"/>
        </w:rPr>
        <w:br/>
        <w:t xml:space="preserve">아론: 오늘은 저 집 딸들이 새를 날려 배필을 고른답니다.</w:t>
      </w:r>
      <w:r>
        <w:rPr>
          <w:sz w:val="18"/>
          <w:szCs w:val="18"/>
        </w:rPr>
        <w:br/>
        <w:t xml:space="preserve">모세: 새 한 마리로 사람 평생을 정하는군.</w:t>
      </w:r>
      <w:r>
        <w:rPr>
          <w:sz w:val="18"/>
          <w:szCs w:val="18"/>
        </w:rPr>
        <w:br/>
        <w:t xml:space="preserve">아론: 저들 방식이지요.</w:t>
      </w:r>
      <w:r>
        <w:rPr>
          <w:sz w:val="18"/>
          <w:szCs w:val="18"/>
        </w:rPr>
        <w:br/>
        <w:t xml:space="preserve">모세: 저 위에선 새를 날리고, 여기선 사람이 돌을 깬다.</w:t>
      </w:r>
      <w:r>
        <w:rPr>
          <w:sz w:val="18"/>
          <w:szCs w:val="18"/>
        </w:rPr>
        <w:br/>
        <w:t xml:space="preserve">△ 모세가 발코니에서 눈을 떼지 않는다.</w:t>
      </w:r>
      <w:r>
        <w:rPr>
          <w:sz w:val="18"/>
          <w:szCs w:val="18"/>
        </w:rPr>
        <w:br/>
        <w:t xml:space="preserve">눈을 안 떼야 3화에서 비둘기가 왔을 때 고개를 들 이유도 생깁니다.</w:t>
      </w:r>
    </w:p>
  </w:comment>
  <w:comment w:id="3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등장인물 줄에서 "시종" 빼주세요. 119에서 시종 부르는 컷이 없어집니다.</w:t>
      </w:r>
    </w:p>
  </w:comment>
  <w:comment w:id="3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145~151 일곱 줄(젖은 소매 시종 / 델릴라의 계략 VO / 등 밀치기 / 연꽃 궤적)은 전부 삭제하고 144에서 152로 바로 붙여주세요. 새로 바뀌면서 수문·범람이 없어졌습니다.</w:t>
      </w:r>
    </w:p>
  </w:comment>
  <w:comment w:id="3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공개된 노예 구역이라 "주군" 호칭은 빼주세요. 문장은 새 의식에 맞춰 "어째서 쫓아내지 않으신 겁니까? 어서 날려 보내십시오!" 정도로요.</w:t>
      </w:r>
    </w:p>
  </w:comment>
  <w:comment w:id="4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208에 이어지는 부분입니다. 여기서도 모세가 태양신 규칙을 그냥 받아들이고 넘어가는 걸로 읽혀서요.</w:t>
      </w:r>
      <w:r>
        <w:rPr>
          <w:sz w:val="18"/>
          <w:szCs w:val="18"/>
        </w:rPr>
        <w:br/>
        <w:t xml:space="preserve">"나는 그 새를 따르는 게 아니다. 네 선택을 받는 거지." 한 문장만 앞에 붙여주시면 좋겠습니다.</w:t>
      </w:r>
    </w:p>
  </w:comment>
  <w:comment w:id="4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"이 땅의 거짓된 신들은 권세를 차지하기 위해 서로 계략을 꾸미기 바쁜데" — 이건 올림포스 신들이 서로 다투는 원작 설정이 남은 문장입니다. 우리 쪽 신은 하나뿐이라 다툴 상대가 없어서요.</w:t>
      </w:r>
      <w:r>
        <w:rPr>
          <w:sz w:val="18"/>
          <w:szCs w:val="18"/>
        </w:rPr>
        <w:br/>
        <w:t xml:space="preserve">"이 땅 사람들은 우상 앞에서 권세를 구걸하는데..." 정도로 바꿔주세요.</w:t>
      </w:r>
    </w:p>
  </w:comment>
  <w:comment w:id="4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290에 남기신 코멘트와 같은 건입니다. 지팡이를 "내리찍는" 동작만 빼주세요 — 내리찍으면 지팡이가 힘의 스위치처럼 보여서요. 드는 건 괜찮습니다.</w:t>
      </w:r>
      <w:r>
        <w:rPr>
          <w:sz w:val="18"/>
          <w:szCs w:val="18"/>
        </w:rPr>
        <w:br/>
        <w:t xml:space="preserve">한 팔로 다말을 감싸고 다른 손의 지팡이를 위로 드는 걸로요. 지팡이는 이 작품 얼굴이니 화면에서 빼지는 말아주세요.</w:t>
      </w:r>
    </w:p>
  </w:comment>
  <w:comment w:id="4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위와 같이. "지팡이를 내려치니" → "지팡이를 들자"로.</w:t>
      </w:r>
    </w:p>
  </w:comment>
  <w:comment w:id="4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지팡이를 허리춤에 숨기면 지팡이 자체가 비밀인 게 되는데, 숨겨야 하는 건 정체입니다. 서둘러 입을 다물고 주위를 살피는 걸로 바꿔주세요.</w:t>
      </w:r>
    </w:p>
  </w:comment>
  <w:comment w:id="4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7화 바다 부분을 좀 크게 바꾸고 싶습니다. 저희 쪽 사정이라 죄송합니다.</w:t>
      </w:r>
      <w:r>
        <w:rPr>
          <w:sz w:val="18"/>
          <w:szCs w:val="18"/>
        </w:rPr>
        <w:br/>
        <w:t xml:space="preserve">지금은 모세가 걸어서 광장에 도착한 다음에 바다를 가르는데, 그러면 갈라진 물길로 갈 데가 없어서 그냥 보여주기가 됩니다.</w:t>
      </w:r>
      <w:r>
        <w:rPr>
          <w:sz w:val="18"/>
          <w:szCs w:val="18"/>
        </w:rPr>
        <w:br/>
        <w:t xml:space="preserve">모세를 먼저 보여주지 말고, 아무도 예상 못 한 순간에 굉음과 함께 바다가 갈라지고 그 안쪽에서 걸어 나오는 걸로 해주세요. 등장 자체가 기적이 되게요.</w:t>
      </w:r>
      <w:r>
        <w:rPr>
          <w:sz w:val="18"/>
          <w:szCs w:val="18"/>
        </w:rPr>
        <w:br/>
        <w:t xml:space="preserve">367 = △ 그 순간, 바다 쪽에서 땅을 울리는 굉음이 터진다. / △ 하객들이 일제히 바다 쪽으로 고개를 돌린다.</w:t>
      </w:r>
      <w:r>
        <w:rPr>
          <w:sz w:val="18"/>
          <w:szCs w:val="18"/>
        </w:rPr>
        <w:br/>
        <w:t xml:space="preserve">368·369 군인 조롱 두 줄은 삭제입니다 — 모세가 아직 화면에 없어서 막을 대상이 없습니다.</w:t>
      </w:r>
      <w:r>
        <w:rPr>
          <w:sz w:val="18"/>
          <w:szCs w:val="18"/>
        </w:rPr>
        <w:br/>
        <w:t xml:space="preserve">370 = △ 파라오의 군인들이 창을 고쳐 쥐고 바다 쪽으로 몸을 돌린다.</w:t>
      </w:r>
      <w:r>
        <w:rPr>
          <w:sz w:val="18"/>
          <w:szCs w:val="18"/>
        </w:rPr>
        <w:br/>
        <w:t xml:space="preserve">371 뒤 = △ 갈라진 물길 안쪽, 물 벽 그늘에서 발소리가 난다. / △ 낡은 지팡이를 쥔 남루한 차림의 모세가 마른 갯바닥을 밟고 걸어 나온다.</w:t>
      </w:r>
    </w:p>
  </w:comment>
  <w:comment w:id="4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물 벽 규모를 줄여주세요. "수십 미터"는 46~49화 민족 전체가 건널 때 쓸 몫이라, 여기선 사람 키만 한 물 벽에 젖은 갯바닥이 드러나는 정도로 부탁 드립니다.</w:t>
      </w:r>
    </w:p>
  </w:comment>
  <w:comment w:id="4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파라오는 무릎 꿇지 않게 해주세요. 앞줄 하객들만 하나둘 꿇고 파라오는 선 채로 굳어 있는 걸로요.</w:t>
      </w:r>
      <w:r>
        <w:rPr>
          <w:sz w:val="18"/>
          <w:szCs w:val="18"/>
        </w:rPr>
        <w:br/>
        <w:t xml:space="preserve">왕이 노예 앞에 무릎 꿇으면 뒤에서 위상 회복이 안 됩니다.</w:t>
      </w:r>
      <w:r>
        <w:rPr>
          <w:sz w:val="18"/>
          <w:szCs w:val="18"/>
        </w:rPr>
        <w:br/>
        <w:t xml:space="preserve">그리고 여기서 파라오의 눈이 다말에게 가 있고, 무릎 꿇은 델릴라가 그 옆얼굴을 보는 반 컷 하나만 넣어주세요. 11~16화 델릴라 동기가 여기서 깔립니다.</w:t>
      </w:r>
    </w:p>
  </w:comment>
  <w:comment w:id="4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다말 리액션 한 컷이 필요합니다. 원작 5화 마지막 줄인데 빠져 있어요.</w:t>
      </w:r>
      <w:r>
        <w:rPr>
          <w:sz w:val="18"/>
          <w:szCs w:val="18"/>
        </w:rPr>
        <w:br/>
        <w:t xml:space="preserve">△ 다말이 믿을 수 없다는 표정으로 모세를 바라본다. 절망으로 흔들리던 눈빛에 서서히 희망이 차오른다.</w:t>
      </w:r>
    </w:p>
  </w:comment>
  <w:comment w:id="4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8화를 7화와 같은 자리·같은 시각에서 시작해주세요. 지금은 장소가 바뀌면서 물길이 화면에서 사라지는데, 물이 닫히는 걸 눈으로 보여준 뒤라야 델릴라의 부정이 발악으로 들립니다.</w:t>
      </w:r>
      <w:r>
        <w:rPr>
          <w:sz w:val="18"/>
          <w:szCs w:val="18"/>
        </w:rPr>
        <w:br/>
        <w:t xml:space="preserve">#1. 죽음의 바다 앞 광장 / 같은 시각</w:t>
      </w:r>
      <w:r>
        <w:rPr>
          <w:sz w:val="18"/>
          <w:szCs w:val="18"/>
        </w:rPr>
        <w:br/>
        <w:t xml:space="preserve">381 뒤에 = △ 두 사람이 물 벽 사이를 나란히 걸어 광장 쪽으로 올라선다. / △ 뭍에 올라서는 순간 물 벽이 무너지며 물길이 도로 닫힌다.</w:t>
      </w:r>
    </w:p>
  </w:comment>
  <w:comment w:id="5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모세 대사 하나만 꼭 넣어주세요. 무릎 꿇은 사람들을 내려다보며 —</w:t>
      </w:r>
      <w:r>
        <w:rPr>
          <w:sz w:val="18"/>
          <w:szCs w:val="18"/>
        </w:rPr>
        <w:br/>
        <w:t xml:space="preserve">모세: 내게 절하지 마라. 길을 여신 분은 따로 계신다.</w:t>
      </w:r>
      <w:r>
        <w:rPr>
          <w:sz w:val="18"/>
          <w:szCs w:val="18"/>
        </w:rPr>
        <w:br/>
        <w:t xml:space="preserve">이 한 줄이 있어야 모세가 신 행세하는 사람이 아니게 됩니다. 대사는 이대로 부탁 드립니다.</w:t>
      </w:r>
    </w:p>
  </w:comment>
  <w:comment w:id="5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"때마침 불어온 폭풍" 말고 물로 우기게 해주세요. 눈앞에 물길이 있으니까요.</w:t>
      </w:r>
      <w:r>
        <w:rPr>
          <w:sz w:val="18"/>
          <w:szCs w:val="18"/>
        </w:rPr>
        <w:br/>
        <w:t xml:space="preserve">"때마침 물이 빠진 것뿐이야! 저기는 하루에 두 번씩 갯바닥이 드러나는 자리라고!!"</w:t>
      </w:r>
    </w:p>
  </w:comment>
  <w:comment w:id="5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"인간들의 혼인 관습"이라고 하면 모세가 사람이 아닌 게 됩니다. "이곳 혼인 관습으로는" 정도로요. 그리고 여기도 사람 많은 자리라 "주군"은 빼주세요.</w:t>
      </w:r>
    </w:p>
  </w:comment>
  <w:comment w:id="5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417에 남기신 지적 그대로입니다. 418~420 세 줄(모세를 알아봄 / "신의 대언자이시지 않은가!" / 아론이 쉿 하는 신호)은 통째로 삭제하고 417에서 421로 바로 넘어가주세요.</w:t>
      </w:r>
      <w:r>
        <w:rPr>
          <w:sz w:val="18"/>
          <w:szCs w:val="18"/>
        </w:rPr>
        <w:br/>
        <w:t xml:space="preserve">대신 이 장면 자체는 살리고 싶습니다. 노신관이 감탄하는 근거를 정체가 아니라 방금 본 것으로 옮기면 됩니다.</w:t>
      </w:r>
    </w:p>
  </w:comment>
  <w:comment w:id="5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위와 연결됩니다. 무엇을 봤는지는 말하지 않게 두세요 —</w:t>
      </w:r>
      <w:r>
        <w:rPr>
          <w:sz w:val="18"/>
          <w:szCs w:val="18"/>
        </w:rPr>
        <w:br/>
        <w:t xml:space="preserve">노신관: 라반 님. 당신의 사위는 예사 사람이 아닙니다. 하늘이 그와 함께 있습니다!</w:t>
      </w:r>
      <w:r>
        <w:rPr>
          <w:sz w:val="18"/>
          <w:szCs w:val="18"/>
        </w:rPr>
        <w:br/>
        <w:t xml:space="preserve">사위가 둘이라 라반이 파라오 이야기로 알아듣는 그림입니다. 못 박아버리면 그 오해가 성립하지 않습니다.</w:t>
      </w:r>
    </w:p>
  </w:comment>
  <w:comment w:id="5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아론이 태양신 이름으로 맹세를 주관하면 안 될 것 같습니다.</w:t>
      </w:r>
      <w:r>
        <w:rPr>
          <w:sz w:val="18"/>
          <w:szCs w:val="18"/>
        </w:rPr>
        <w:br/>
        <w:t xml:space="preserve">"나의 신 앞에, 이 불을 증인 삼아 맹세하십시오." 정도로요. 다말은 무슨 신인지 모른 채 다음 줄에서 "신들께서"라고 받으면 됩니다.</w:t>
      </w:r>
    </w:p>
  </w:comment>
  <w:comment w:id="5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아론의 말을 듣기 전에 모세가 먼저 한숨을 쉬고 있습니다. 한숨을 453 뒤로 옮겨주세요.</w:t>
      </w:r>
    </w:p>
  </w:comment>
  <w:comment w:id="5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"황금 정표" → "황금 검 펜던트"로. 지문 첫 등장이라 여기만 풀네임이고 뒤로는 그냥 "펜던트"면 됩니다.</w:t>
      </w:r>
    </w:p>
  </w:comment>
  <w:comment w:id="5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절연당한 딸이 그 집에 혼자 가는 이유가 지금은 없습니다.</w:t>
      </w:r>
      <w:r>
        <w:rPr>
          <w:sz w:val="18"/>
          <w:szCs w:val="18"/>
        </w:rPr>
        <w:br/>
        <w:t xml:space="preserve">원작 451에 이미 동기가 있었는데("어머니께 바칠 성스러운 띠") 초고에서 "신께"로 바뀌면서 사라졌더라고요. 원작대로 돌려주시면 좋겠습니다.</w:t>
      </w:r>
      <w:r>
        <w:rPr>
          <w:sz w:val="18"/>
          <w:szCs w:val="18"/>
        </w:rPr>
        <w:br/>
        <w:t xml:space="preserve">"어머니께 바칠 띠를 마저 짜서 올리고 오려고요. 돌아가신 분께 드리는 거니 그 집 사람들도 막지는 못할 거예요."</w:t>
      </w:r>
      <w:r>
        <w:rPr>
          <w:sz w:val="18"/>
          <w:szCs w:val="18"/>
        </w:rPr>
        <w:br/>
        <w:t xml:space="preserve">네페라가 계모라는 설정하고도 맞물립니다.</w:t>
      </w:r>
    </w:p>
  </w:comment>
  <w:comment w:id="5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10화는 이 화만 통째로 다시 써주셔야 할 것 같습니다. 저희 쪽 사정이라 죄송합니다.</w:t>
      </w:r>
      <w:r>
        <w:rPr>
          <w:sz w:val="18"/>
          <w:szCs w:val="18"/>
        </w:rPr>
        <w:br/>
        <w:t xml:space="preserve">지금 10화가 원작 8화의 올림포스 신계 씬이라, 이름만 갈면 뼈대가 그대로 남습니다. 그리고 신이 아들 없다고 노해서 힘이 흔들린다는 이유로 모세를 부르는데, 그러면 우리 신이 삐치는 존재가 되어버려요.</w:t>
      </w:r>
      <w:r>
        <w:rPr>
          <w:sz w:val="18"/>
          <w:szCs w:val="18"/>
        </w:rPr>
        <w:br/>
        <w:t xml:space="preserve">대신 이 자리에 남쪽 노역장 소식을 넣고 싶습니다. 어제 왕실이 채석장 노예들을 남쪽으로 몰아갔고, 줄 세워서 늙은 사람 병든 사람 골라내 그 자리에서 죽였다고요. 사흘이면 남쪽에 닿습니다. 그래서 모세가 "때가 왔다" 하고 떠나는 겁니다.</w:t>
      </w:r>
      <w:r>
        <w:rPr>
          <w:sz w:val="18"/>
          <w:szCs w:val="18"/>
        </w:rPr>
        <w:br/>
        <w:t xml:space="preserve">새 공간도 새 인물도 없습니다 — 채석장과 돌 깨는 노예는 2~3화에 이미 있어요.</w:t>
      </w:r>
      <w:r>
        <w:rPr>
          <w:sz w:val="18"/>
          <w:szCs w:val="18"/>
        </w:rPr>
        <w:br/>
        <w:t xml:space="preserve">그리고 9화 클리프에서 장로들이 다말 앞에서 이미 불렀으니, 모세가 둘러대는 건 안 될 것 같습니다. 다말이 "저분들이 당신을 대언자라고 불렀어요" 묻고 모세가 "지금은 아니다. 나중에 전부 말하지" 하는 정도로, 감추지 말고 넘어가주세요.</w:t>
      </w:r>
      <w:r>
        <w:rPr>
          <w:sz w:val="18"/>
          <w:szCs w:val="18"/>
        </w:rPr>
        <w:br/>
        <w:t xml:space="preserve">예물 수레도 성소 보물고가 아니라 사람들이 몇 해 모은 향유·직물로요. 라반 집으로 보내라 하면서 "오늘 그 집에 내 아내 혼자 간다"고 이유를 붙여주세요.</w:t>
      </w:r>
      <w:r>
        <w:rPr>
          <w:sz w:val="18"/>
          <w:szCs w:val="18"/>
        </w:rPr>
        <w:br/>
        <w:t xml:space="preserve">그리고 이 화 클리프행어가 지금 없습니다. 뒤에 라반의 저택 앞 씬을 붙여서 델릴라의 "혼자 왔네?"로 끊어주세요.</w:t>
      </w:r>
      <w:r>
        <w:rPr>
          <w:sz w:val="18"/>
          <w:szCs w:val="18"/>
        </w:rPr>
        <w:br/>
        <w:t xml:space="preserve">실물 대본은 수정 지시서에 붙여뒀습니다.</w:t>
      </w:r>
    </w:p>
  </w:comment>
  <w:comment w:id="6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"며칠 집을 떠나 있더니" — 혼인식이 어제라 하룻밤입니다.</w:t>
      </w:r>
    </w:p>
  </w:comment>
  <w:comment w:id="6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등장인물 줄의 "신 부장"은 대본에 없는 인물입니다. 그리고 "사제"는 아래에서 장로1로 바뀝니다.</w:t>
      </w:r>
    </w:p>
  </w:comment>
  <w:comment w:id="6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예물을 성소에서 보낸 게 아니라 사막 저편 사람들이 보낸 걸로 바꿔주세요(10화와 연결됩니다). 성소가 보물창고처럼 보이는 걸 피하고 싶어서요.</w:t>
      </w:r>
      <w:r>
        <w:rPr>
          <w:sz w:val="18"/>
          <w:szCs w:val="18"/>
        </w:rPr>
        <w:br/>
        <w:t xml:space="preserve">"낯선 옷차림의 이방인들이 짐수레를 끌고 와 향유와 직물을 부린다" 정도로요. 초라하면 안 됩니다 — 뒤에 "선물도 두 배, 영광도 두 배"가 있어서요.</w:t>
      </w:r>
      <w:r>
        <w:rPr>
          <w:sz w:val="18"/>
          <w:szCs w:val="18"/>
        </w:rPr>
        <w:br/>
        <w:t xml:space="preserve">638~641의 "성소의 사제"는 "늙은 장로1", "신성한 봉헌물"은 "사막 저편에서 보내온 혼인 예물"로 부탁 드립니다.</w:t>
      </w:r>
    </w:p>
  </w:comment>
  <w:comment w:id="6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"평의회 수장께서 베푸신 은총"은 세계관에 안 맞기도 하지만, 왕이 남의 은총을 추측하는 것도 어색합니다.</w:t>
      </w:r>
      <w:r>
        <w:rPr>
          <w:sz w:val="18"/>
          <w:szCs w:val="18"/>
        </w:rPr>
        <w:br/>
        <w:t xml:space="preserve">"사막의 부족들이 나와 델릴라의 혼인을 축하하러 보낸 것이다. 그 외에 무엇이겠는가." 정도로 파라오가 단정해버리면 좋겠습니다.</w:t>
      </w:r>
    </w:p>
  </w:comment>
  <w:comment w:id="6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델릴라가 금화로 입막음하는 부분을 빼주세요. 성직자가 뇌물 받고 거짓말하면 저쪽 종교도 왕국만큼 부패해 보여서요.</w:t>
      </w:r>
      <w:r>
        <w:rPr>
          <w:sz w:val="18"/>
          <w:szCs w:val="18"/>
        </w:rPr>
        <w:br/>
        <w:t xml:space="preserve">대신 파라오가 손을 들어 말을 끊는 걸로요 —</w:t>
      </w:r>
      <w:r>
        <w:rPr>
          <w:sz w:val="18"/>
          <w:szCs w:val="18"/>
        </w:rPr>
        <w:br/>
        <w:t xml:space="preserve">651 △ 파라오가 손을 들어 장로1의 말을 끊는다.</w:t>
      </w:r>
      <w:r>
        <w:rPr>
          <w:sz w:val="18"/>
          <w:szCs w:val="18"/>
        </w:rPr>
        <w:br/>
        <w:t xml:space="preserve">652 파라오: 내 앞에서 두 번 말하게 하지 마라.</w:t>
      </w:r>
      <w:r>
        <w:rPr>
          <w:sz w:val="18"/>
          <w:szCs w:val="18"/>
        </w:rPr>
        <w:br/>
        <w:t xml:space="preserve">653 △ 장로1이 파라오 뒤의 근위들을 훑어본다. 이내 고개를 숙인다.</w:t>
      </w:r>
      <w:r>
        <w:rPr>
          <w:sz w:val="18"/>
          <w:szCs w:val="18"/>
        </w:rPr>
        <w:br/>
        <w:t xml:space="preserve">654 장로1: …예물은 이 집에 두고 갑니다. 저희가 맡은 일은 끝났습니다.</w:t>
      </w:r>
      <w:r>
        <w:rPr>
          <w:sz w:val="18"/>
          <w:szCs w:val="18"/>
        </w:rPr>
        <w:br/>
        <w:t xml:space="preserve">진실을 덮는 힘이 뇌물이 아니라 왕의 한마디로 가면 파라오 위상도 같이 올라갑니다.</w:t>
      </w:r>
    </w:p>
  </w:comment>
  <w:comment w:id="6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여기 남은 "사제"도 장로1로.</w:t>
      </w:r>
    </w:p>
  </w:comment>
  <w:comment w:id="6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"원로들이 이 모습을 본다면" → "왕도의 명가들이 이 모습을 본다면"으로.</w:t>
      </w:r>
      <w:r>
        <w:rPr>
          <w:sz w:val="18"/>
          <w:szCs w:val="18"/>
        </w:rPr>
        <w:br/>
        <w:t xml:space="preserve">8화의 원로는 노신관으로 바꾸는데, 여기 원로는 뜻이 달라서요. 찾아바꾸기로 한꺼번에 처리하지 말아주세요.</w:t>
      </w:r>
    </w:p>
  </w:comment>
  <w:comment w:id="6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왕도 신전 벽화에 대언자 형상이 있으면, 왕국 사람들이 모세의 신을 이미 안다는 뜻이 됩니다. 8화 원로 건과 같은 문제예요. 원작에도 벽화는 없습니다.</w:t>
      </w:r>
      <w:r>
        <w:rPr>
          <w:sz w:val="18"/>
          <w:szCs w:val="18"/>
        </w:rPr>
        <w:br/>
        <w:t xml:space="preserve">라반이 왕실 상인이니 거래하는 사막 부족들 사이 소문으로 알아보는 게 자연스러울 것 같습니다. 바로 앞에서 그 부족들이 예물을 두고 갔고요.</w:t>
      </w:r>
      <w:r>
        <w:rPr>
          <w:sz w:val="18"/>
          <w:szCs w:val="18"/>
        </w:rPr>
        <w:br/>
        <w:t xml:space="preserve">"저것은… 사막 부족들이 저희 대언자의 표라며 떠받든다는 그 물건이 아니냐?"</w:t>
      </w:r>
    </w:p>
  </w:comment>
  <w:comment w:id="6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727에 남기신 것과 연결됩니다. 10화에서 "목숨을 걸고 지켜"라는 명을 받은 사람이 수풀에서 구경만 하면 인물이 죽어버려서요.</w:t>
      </w:r>
      <w:r>
        <w:rPr>
          <w:sz w:val="18"/>
          <w:szCs w:val="18"/>
        </w:rPr>
        <w:br/>
        <w:t xml:space="preserve">723 = △ 담장 뒤에 있던 아론이 뛰쳐나와 쓰러진 다말 앞을 막아선다.</w:t>
      </w:r>
      <w:r>
        <w:rPr>
          <w:sz w:val="18"/>
          <w:szCs w:val="18"/>
        </w:rPr>
        <w:br/>
        <w:t xml:space="preserve">726 = △ 라반의 하인 넷이 달려들어 아론을 붙잡아 문밖으로 끌어낸다.</w:t>
      </w:r>
      <w:r>
        <w:rPr>
          <w:sz w:val="18"/>
          <w:szCs w:val="18"/>
        </w:rPr>
        <w:br/>
        <w:t xml:space="preserve">727 = 아론: 그 손 놔라! 이분 남편이 가만있지 않는다!</w:t>
      </w:r>
      <w:r>
        <w:rPr>
          <w:sz w:val="18"/>
          <w:szCs w:val="18"/>
        </w:rPr>
        <w:br/>
        <w:t xml:space="preserve">몸으로 막다 수적으로 밀려 끌려나가면 명은 이행되고, 혼자로는 안 된다는 게 15화 보고의 근거가 됩니다.</w:t>
      </w:r>
    </w:p>
  </w:comment>
  <w:comment w:id="6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"가문에서 대대로 내려온 성물" → "태어날 때부터 지녀온 유품"으로. 742의 파라오 대사도 같이요.</w:t>
      </w:r>
      <w:r>
        <w:rPr>
          <w:sz w:val="18"/>
          <w:szCs w:val="18"/>
        </w:rPr>
        <w:br/>
        <w:t xml:space="preserve">성물이면 물건에 힘이 있는 게 되는데, 그냥 유품이라 힘은 없습니다.</w:t>
      </w:r>
    </w:p>
  </w:comment>
  <w:comment w:id="7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722와 같은 건입니다. "신의 성물" 대신 —</w:t>
      </w:r>
      <w:r>
        <w:rPr>
          <w:sz w:val="18"/>
          <w:szCs w:val="18"/>
        </w:rPr>
        <w:br/>
        <w:t xml:space="preserve">"어떻게 그런 물건이 여기 있나 했는데. 사막 것들 이야기야 늘 허황되지. 저런 노예가 그런 것과 엮여 있을 리가 없지."</w:t>
      </w:r>
    </w:p>
  </w:comment>
  <w:comment w:id="71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이 뒤에 아론이 떠나는 컷을 넣어주세요. 15화에서 모세를 어떻게 찾아가는지가 지금 비어 있습니다.</w:t>
      </w:r>
      <w:r>
        <w:rPr>
          <w:sz w:val="18"/>
          <w:szCs w:val="18"/>
        </w:rPr>
        <w:br/>
        <w:t xml:space="preserve">△ 문밖으로 내동댕이쳐진 아론이 몸을 일으켜 매어둔 말의 고삐를 푼다.</w:t>
      </w:r>
      <w:r>
        <w:rPr>
          <w:sz w:val="18"/>
          <w:szCs w:val="18"/>
        </w:rPr>
        <w:br/>
        <w:t xml:space="preserve">아론: 나 혼자로는 안 된다. 주군께 알려야 해.</w:t>
      </w:r>
      <w:r>
        <w:rPr>
          <w:sz w:val="18"/>
          <w:szCs w:val="18"/>
        </w:rPr>
        <w:br/>
        <w:t xml:space="preserve">△ 아론이 말에 올라 남쪽 길로 내달린다.</w:t>
      </w:r>
    </w:p>
  </w:comment>
  <w:comment w:id="72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기름 먹인 장작 위를 맨발로 오래 걸으면 사람이 죽습니다. 숯길로 바꿔주시면 좋겠습니다 — 실제로 있던 결백 시험이고, 화상은 남고 목숨은 붙어서 16화에서 기어가는 장면이 성립합니다.</w:t>
      </w:r>
      <w:r>
        <w:rPr>
          <w:sz w:val="18"/>
          <w:szCs w:val="18"/>
        </w:rPr>
        <w:br/>
        <w:t xml:space="preserve">"화로의 숯을 안뜰에 쏟아부어라! 저 여자가 걸어갈 길을 만들어!"</w:t>
      </w:r>
      <w:r>
        <w:rPr>
          <w:sz w:val="18"/>
          <w:szCs w:val="18"/>
        </w:rPr>
        <w:br/>
        <w:t xml:space="preserve">791~821의 장작·불길도 전부 숯으로, 길이는 열 걸음 정도로 잡아주세요.</w:t>
      </w:r>
    </w:p>
  </w:comment>
  <w:comment w:id="73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씬 헤더를 "라반의 저택 안뜰"로 바꿔주세요. 사건이 담장 안에서 벌어지는데 헤더가 "궁전 앞"이라, 18화에서 근위대가 "안뜰로 쏟아져 들어온다"와 안 맞습니다. 850·894·959·1012도 같이요.</w:t>
      </w:r>
    </w:p>
  </w:comment>
  <w:comment w:id="74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833에 남기신 것과 연결됩니다. 신전·옥좌를 빼면서 이 씬 자체를 길 위로 옮기고 싶습니다.</w:t>
      </w:r>
      <w:r>
        <w:rPr>
          <w:sz w:val="18"/>
          <w:szCs w:val="18"/>
        </w:rPr>
        <w:br/>
        <w:t xml:space="preserve">#2. 왕도 밖 남쪽 길 / 같은 시각</w:t>
      </w:r>
      <w:r>
        <w:rPr>
          <w:sz w:val="18"/>
          <w:szCs w:val="18"/>
        </w:rPr>
        <w:br/>
        <w:t xml:space="preserve">△ 말을 몰아 달려온 아론이 길을 걷던 모세를 발견하고 절박하게 외친다.</w:t>
      </w:r>
      <w:r>
        <w:rPr>
          <w:sz w:val="18"/>
          <w:szCs w:val="18"/>
        </w:rPr>
        <w:br/>
        <w:t xml:space="preserve">10화에서 모세가 걸어서 떠나기 때문에 아론이 말로 따라잡을 수 있습니다.</w:t>
      </w:r>
    </w:p>
  </w:comment>
  <w:comment w:id="75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"어리석은 필멸자들이"는 모세 쪽이 인간이 아닌 느낌이라 빼주세요.</w:t>
      </w:r>
      <w:r>
        <w:rPr>
          <w:sz w:val="18"/>
          <w:szCs w:val="18"/>
        </w:rPr>
        <w:br/>
        <w:t xml:space="preserve">"다말 님의 가족들이 그분을 짓밟고 있습니다! 제가 막다가 하인들에게 끌려 나왔습니다!"</w:t>
      </w:r>
    </w:p>
  </w:comment>
  <w:comment w:id="76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841에 남기신 것과 연결됩니다. 갑옷이 저절로 입혀지는 것도 빼주세요.</w:t>
      </w:r>
      <w:r>
        <w:rPr>
          <w:sz w:val="18"/>
          <w:szCs w:val="18"/>
        </w:rPr>
        <w:br/>
        <w:t xml:space="preserve">840 = △ 모세가 아론이 타고 온 말의 고삐를 낚아챈다.</w:t>
      </w:r>
      <w:r>
        <w:rPr>
          <w:sz w:val="18"/>
          <w:szCs w:val="18"/>
        </w:rPr>
        <w:br/>
        <w:t xml:space="preserve">841 = 모세: 왕도부터 간다. 반나절이면 저 줄을 다시 따라잡는다. / 아론: 저는 어찌합니까! / 모세: 걸어서 뒤따라와라.</w:t>
      </w:r>
      <w:r>
        <w:rPr>
          <w:sz w:val="18"/>
          <w:szCs w:val="18"/>
        </w:rPr>
        <w:br/>
        <w:t xml:space="preserve">842·845·846 모래폭풍·비상도 말로 달리는 걸로 바꿔주세요.</w:t>
      </w:r>
      <w:r>
        <w:rPr>
          <w:sz w:val="18"/>
          <w:szCs w:val="18"/>
        </w:rPr>
        <w:br/>
        <w:t xml:space="preserve">말이 한 필뿐이라 아론은 걸어서 오게 되고, 그래서 19화 후반에야 왕도에 닿습니다.</w:t>
      </w:r>
    </w:p>
  </w:comment>
  <w:comment w:id="77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791에서 화로의 숯을 안뜰에 다 쏟았으니, 낙인은 그 숯 속에 박아뒀던 걸 꺼내는 걸로 해주세요.</w:t>
      </w:r>
    </w:p>
  </w:comment>
  <w:comment w:id="78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"하늘에서 천둥 같은 목소리"는 신이 하늘에서 말하는 그림이라 빼주세요. 저택 문밖에서 고함이 터지는 걸로요.</w:t>
      </w:r>
      <w:r>
        <w:rPr>
          <w:sz w:val="18"/>
          <w:szCs w:val="18"/>
        </w:rPr>
        <w:br/>
        <w:t xml:space="preserve">882의 모래폭풍도 1화(32)에 나왔던 동풍으로 통일해주시면 좋겠습니다. 낙인을 후려쳐 날려버리는 정도로요.</w:t>
      </w:r>
    </w:p>
  </w:comment>
  <w:comment w:id="79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갑옷 없이 남루한 차림 그대로 걸어 들어오게 해주세요. 사람들이 얼어붙는 이유는 옷이 아니라 방금 본 바람이니까요.</w:t>
      </w:r>
    </w:p>
  </w:comment>
  <w:comment w:id="80" w:author="Rowan Lee" w:initials="RL" w:date="2026-07-31T00:00:00Z">
    <w:p>
      <w:pPr>
        <w:pStyle w:val="CommentText"/>
      </w:pPr>
      <w:r>
        <w:rPr>
          <w:sz w:val="18"/>
          <w:szCs w:val="18"/>
        </w:rPr>
        <w:t xml:space="preserve">17~21화는 이 다섯 화를 다시 써주셔야 할 것 같습니다. 줄 단위로는 손을 못 대겠더라고요. 저희 쪽 사정이라 정말 죄송합니다.</w:t>
      </w:r>
      <w:r>
        <w:rPr>
          <w:sz w:val="18"/>
          <w:szCs w:val="18"/>
        </w:rPr>
        <w:br/>
        <w:t xml:space="preserve">이유는, 이 다섯 화가 통째로 "모세가 데려온 황금 갑옷 병사 수십 명" 위에 서 있는데 그 병사들을 빼야 해서입니다. 노예 공동체가 왕실근위를 제압할 사병을 가지고 있으면 50화 내내 해방을 요구할 이유가 없어져버려서요.</w:t>
      </w:r>
      <w:r>
        <w:rPr>
          <w:sz w:val="18"/>
          <w:szCs w:val="18"/>
        </w:rPr>
        <w:br/>
        <w:t xml:space="preserve">그리고 970·972에 남긴 것처럼 파라오가 자기 왕도에서 사병에게 붙잡히는데 그의 병사는 뒤늦게 오고, 와서도 아무 힘을 못 씁니다.</w:t>
      </w:r>
      <w:r>
        <w:rPr>
          <w:sz w:val="18"/>
          <w:szCs w:val="18"/>
        </w:rPr>
        <w:br/>
        <w:t xml:space="preserve">바꾸는 방향은 이겁니다 — 모세가 이기고 떠나는 게 아니라 잡혀서 파라오 앞에 섭니다.</w:t>
      </w:r>
      <w:r>
        <w:rPr>
          <w:sz w:val="18"/>
          <w:szCs w:val="18"/>
        </w:rPr>
        <w:br/>
        <w:t xml:space="preserve">17화 델릴라 자백까지는 그대로 가고, 동풍이 숯을 회오리로 세워 네 사람을 가둡니다. 18화에서 응징의 정점까지 간 뒤 왕실근위가 들이닥칩니다. 19화에서 모세가 "저 여자를 신관의에게 보내라, 그러면 순순히 따라가겠다"로 조건을 걸고 잡혀서 알현실로 갑니다. 거기서 "내 사람들을 보내라"가 나오고, 이 한마디가 22~50화 전체 엔진이 됩니다. 20화에서 파라오가 거절하고 모세는 "해가 뜨기 전까지 답하라, 답이 없으면 그것이 답이다" 경고 후 지하 감옥으로. 21화에서 델릴라가 내려와 찌르고, 모세는 붉은 피를 흘립니다.</w:t>
      </w:r>
      <w:r>
        <w:rPr>
          <w:sz w:val="18"/>
          <w:szCs w:val="18"/>
        </w:rPr>
        <w:br/>
        <w:t xml:space="preserve">원작에서는 하늘에서 어머니 신이 내려와 끝내는데 우리는 그 카드가 없어서요.</w:t>
      </w:r>
      <w:r>
        <w:rPr>
          <w:sz w:val="18"/>
          <w:szCs w:val="18"/>
        </w:rPr>
        <w:br/>
        <w:t xml:space="preserve">다섯 화 실물 대본을 수정 지시서에 전부 붙여뒀습니다. 원작에서 온 대사는 그대로 살려뒀습니다.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