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w6e1u6k4gtj" w:id="0"/>
      <w:bookmarkEnd w:id="0"/>
      <w:commentRangeStart w:id="0"/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제1화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신전 / 낮</w:t>
      </w:r>
    </w:p>
    <w:p w:rsidR="00000000" w:rsidDel="00000000" w:rsidP="00000000" w:rsidRDefault="00000000" w:rsidRPr="00000000" w14:paraId="000000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사제, 파라오, 다말, 군중, 델릴라</w:t>
      </w:r>
    </w:p>
    <w:p w:rsidR="00000000" w:rsidDel="00000000" w:rsidP="00000000" w:rsidRDefault="00000000" w:rsidRPr="00000000" w14:paraId="000000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장엄하고 거대한 신전.</w:t>
      </w:r>
    </w:p>
    <w:p w:rsidR="00000000" w:rsidDel="00000000" w:rsidP="00000000" w:rsidRDefault="00000000" w:rsidRPr="00000000" w14:paraId="000000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지붕과 조각상 위로 불길한 까마귀 떼가 모여 앉아 있다.</w:t>
      </w:r>
    </w:p>
    <w:p w:rsidR="00000000" w:rsidDel="00000000" w:rsidP="00000000" w:rsidRDefault="00000000" w:rsidRPr="00000000" w14:paraId="000000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 내부의 원형 홀에서는 장엄한 의식이 거행되고 있다.</w:t>
      </w:r>
    </w:p>
    <w:p w:rsidR="00000000" w:rsidDel="00000000" w:rsidP="00000000" w:rsidRDefault="00000000" w:rsidRPr="00000000" w14:paraId="000000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사제를 중심으로 수많은 사람이 모여 있고, 그 앞에는 다말과 파라오가 무릎을 꿇고 있다.</w:t>
      </w:r>
    </w:p>
    <w:p w:rsidR="00000000" w:rsidDel="00000000" w:rsidP="00000000" w:rsidRDefault="00000000" w:rsidRPr="00000000" w14:paraId="000000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뜻에 따라, 파라오의 아내 다말은 그 덕과 헌신을 인정받아 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ins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t xml:space="preserve">대왕비</w:t>
        </w:r>
      </w:ins>
      <w:del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delText xml:space="preserve">가장 위대한 왕비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로 </w:t>
      </w:r>
      <w:ins w:author="Rowan Lee" w:id="2" w:date="2026-07-30T07:56:03Z">
        <w:r w:rsidDel="00000000" w:rsidR="00000000" w:rsidRPr="00000000">
          <w:rPr>
            <w:sz w:val="21"/>
            <w:szCs w:val="21"/>
            <w:rtl w:val="0"/>
            <w:rPrChange w:author="Rowan Lee" w:id="3" w:date="2026-07-30T07:56:03Z">
              <w:rPr>
                <w:sz w:val="21"/>
                <w:szCs w:val="21"/>
              </w:rPr>
            </w:rPrChange>
          </w:rPr>
          <w:t xml:space="preserve">책봉하노라</w:t>
        </w:r>
        <w:del w:author="Rowan Lee" w:id="2" w:date="2026-07-30T07:56:03Z">
          <w:r w:rsidDel="00000000" w:rsidR="00000000" w:rsidRPr="00000000">
            <w:rPr>
              <w:sz w:val="21"/>
              <w:szCs w:val="21"/>
              <w:rtl w:val="0"/>
              <w:rPrChange w:author="Rowan Lee" w:id="3" w:date="2026-07-30T07:56:03Z">
                <w:rPr>
                  <w:sz w:val="21"/>
                  <w:szCs w:val="21"/>
                </w:rPr>
              </w:rPrChange>
            </w:rPr>
            <w:delText xml:space="preserve"> </w:delText>
          </w:r>
        </w:del>
      </w:ins>
      <w:del w:author="Rowan Lee" w:id="2" w:date="2026-07-30T07:56:03Z">
        <w:r w:rsidDel="00000000" w:rsidR="00000000" w:rsidRPr="00000000">
          <w:rPr>
            <w:sz w:val="21"/>
            <w:szCs w:val="21"/>
            <w:rtl w:val="0"/>
            <w:rPrChange w:author="Rowan Lee" w:id="3" w:date="2026-07-30T07:56:03Z">
              <w:rPr>
                <w:sz w:val="21"/>
                <w:szCs w:val="21"/>
              </w:rPr>
            </w:rPrChange>
          </w:rPr>
          <w:delText xml:space="preserve">서임되었노라.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신들께서 우리의 증인이 되실 것이다.</w:t>
      </w:r>
    </w:p>
    <w:p w:rsidR="00000000" w:rsidDel="00000000" w:rsidP="00000000" w:rsidRDefault="00000000" w:rsidRPr="00000000" w14:paraId="000000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미소를 지으며 다말에게 두루마리를 건넨다.</w:t>
      </w:r>
    </w:p>
    <w:p w:rsidR="00000000" w:rsidDel="00000000" w:rsidP="00000000" w:rsidRDefault="00000000" w:rsidRPr="00000000" w14:paraId="000000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축하드립니다.</w:t>
      </w:r>
    </w:p>
    <w:p w:rsidR="00000000" w:rsidDel="00000000" w:rsidP="00000000" w:rsidRDefault="00000000" w:rsidRPr="00000000" w14:paraId="000000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미소를 지으며 두루마리를 받아 드는 순간, 누군가 뒤에서 단검으로 그녀의 가슴을 깊숙이 찌른다.</w:t>
      </w:r>
    </w:p>
    <w:p w:rsidR="00000000" w:rsidDel="00000000" w:rsidP="00000000" w:rsidRDefault="00000000" w:rsidRPr="00000000" w14:paraId="000000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눈이 충격으로 커진다. 손에서 떨어진 두루마리가 바닥을 나뒹군다.</w:t>
      </w:r>
    </w:p>
    <w:p w:rsidR="00000000" w:rsidDel="00000000" w:rsidP="00000000" w:rsidRDefault="00000000" w:rsidRPr="00000000" w14:paraId="000000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주변 사람들이 경악하며 비명을 지르고, 파라오는 무릎을 꿇은 채 절규한다.</w:t>
      </w:r>
    </w:p>
    <w:p w:rsidR="00000000" w:rsidDel="00000000" w:rsidP="00000000" w:rsidRDefault="00000000" w:rsidRPr="00000000" w14:paraId="0000000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 하고 있느냐! 어서 의원을 데려와!! </w:t>
      </w:r>
      <w:commentRangeEnd w:id="31"/>
      <w:r>
        <w:rPr>
          <w:rStyle w:val="CommentReference"/>
        </w:rPr>
        <w:commentReference w:id="31"/>
      </w:r>
    </w:p>
    <w:p w:rsidR="00000000" w:rsidDel="00000000" w:rsidP="00000000" w:rsidRDefault="00000000" w:rsidRPr="00000000" w14:paraId="000000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까마귀 떼가 일제히 하늘로 날아오르고, 사람들은 혼비백산해 신전 밖으로 달아난다.</w:t>
      </w:r>
    </w:p>
    <w:p w:rsidR="00000000" w:rsidDel="00000000" w:rsidP="00000000" w:rsidRDefault="00000000" w:rsidRPr="00000000" w14:paraId="000000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아수라장이던 신전이 순식간에 텅 빈다.</w:t>
      </w:r>
    </w:p>
    <w:p w:rsidR="00000000" w:rsidDel="00000000" w:rsidP="00000000" w:rsidRDefault="00000000" w:rsidRPr="00000000" w14:paraId="000000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가슴에서 피를 흘린 채 굳어 있던 다말이 천천히 고개를 돌린다. 거지꼴을 한 채 온몸이 상처투성이인 델릴라가 피 묻은 단검을 쥐고 서 있다.</w:t>
      </w:r>
    </w:p>
    <w:p w:rsidR="00000000" w:rsidDel="00000000" w:rsidP="00000000" w:rsidRDefault="00000000" w:rsidRPr="00000000" w14:paraId="000000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델릴라? 어째서...</w:t>
      </w:r>
    </w:p>
    <w:p w:rsidR="00000000" w:rsidDel="00000000" w:rsidP="00000000" w:rsidRDefault="00000000" w:rsidRPr="00000000" w14:paraId="000000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이름 부르지 마. 우린 이제 더 이상 자매가 아니야. 우린 같은 날 </w:t>
      </w:r>
      <w:commentRangeStart w:id="2"/>
      <w:commentRangeStart w:id="3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던졌잖아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! 그런데 왜 언니는 파라오 님을 얻고, 나는 거지와 엮이는 저주를 받아야 했지?</w:t>
      </w:r>
    </w:p>
    <w:p w:rsidR="00000000" w:rsidDel="00000000" w:rsidP="00000000" w:rsidRDefault="00000000" w:rsidRPr="00000000" w14:paraId="000000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미소를 지으며 다말의 가슴에 박힌 단검을 거칠게 뽑아낸다.</w:t>
      </w:r>
    </w:p>
    <w:p w:rsidR="00000000" w:rsidDel="00000000" w:rsidP="00000000" w:rsidRDefault="00000000" w:rsidRPr="00000000" w14:paraId="000000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내 것이었어야 했던 모든 걸 빼앗은 거라고!</w:t>
      </w:r>
    </w:p>
    <w:p w:rsidR="00000000" w:rsidDel="00000000" w:rsidP="00000000" w:rsidRDefault="00000000" w:rsidRPr="00000000" w14:paraId="000000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뿜어져 나와 바닥의 두루마리를 적신다.</w:t>
      </w:r>
    </w:p>
    <w:p w:rsidR="00000000" w:rsidDel="00000000" w:rsidP="00000000" w:rsidRDefault="00000000" w:rsidRPr="00000000" w14:paraId="000000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악에 받쳐 소리친다.</w:t>
      </w:r>
    </w:p>
    <w:p w:rsidR="00000000" w:rsidDel="00000000" w:rsidP="00000000" w:rsidRDefault="00000000" w:rsidRPr="00000000" w14:paraId="000000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불공평해! 내가 비참하게 썩어가는 동안, 너는 부와 명예를 누리며 살았잖아!</w:t>
      </w:r>
    </w:p>
    <w:p w:rsidR="00000000" w:rsidDel="00000000" w:rsidP="00000000" w:rsidRDefault="00000000" w:rsidRPr="00000000" w14:paraId="000000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쓰러져 피를 토한다.</w:t>
      </w:r>
    </w:p>
    <w:p w:rsidR="00000000" w:rsidDel="00000000" w:rsidP="00000000" w:rsidRDefault="00000000" w:rsidRPr="00000000" w14:paraId="000000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만약... 만약 삼 년 전, 내 연꽃을 잡은 사람이 파라오가 아니었다면...</w:t>
      </w:r>
    </w:p>
    <w:p w:rsidR="00000000" w:rsidDel="00000000" w:rsidP="00000000" w:rsidRDefault="00000000" w:rsidRPr="00000000" w14:paraId="000000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쓰러진 다말을 내려다보며 광기 어린 웃음을 터뜨린다.</w:t>
      </w:r>
    </w:p>
    <w:p w:rsidR="00000000" w:rsidDel="00000000" w:rsidP="00000000" w:rsidRDefault="00000000" w:rsidRPr="00000000" w14:paraId="000000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그토록 갈망하는 영광은... 그저 공허한 그림자일 뿐이야, 델릴라.</w:t>
      </w:r>
    </w:p>
    <w:p w:rsidR="00000000" w:rsidDel="00000000" w:rsidP="00000000" w:rsidRDefault="00000000" w:rsidRPr="00000000" w14:paraId="000000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힘없이 눈을 감는다.</w:t>
      </w:r>
    </w:p>
    <w:p w:rsidR="00000000" w:rsidDel="00000000" w:rsidP="00000000" w:rsidRDefault="00000000" w:rsidRPr="00000000" w14:paraId="000000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</w:t>
      </w:r>
      <w:ins w:author="Rowan Lee" w:id="4" w:date="2026-07-30T09:12:07Z">
        <w:r w:rsidDel="00000000" w:rsidR="00000000" w:rsidRPr="00000000">
          <w:rPr>
            <w:sz w:val="21"/>
            <w:szCs w:val="21"/>
            <w:rtl w:val="0"/>
            <w:rPrChange w:author="Rowan Lee" w:id="5" w:date="2026-07-30T09:12:07Z">
              <w:rPr>
                <w:sz w:val="21"/>
                <w:szCs w:val="21"/>
              </w:rPr>
            </w:rPrChange>
          </w:rPr>
          <w:t xml:space="preserve">계속 미친듯 웃고 있다.</w:t>
        </w:r>
        <w:del w:author="Rowan Lee" w:id="4" w:date="2026-07-30T09:12:07Z">
          <w:r w:rsidDel="00000000" w:rsidR="00000000" w:rsidRPr="00000000">
            <w:rPr>
              <w:sz w:val="21"/>
              <w:szCs w:val="21"/>
              <w:rtl w:val="0"/>
              <w:rPrChange w:author="Rowan Lee" w:id="5" w:date="2026-07-30T09:12:07Z">
                <w:rPr>
                  <w:sz w:val="21"/>
                  <w:szCs w:val="21"/>
                </w:rPr>
              </w:rPrChange>
            </w:rPr>
            <w:delText xml:space="preserve"> </w:delText>
          </w:r>
        </w:del>
      </w:ins>
      <w:del w:author="Rowan Lee" w:id="4" w:date="2026-07-30T09:12:07Z">
        <w:r w:rsidDel="00000000" w:rsidR="00000000" w:rsidRPr="00000000">
          <w:rPr>
            <w:sz w:val="21"/>
            <w:szCs w:val="21"/>
            <w:rtl w:val="0"/>
            <w:rPrChange w:author="Rowan Lee" w:id="5" w:date="2026-07-30T09:12:07Z">
              <w:rPr>
                <w:sz w:val="21"/>
                <w:szCs w:val="21"/>
              </w:rPr>
            </w:rPrChange>
          </w:rPr>
          <w:delText xml:space="preserve">악귀에 씐 듯 웃음을 터뜨린다.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="288.00000000000006" w:lineRule="auto"/>
        <w:rPr>
          <w:sz w:val="21"/>
          <w:szCs w:val="21"/>
        </w:rPr>
      </w:pPr>
      <w:commentRangeStart w:id="32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굉음과 함께 신전 천장을 뚫고 새하얀 불기둥이 내리꽂혀, 광소하던 델릴라를 통째로 집어삼킨다. </w:t>
      </w:r>
      <w:commentRangeEnd w:id="32"/>
      <w:r>
        <w:rPr>
          <w:rStyle w:val="CommentReference"/>
        </w:rPr>
        <w:commentReference w:id="32"/>
      </w:r>
    </w:p>
    <w:p w:rsidR="00000000" w:rsidDel="00000000" w:rsidP="00000000" w:rsidRDefault="00000000" w:rsidRPr="00000000" w14:paraId="00000020">
      <w:pPr>
        <w:spacing w:after="40" w:line="288.00000000000006" w:lineRule="auto"/>
        <w:rPr>
          <w:sz w:val="21"/>
          <w:szCs w:val="21"/>
        </w:rPr>
      </w:pPr>
      <w:commentRangeStart w:id="3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비명조차 지르지 못한 채</w:t>
      </w:r>
      <w:ins w:author="Rowan Lee" w:id="6" w:date="2026-07-30T09:12:41Z">
        <w:r w:rsidDel="00000000" w:rsidR="00000000" w:rsidRPr="00000000">
          <w:rPr>
            <w:sz w:val="21"/>
            <w:szCs w:val="21"/>
            <w:rtl w:val="0"/>
          </w:rPr>
          <w:t xml:space="preserve"> </w:t>
        </w:r>
        <w:r w:rsidDel="00000000" w:rsidR="00000000" w:rsidRPr="00000000">
          <w:rPr>
            <w:sz w:val="21"/>
            <w:szCs w:val="21"/>
            <w:rtl w:val="0"/>
            <w:rPrChange w:author="Rowan Lee" w:id="7" w:date="2026-07-30T09:12:41Z">
              <w:rPr>
                <w:sz w:val="21"/>
                <w:szCs w:val="21"/>
              </w:rPr>
            </w:rPrChange>
          </w:rPr>
          <w:t xml:space="preserve">탄 채로</w:t>
        </w:r>
      </w:ins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쓰러져 다말의 곁에서 숨을 거둔다. 바닥에 나란히 누운 두 자매.</w:t>
      </w:r>
      <w:commentRangeEnd w:id="33"/>
      <w:r>
        <w:rPr>
          <w:rStyle w:val="CommentReference"/>
        </w:rPr>
        <w:commentReference w:id="33"/>
      </w:r>
    </w:p>
    <w:p w:rsidR="00000000" w:rsidDel="00000000" w:rsidP="00000000" w:rsidRDefault="00000000" w:rsidRPr="00000000" w14:paraId="000000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어디선가 거센 동풍(東風)이 불어와 신전의 횃불을 모두 꺼뜨린다. </w:t>
      </w:r>
    </w:p>
    <w:p w:rsidR="00000000" w:rsidDel="00000000" w:rsidP="00000000" w:rsidRDefault="00000000" w:rsidRPr="00000000" w14:paraId="000000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 다른 삶이 주어진다면, 이 모든 거짓된 영광을 포기할 텐데.</w:t>
      </w:r>
    </w:p>
    <w:p w:rsidR="00000000" w:rsidDel="00000000" w:rsidP="00000000" w:rsidRDefault="00000000" w:rsidRPr="00000000" w14:paraId="00000023">
      <w:pPr>
        <w:spacing w:after="40" w:line="288.00000000000006" w:lineRule="auto"/>
        <w:rPr>
          <w:sz w:val="21"/>
          <w:szCs w:val="21"/>
        </w:rPr>
      </w:pPr>
      <w:commentRangeStart w:id="3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어둠 속, 낡은 나무 지팡이를 든 거대한 실루엣이 다말에게 다가온다.</w:t>
      </w:r>
      <w:commentRangeEnd w:id="34"/>
      <w:r>
        <w:rPr>
          <w:rStyle w:val="CommentReference"/>
        </w:rPr>
        <w:commentReference w:id="34"/>
      </w:r>
    </w:p>
    <w:p w:rsidR="00000000" w:rsidDel="00000000" w:rsidP="00000000" w:rsidRDefault="00000000" w:rsidRPr="00000000" w14:paraId="000000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눈동자 클로즈업.</w:t>
      </w:r>
    </w:p>
    <w:p w:rsidR="00000000" w:rsidDel="00000000" w:rsidP="00000000" w:rsidRDefault="00000000" w:rsidRPr="00000000" w14:paraId="0000002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라반의 궁전, 발코니 / 삼 년 전 낮</w:t>
      </w:r>
    </w:p>
    <w:p w:rsidR="00000000" w:rsidDel="00000000" w:rsidP="00000000" w:rsidRDefault="00000000" w:rsidRPr="00000000" w14:paraId="0000002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군중, 델릴라, 네페라, 라반, 시녀, 남자들, 파라오, 가족들</w:t>
      </w:r>
    </w:p>
    <w:p w:rsidR="00000000" w:rsidDel="00000000" w:rsidP="00000000" w:rsidRDefault="00000000" w:rsidRPr="00000000" w14:paraId="000000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번쩍 눈을 뜬다. 상처 하나 없이 깨끗한 몸. 화려한 황금빛 드레스를 입은 다말이 멍하니 서 있다.</w:t>
      </w:r>
    </w:p>
    <w:p w:rsidR="00000000" w:rsidDel="00000000" w:rsidP="00000000" w:rsidRDefault="00000000" w:rsidRPr="00000000" w14:paraId="000000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아래 광장에는 수많은 남자가 모여 다말을 향해 손을 뻗으며 외치고 있다.</w:t>
      </w:r>
    </w:p>
    <w:p w:rsidR="00000000" w:rsidDel="00000000" w:rsidP="00000000" w:rsidRDefault="00000000" w:rsidRPr="00000000" w14:paraId="000000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제게 보내주십시오! 이쪽입니다! 제게 연꽃을 보내주십시오!</w:t>
      </w:r>
    </w:p>
    <w:p w:rsidR="00000000" w:rsidDel="00000000" w:rsidP="00000000" w:rsidRDefault="00000000" w:rsidRPr="00000000" w14:paraId="000000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혼란스러운 표정으로 광장을 내려다본다.</w:t>
      </w:r>
    </w:p>
    <w:p w:rsidR="00000000" w:rsidDel="00000000" w:rsidP="00000000" w:rsidRDefault="00000000" w:rsidRPr="00000000" w14:paraId="000000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뒤에서 아버지 라반과 계모 네페라, 그리고 멀쩡한 모습의 이복동생 델릴라가 다가온다.</w:t>
      </w:r>
    </w:p>
    <w:p w:rsidR="00000000" w:rsidDel="00000000" w:rsidP="00000000" w:rsidRDefault="00000000" w:rsidRPr="00000000" w14:paraId="000000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온 도시가 들썩이는군요. 제국의 고귀한 자제들이 전부 저 아래에 있어요.</w:t>
      </w:r>
    </w:p>
    <w:p w:rsidR="00000000" w:rsidDel="00000000" w:rsidP="00000000" w:rsidRDefault="00000000" w:rsidRPr="00000000" w14:paraId="000000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흡족한 표정으로 다말을 바라본다.</w:t>
      </w:r>
    </w:p>
    <w:p w:rsidR="00000000" w:rsidDel="00000000" w:rsidP="00000000" w:rsidRDefault="00000000" w:rsidRPr="00000000" w14:paraId="000000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너희도 알고 있겠지만, 우리 가문은 오직 고귀한 혈통과만 혼인을 맺는다.</w:t>
      </w:r>
    </w:p>
    <w:p w:rsidR="00000000" w:rsidDel="00000000" w:rsidP="00000000" w:rsidRDefault="00000000" w:rsidRPr="00000000" w14:paraId="000000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엄중한 목소리로 말을 잇는다.</w:t>
      </w:r>
    </w:p>
    <w:p w:rsidR="00000000" w:rsidDel="00000000" w:rsidP="00000000" w:rsidRDefault="00000000" w:rsidRPr="00000000" w14:paraId="000000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commentRangeStart w:id="4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명심해라. 연꽃을 수로에 띄울 기회는 단 한 번뿐이다. 그 연꽃을 건진 자가 너희의 배필이 될 것이니, 신중하게 선택해야 한다.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다말과 델릴라를 번갈아 바라본다.</w:t>
      </w:r>
    </w:p>
    <w:p w:rsidR="00000000" w:rsidDel="00000000" w:rsidP="00000000" w:rsidRDefault="00000000" w:rsidRPr="00000000" w14:paraId="000000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자신만만한 미소를 짓고 있다.</w:t>
      </w:r>
    </w:p>
    <w:p w:rsidR="00000000" w:rsidDel="00000000" w:rsidP="00000000" w:rsidRDefault="00000000" w:rsidRPr="00000000" w14:paraId="000000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 훌륭한 배필을 얻는 자가 우리 가문에 더 큰 영광을 가져올 것이다.</w:t>
      </w:r>
    </w:p>
    <w:p w:rsidR="00000000" w:rsidDel="00000000" w:rsidP="00000000" w:rsidRDefault="00000000" w:rsidRPr="00000000" w14:paraId="000000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잡고 나직하지만 단호하게 말한다.</w:t>
      </w:r>
    </w:p>
    <w:p w:rsidR="00000000" w:rsidDel="00000000" w:rsidP="00000000" w:rsidRDefault="00000000" w:rsidRPr="00000000" w14:paraId="000000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날 실망시키지 마라.</w:t>
      </w:r>
    </w:p>
    <w:p w:rsidR="00000000" w:rsidDel="00000000" w:rsidP="00000000" w:rsidRDefault="00000000" w:rsidRPr="00000000" w14:paraId="000000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충격과 혼란 속에서 상황을 파악하려 애쓴다.</w:t>
      </w:r>
    </w:p>
    <w:p w:rsidR="00000000" w:rsidDel="00000000" w:rsidP="00000000" w:rsidRDefault="00000000" w:rsidRPr="00000000" w14:paraId="000000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삼 년 전, 바로 연꽃 띄우기 의식이 열렸던 날로 돌아왔어.</w:t>
      </w:r>
    </w:p>
    <w:p w:rsidR="00000000" w:rsidDel="00000000" w:rsidP="00000000" w:rsidRDefault="00000000" w:rsidRPr="00000000" w14:paraId="000000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다가와 다말에게 연꽃을 내민다.</w:t>
      </w:r>
    </w:p>
    <w:p w:rsidR="00000000" w:rsidDel="00000000" w:rsidP="00000000" w:rsidRDefault="00000000" w:rsidRPr="00000000" w14:paraId="0000003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시간이 되었습니다. 모두가 기다리고 있습니다.</w:t>
      </w:r>
    </w:p>
    <w:p w:rsidR="00000000" w:rsidDel="00000000" w:rsidP="00000000" w:rsidRDefault="00000000" w:rsidRPr="00000000" w14:paraId="000000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commentRangeStart w:id="5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받아 들려는 순간, 델릴라가 그녀의 손을 막고 앞으로 나선다.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commentRangeStart w:id="6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언니. 내가 먼저 띄워도 될까?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예상하지 못한 행동에 놀라 델릴라를 바라본다.</w:t>
      </w:r>
    </w:p>
    <w:p w:rsidR="00000000" w:rsidDel="00000000" w:rsidP="00000000" w:rsidRDefault="00000000" w:rsidRPr="00000000" w14:paraId="000000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순진한 얼굴로 웃고 있다.</w:t>
      </w:r>
    </w:p>
    <w:p w:rsidR="00000000" w:rsidDel="00000000" w:rsidP="00000000" w:rsidRDefault="00000000" w:rsidRPr="00000000" w14:paraId="000000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나에게 먼저 띄우라고 했으면서, 이번에는 자기가 먼저 띄우겠다고? …델릴라도 나처럼 과거로 돌아온 거구나.</w:t>
      </w:r>
    </w:p>
    <w:p w:rsidR="00000000" w:rsidDel="00000000" w:rsidP="00000000" w:rsidRDefault="00000000" w:rsidRPr="00000000" w14:paraId="000000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델릴라에게 넘겨준다.</w:t>
      </w:r>
    </w:p>
    <w:p w:rsidR="00000000" w:rsidDel="00000000" w:rsidP="00000000" w:rsidRDefault="00000000" w:rsidRPr="00000000" w14:paraId="000000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지으며 발코니 난간 앞으로 다가선다.</w:t>
      </w:r>
    </w:p>
    <w:p w:rsidR="00000000" w:rsidDel="00000000" w:rsidP="00000000" w:rsidRDefault="00000000" w:rsidRPr="00000000" w14:paraId="000000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남자들이 델릴라를 향해 열광적으로 외친다.</w:t>
      </w:r>
    </w:p>
    <w:p w:rsidR="00000000" w:rsidDel="00000000" w:rsidP="00000000" w:rsidRDefault="00000000" w:rsidRPr="00000000" w14:paraId="000000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이쪽입니다! 제게 연꽃을 보내주십시오!</w:t>
      </w:r>
    </w:p>
    <w:p w:rsidR="00000000" w:rsidDel="00000000" w:rsidP="00000000" w:rsidRDefault="00000000" w:rsidRPr="00000000" w14:paraId="000000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화려한 옷차림의 파라오가 사람들을 헤치고 앞으로 나와 델릴라를 올려다본다.</w:t>
      </w:r>
    </w:p>
    <w:p w:rsidR="00000000" w:rsidDel="00000000" w:rsidP="00000000" w:rsidRDefault="00000000" w:rsidRPr="00000000" w14:paraId="000000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파라오를 발견한 델릴라가 그를 바라본다.</w:t>
      </w:r>
    </w:p>
    <w:p w:rsidR="00000000" w:rsidDel="00000000" w:rsidP="00000000" w:rsidRDefault="00000000" w:rsidRPr="00000000" w14:paraId="000000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시선이 마주친다.</w:t>
      </w:r>
    </w:p>
    <w:p w:rsidR="00000000" w:rsidDel="00000000" w:rsidP="00000000" w:rsidRDefault="00000000" w:rsidRPr="00000000" w14:paraId="000000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저기 있다.</w:t>
      </w:r>
    </w:p>
    <w:p w:rsidR="00000000" w:rsidDel="00000000" w:rsidP="00000000" w:rsidRDefault="00000000" w:rsidRPr="00000000" w14:paraId="000000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향해 힘껏 연꽃을 수로 위로 띄운다.</w:t>
      </w:r>
    </w:p>
    <w:p w:rsidR="00000000" w:rsidDel="00000000" w:rsidP="00000000" w:rsidRDefault="00000000" w:rsidRPr="00000000" w14:paraId="000000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이번 생에 파라오 님과 혼인할 사람은 바로 나야!</w:t>
      </w:r>
    </w:p>
    <w:p w:rsidR="00000000" w:rsidDel="00000000" w:rsidP="00000000" w:rsidRDefault="00000000" w:rsidRPr="00000000" w14:paraId="00000049">
      <w:pPr>
        <w:spacing w:after="40" w:line="288.00000000000006" w:lineRule="auto"/>
        <w:rPr>
          <w:sz w:val="21"/>
          <w:szCs w:val="21"/>
        </w:rPr>
      </w:pPr>
      <w:commentRangeStart w:id="7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정확히 파라오의 앞으로 흘러가고 파라오가 건진다.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연꽃을 집어 들고 만족스러운 미소를 짓는다.</w:t>
      </w:r>
    </w:p>
    <w:p w:rsidR="00000000" w:rsidDel="00000000" w:rsidP="00000000" w:rsidRDefault="00000000" w:rsidRPr="00000000" w14:paraId="000000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기쁨을 감추지 못한다.</w:t>
      </w:r>
    </w:p>
    <w:p w:rsidR="00000000" w:rsidDel="00000000" w:rsidP="00000000" w:rsidRDefault="00000000" w:rsidRPr="00000000" w14:paraId="000000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위의 가족들이 환호성을 터뜨린다.</w:t>
      </w:r>
    </w:p>
    <w:p w:rsidR="00000000" w:rsidDel="00000000" w:rsidP="00000000" w:rsidRDefault="00000000" w:rsidRPr="00000000" w14:paraId="0000004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보세요! 파라오 님이에요! 그분이 델릴라의 연꽃을 받았어요!</w:t>
      </w:r>
    </w:p>
    <w:p w:rsidR="00000000" w:rsidDel="00000000" w:rsidP="00000000" w:rsidRDefault="00000000" w:rsidRPr="00000000" w14:paraId="0000004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틀림없구나. 파라오의 가문은 신의 피를 이어받은 명가다. 오늘로 우리 가문이 영광의 반열에 오르게 되었다! 신들께서 진정 우리와 함께하시는구나!</w:t>
      </w:r>
    </w:p>
    <w:p w:rsidR="00000000" w:rsidDel="00000000" w:rsidP="00000000" w:rsidRDefault="00000000" w:rsidRPr="00000000" w14:paraId="000000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의기양양한 표정으로 광장을 내려다본다.</w:t>
      </w:r>
    </w:p>
    <w:p w:rsidR="00000000" w:rsidDel="00000000" w:rsidP="00000000" w:rsidRDefault="00000000" w:rsidRPr="00000000" w14:paraId="000000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내 운명을 바꿨어. 삼 년 뒤에는 이 왕국의 </w:t>
      </w:r>
      <w:commentRangeStart w:id="8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왕비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될 거야. 부와 영광, 그리고 사랑까지... 모두 내 것이라고.</w:t>
      </w:r>
    </w:p>
    <w:p w:rsidR="00000000" w:rsidDel="00000000" w:rsidP="00000000" w:rsidRDefault="00000000" w:rsidRPr="00000000" w14:paraId="00000051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ind w:left="4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</w:p>
    <w:p w:rsidR="00000000" w:rsidDel="00000000" w:rsidP="00000000" w:rsidRDefault="00000000" w:rsidRPr="00000000" w14:paraId="00000053">
      <w:pPr>
        <w:spacing w:after="200" w:lineRule="auto"/>
        <w:ind w:left="420"/>
        <w:rPr>
          <w:sz w:val="21"/>
          <w:szCs w:val="21"/>
        </w:rPr>
      </w:pPr>
      <w:commentRangeStart w:id="35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그런 델릴라를 의미심장하고 차가운 눈빛으로 바라본다.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내 동생아. 온갖 계략을 꾸미고 발버둥 쳐 마침내 원하던 것을 손에 넣었다고 생각하고 있겠지. 하지만… 넌 지금 스스로 지옥의 불길 속으로 걸어 들어갔을 뿐이야.</w:t>
        <w:br w:type="textWrapping"/>
        <w:br w:type="textWrapping"/>
      </w:r>
      <w:commentRangeEnd w:id="35"/>
      <w:r>
        <w:rPr>
          <w:rStyle w:val="CommentReference"/>
        </w:rPr>
        <w:commentReference w:id="35"/>
      </w:r>
    </w:p>
    <w:p w:rsidR="00000000" w:rsidDel="00000000" w:rsidP="00000000" w:rsidRDefault="00000000" w:rsidRPr="00000000" w14:paraId="0000005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spacing w:before="280" w:lineRule="auto"/>
        <w:rPr/>
      </w:pPr>
      <w:bookmarkStart w:colFirst="0" w:colLast="0" w:name="_dlnj8c89sff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제2화</w:t>
      </w:r>
    </w:p>
    <w:p w:rsidR="00000000" w:rsidDel="00000000" w:rsidP="00000000" w:rsidRDefault="00000000" w:rsidRPr="00000000" w14:paraId="0000005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5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라반, 델릴라, 다말, 시녀, 파라오, 군중, 아론, 모세</w:t>
      </w:r>
    </w:p>
    <w:p w:rsidR="00000000" w:rsidDel="00000000" w:rsidP="00000000" w:rsidRDefault="00000000" w:rsidRPr="00000000" w14:paraId="000000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기쁨에 겨워 외친다.</w:t>
      </w:r>
    </w:p>
    <w:p w:rsidR="00000000" w:rsidDel="00000000" w:rsidP="00000000" w:rsidRDefault="00000000" w:rsidRPr="00000000" w14:paraId="000000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훌륭하다! 신들께서 진정 델릴라를 총애하시는구나. 우리 가문에 이보다 더 큰 영광이 어디 있겠느냐!</w:t>
      </w:r>
    </w:p>
    <w:p w:rsidR="00000000" w:rsidDel="00000000" w:rsidP="00000000" w:rsidRDefault="00000000" w:rsidRPr="00000000" w14:paraId="000000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우리 가문의 영광을 위한 일인걸요.</w:t>
      </w:r>
    </w:p>
    <w:p w:rsidR="00000000" w:rsidDel="00000000" w:rsidP="00000000" w:rsidRDefault="00000000" w:rsidRPr="00000000" w14:paraId="000000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돌아보며 비웃듯 말한다.</w:t>
      </w:r>
    </w:p>
    <w:p w:rsidR="00000000" w:rsidDel="00000000" w:rsidP="00000000" w:rsidRDefault="00000000" w:rsidRPr="00000000" w14:paraId="000000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그렇지, 언니?</w:t>
      </w:r>
    </w:p>
    <w:p w:rsidR="00000000" w:rsidDel="00000000" w:rsidP="00000000" w:rsidRDefault="00000000" w:rsidRPr="00000000" w14:paraId="000000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부드럽게 미소 지으며 답한다.</w:t>
      </w:r>
    </w:p>
    <w:p w:rsidR="00000000" w:rsidDel="00000000" w:rsidP="00000000" w:rsidRDefault="00000000" w:rsidRPr="00000000" w14:paraId="000000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응. 정말 큰 행운이야, 델릴라. 진심으로 축하해.</w:t>
      </w:r>
    </w:p>
    <w:p w:rsidR="00000000" w:rsidDel="00000000" w:rsidP="00000000" w:rsidRDefault="00000000" w:rsidRPr="00000000" w14:paraId="000000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차갑게 바라본다.</w:t>
      </w:r>
    </w:p>
    <w:p w:rsidR="00000000" w:rsidDel="00000000" w:rsidP="00000000" w:rsidRDefault="00000000" w:rsidRPr="00000000" w14:paraId="000000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누리던 축복받은 삶은 이제 내 것이야. 이번 생에서 너는 두 번 다시 내 위에 설 수 없을 거야.</w:t>
      </w:r>
    </w:p>
    <w:p w:rsidR="00000000" w:rsidDel="00000000" w:rsidP="00000000" w:rsidRDefault="00000000" w:rsidRPr="00000000" w14:paraId="000000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델릴라의 곁으로 다가와 속삭인다.</w:t>
      </w:r>
    </w:p>
    <w:p w:rsidR="00000000" w:rsidDel="00000000" w:rsidP="00000000" w:rsidRDefault="00000000" w:rsidRPr="00000000" w14:paraId="000000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보세요. 파라오 님께서 아가씨에게서 눈을 떼지 못하고 계십니다.</w:t>
      </w:r>
    </w:p>
    <w:p w:rsidR="00000000" w:rsidDel="00000000" w:rsidP="00000000" w:rsidRDefault="00000000" w:rsidRPr="00000000" w14:paraId="000000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광장을 내려다본다.</w:t>
      </w:r>
    </w:p>
    <w:p w:rsidR="00000000" w:rsidDel="00000000" w:rsidP="00000000" w:rsidRDefault="00000000" w:rsidRPr="00000000" w14:paraId="000000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그녀를 바라보며 미소 짓고 있다.</w:t>
      </w:r>
    </w:p>
    <w:p w:rsidR="00000000" w:rsidDel="00000000" w:rsidP="00000000" w:rsidRDefault="00000000" w:rsidRPr="00000000" w14:paraId="000000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commentRangeStart w:id="9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광장 한쪽에서 노예 무리에 섞인 한 남자를 발견한 델릴라의 낯빛이 굳는다.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노예 무리에 허름한 차림의 모세와 그를 보좌하는 아론이 함께 있다. 모세는 묵묵히 돌을 깬다. 모세의 곁엔 낡은 지팡이 하나가 있다.</w:t>
      </w:r>
    </w:p>
    <w:p w:rsidR="00000000" w:rsidDel="00000000" w:rsidP="00000000" w:rsidRDefault="00000000" w:rsidRPr="00000000" w14:paraId="00000066">
      <w:pPr>
        <w:spacing w:after="40" w:line="288.00000000000006" w:lineRule="auto"/>
        <w:rPr>
          <w:sz w:val="21"/>
          <w:szCs w:val="21"/>
        </w:rPr>
      </w:pPr>
      <w:commentRangeStart w:id="10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모습을 발견한 델릴라의 표정이 굳는다.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남자는… 아냐…그럴 리 없어.</w:t>
      </w:r>
    </w:p>
    <w:p w:rsidR="00000000" w:rsidDel="00000000" w:rsidP="00000000" w:rsidRDefault="00000000" w:rsidRPr="00000000" w14:paraId="0000006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69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군중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공사장 한쪽에선 축제의 광란과 무관하게 </w:t>
      </w:r>
      <w:commentRangeStart w:id="11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남자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묵묵히 돌을 깬다. 도시를 뒤흔드는 함성도 그의 손끝엔 닿지 않는 듯, 이상하리만치 고요하다.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불안한 표정으로 주위를 살피며 모세에게 조심스럽게 속삭인다.</w:t>
      </w:r>
    </w:p>
    <w:p w:rsidR="00000000" w:rsidDel="00000000" w:rsidP="00000000" w:rsidRDefault="00000000" w:rsidRPr="00000000" w14:paraId="0000006C">
      <w:pPr>
        <w:spacing w:after="80" w:line="288.00000000000006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이러다 정체가 드러나기라도 하면 어쩌시려고 그러십니까.</w:t>
      </w:r>
    </w:p>
    <w:p w:rsidR="00000000" w:rsidDel="00000000" w:rsidP="00000000" w:rsidRDefault="00000000" w:rsidRPr="00000000" w14:paraId="000000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내 백성 곁에 있겠다는 게 그렇게 큰 소리를 낼 일인가? </w:t>
      </w:r>
    </w:p>
    <w:p w:rsidR="00000000" w:rsidDel="00000000" w:rsidP="00000000" w:rsidRDefault="00000000" w:rsidRPr="00000000" w14:paraId="000000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그렇다고 해서 이렇게 남루한 모습으로 다닐 필요는 없잖습니까! 게다가 노예라니, 이건 말도 안 된다고요!</w:t>
      </w:r>
    </w:p>
    <w:p w:rsidR="00000000" w:rsidDel="00000000" w:rsidP="00000000" w:rsidRDefault="00000000" w:rsidRPr="00000000" w14:paraId="0000006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노예만큼 눈에 띄지 않는 자리도 없지.</w:t>
      </w:r>
      <w:r w:rsidDel="00000000" w:rsidR="00000000" w:rsidRPr="00000000">
        <w:rPr>
          <w:rtl w:val="0"/>
        </w:rPr>
      </w:r>
      <w:commentRangeEnd w:id="36"/>
      <w:r>
        <w:rPr>
          <w:rStyle w:val="CommentReference"/>
        </w:rPr>
        <w:commentReference w:id="36"/>
      </w:r>
    </w:p>
    <w:p w:rsidR="00000000" w:rsidDel="00000000" w:rsidP="00000000" w:rsidRDefault="00000000" w:rsidRPr="00000000" w14:paraId="00000070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#3. 라반의 궁전, 발코니 / 낮</w:t>
      </w:r>
    </w:p>
    <w:p w:rsidR="00000000" w:rsidDel="00000000" w:rsidP="00000000" w:rsidRDefault="00000000" w:rsidRPr="00000000" w14:paraId="00000071">
      <w:pPr>
        <w:spacing w:after="120" w:lineRule="auto"/>
        <w:rPr>
          <w:color w:val="4a4a4a"/>
          <w:sz w:val="20"/>
          <w:szCs w:val="20"/>
        </w:rPr>
      </w:pPr>
      <w:commentRangeStart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델릴라, 모세, 다말, 시종, 네페라, 가족들, 라반, 군중, 아론</w:t>
      </w:r>
      <w:r w:rsidDel="00000000" w:rsidR="00000000" w:rsidRPr="00000000">
        <w:rPr>
          <w:rtl w:val="0"/>
        </w:rPr>
      </w:r>
      <w:commentRangeEnd w:id="37"/>
      <w:r>
        <w:rPr>
          <w:rStyle w:val="CommentReference"/>
        </w:rPr>
        <w:commentReference w:id="37"/>
      </w:r>
    </w:p>
    <w:p w:rsidR="00000000" w:rsidDel="00000000" w:rsidP="00000000" w:rsidRDefault="00000000" w:rsidRPr="00000000" w14:paraId="00000072">
      <w:pPr>
        <w:spacing w:after="40" w:line="288.00000000000006" w:lineRule="auto"/>
        <w:rPr>
          <w:sz w:val="21"/>
          <w:szCs w:val="21"/>
        </w:rPr>
      </w:pPr>
      <w:commentRangeStart w:id="12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델릴라, 아래에 있는 모세를 발견하고 경악을 금치 못한다.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천한 노예가 지난 생의 내 모든 것을 망쳤어. 하지만 이번 생의 나는 파라오 님의 여자가 되었어. 두 번 다시 같은 운명을 되풀이하지 않을 거야.</w:t>
      </w:r>
    </w:p>
    <w:p w:rsidR="00000000" w:rsidDel="00000000" w:rsidP="00000000" w:rsidRDefault="00000000" w:rsidRPr="00000000" w14:paraId="000000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차가운 눈빛으로 다말을 바라본다.</w:t>
      </w:r>
    </w:p>
    <w:p w:rsidR="00000000" w:rsidDel="00000000" w:rsidP="00000000" w:rsidRDefault="00000000" w:rsidRPr="00000000" w14:paraId="000000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이대론 불안해. 무엇보다 언니가 파라오 님과 견줄 만한 권세를 가진 남자와 이어지는 걸 그냥 두고 볼 수는 없지.</w:t>
      </w:r>
    </w:p>
    <w:p w:rsidR="00000000" w:rsidDel="00000000" w:rsidP="00000000" w:rsidRDefault="00000000" w:rsidRPr="00000000" w14:paraId="000000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델릴라가 이를 악물며 조용히 분노를 삼킨다.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언니 차례야. 모든 것을 빼앗기고 쫓겨나, 그 수치 속에서 썩어갈 차례.</w:t>
      </w:r>
    </w:p>
    <w:p w:rsidR="00000000" w:rsidDel="00000000" w:rsidP="00000000" w:rsidRDefault="00000000" w:rsidRPr="00000000" w14:paraId="000000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손짓해 시종을 부른 뒤 은밀하게 귓속말한다. 시종은 급히 사라진다.</w:t>
      </w:r>
    </w:p>
    <w:p w:rsidR="00000000" w:rsidDel="00000000" w:rsidP="00000000" w:rsidRDefault="00000000" w:rsidRPr="00000000" w14:paraId="000000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네페라가 다말에게 다가와 날카롭게 말한다.</w:t>
      </w:r>
    </w:p>
    <w:p w:rsidR="00000000" w:rsidDel="00000000" w:rsidP="00000000" w:rsidRDefault="00000000" w:rsidRPr="00000000" w14:paraId="000000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가문은 이제 파라오 가문과 혼인으로 맺어졌다. 다말, 너 역시 그에 걸맞은 배필을 골라야 한다. 우리 가문의 이름에 먹칠할 생각은 꿈에도 하지 마라.</w:t>
      </w:r>
    </w:p>
    <w:p w:rsidR="00000000" w:rsidDel="00000000" w:rsidP="00000000" w:rsidRDefault="00000000" w:rsidRPr="00000000" w14:paraId="000000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웃으며 네페라를 만류하는 척 다말을 비꼰다.</w:t>
      </w:r>
    </w:p>
    <w:p w:rsidR="00000000" w:rsidDel="00000000" w:rsidP="00000000" w:rsidRDefault="00000000" w:rsidRPr="00000000" w14:paraId="0000007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진정하세요. 제 사랑하는 언니는 신들의 총애를 받는 사람이잖아요. 분명 언니의 연꽃은 온 도시가 떠들썩해질 만큼 대단한 분에게 닿을 거예요. 뭐, 파라오 님만큼이나 대단한 분이 있을진 모르겠지만 말이에요.</w:t>
      </w:r>
    </w:p>
    <w:p w:rsidR="00000000" w:rsidDel="00000000" w:rsidP="00000000" w:rsidRDefault="00000000" w:rsidRPr="00000000" w14:paraId="000000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가족들이 과장되게 웃는다.</w:t>
      </w:r>
    </w:p>
    <w:p w:rsidR="00000000" w:rsidDel="00000000" w:rsidP="00000000" w:rsidRDefault="00000000" w:rsidRPr="00000000" w14:paraId="000000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힘주어 잡는다.</w:t>
      </w:r>
    </w:p>
    <w:p w:rsidR="00000000" w:rsidDel="00000000" w:rsidP="00000000" w:rsidRDefault="00000000" w:rsidRPr="00000000" w14:paraId="0000007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동생의 혼사로 우리는 신의 혈통을 지닌, 왕실과 연을 맺었다. 다말, 너는 우리 가문에 바다의 부를 가져와야 한다. 권세와 재물이 하나로 합쳐질 때, 비로소 우리 가문의 영광이 완성될 것이다.</w:t>
      </w:r>
    </w:p>
    <w:p w:rsidR="00000000" w:rsidDel="00000000" w:rsidP="00000000" w:rsidRDefault="00000000" w:rsidRPr="00000000" w14:paraId="000000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가족들의 압박 속에서 연꽃을 든 채 굳은 표정으로 서 있다.</w:t>
      </w:r>
    </w:p>
    <w:p w:rsidR="00000000" w:rsidDel="00000000" w:rsidP="00000000" w:rsidRDefault="00000000" w:rsidRPr="00000000" w14:paraId="000000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발코니 아래 광장을 무심히 내려다본다.</w:t>
      </w:r>
    </w:p>
    <w:p w:rsidR="00000000" w:rsidDel="00000000" w:rsidP="00000000" w:rsidRDefault="00000000" w:rsidRPr="00000000" w14:paraId="000000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사람이 연꽃을 차지하기 위해 서로 밀치며 광란에 가까운 함성을 내지르고 있다.</w:t>
      </w:r>
    </w:p>
    <w:p w:rsidR="00000000" w:rsidDel="00000000" w:rsidP="00000000" w:rsidRDefault="00000000" w:rsidRPr="00000000" w14:paraId="000000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부와 권세는 영혼을 옭아매는 황금빛 족쇄일 뿐이야. 이번에는 가문의 영광을 위해 내 삶을 희생하지 않겠어.</w:t>
      </w:r>
    </w:p>
    <w:p w:rsidR="00000000" w:rsidDel="00000000" w:rsidP="00000000" w:rsidRDefault="00000000" w:rsidRPr="00000000" w14:paraId="00000084">
      <w:pPr>
        <w:spacing w:after="40" w:line="288.00000000000006" w:lineRule="auto"/>
        <w:ind w:left="425.19685039370086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발코니 난간 앞으로 다가선다.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그저 욕심 없는 사람과 고요한 삶을 살아갈 거야.</w:t>
      </w:r>
    </w:p>
    <w:p w:rsidR="00000000" w:rsidDel="00000000" w:rsidP="00000000" w:rsidRDefault="00000000" w:rsidRPr="00000000" w14:paraId="000000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사람들이 다말을 발견하고 다시 들끓기 시작한다.</w:t>
      </w:r>
    </w:p>
    <w:p w:rsidR="00000000" w:rsidDel="00000000" w:rsidP="00000000" w:rsidRDefault="00000000" w:rsidRPr="00000000" w14:paraId="000000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아름다우십니다! 이쪽을 봐주세요!</w:t>
      </w:r>
    </w:p>
    <w:p w:rsidR="00000000" w:rsidDel="00000000" w:rsidP="00000000" w:rsidRDefault="00000000" w:rsidRPr="00000000" w14:paraId="000000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군중을 차갑게 내려다본다. 전부 연꽃을 가지기 위해 혈안이 되어있다.</w:t>
      </w:r>
    </w:p>
    <w:p w:rsidR="00000000" w:rsidDel="00000000" w:rsidP="00000000" w:rsidRDefault="00000000" w:rsidRPr="00000000" w14:paraId="000000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0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듯 눈을 감았다가 뜬다.</w:t>
      </w:r>
    </w:p>
    <w:p w:rsidR="00000000" w:rsidDel="00000000" w:rsidP="00000000" w:rsidRDefault="00000000" w:rsidRPr="00000000" w14:paraId="000000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아무도 없는 광장 한쪽을 향해 연꽃을 띄우려고 한다.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commentRangeStart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광경을 보던 델릴라의 시종이 몰래 수문을 연다.</w:t>
      </w:r>
      <w:commentRangeEnd w:id="13"/>
      <w:r w:rsidDel="00000000" w:rsidR="00000000" w:rsidRPr="00000000">
        <w:commentReference w:id="13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spacing w:before="280" w:lineRule="auto"/>
        <w:rPr>
          <w:sz w:val="21"/>
          <w:szCs w:val="21"/>
        </w:rPr>
      </w:pPr>
      <w:bookmarkStart w:colFirst="0" w:colLast="0" w:name="_wiqrrf31os2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네페라, 델릴라, 라반, 군중1, 노예1, 시종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던지려는 순간 굉음과 함께 수로에 물이 미친 듯이 흐르기 시작하고 범람한다.</w:t>
      </w:r>
    </w:p>
    <w:p w:rsidR="00000000" w:rsidDel="00000000" w:rsidP="00000000" w:rsidRDefault="00000000" w:rsidRPr="00000000" w14:paraId="000000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갑작스레 범람한 물에 놀라 당황하며 흐트러진다.</w:t>
      </w:r>
    </w:p>
    <w:p w:rsidR="00000000" w:rsidDel="00000000" w:rsidP="00000000" w:rsidRDefault="00000000" w:rsidRPr="00000000" w14:paraId="000000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수문이 열렸다! 물이 범람하고 있어!!</w:t>
      </w:r>
    </w:p>
    <w:p w:rsidR="00000000" w:rsidDel="00000000" w:rsidP="00000000" w:rsidRDefault="00000000" w:rsidRPr="00000000" w14:paraId="0000009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놀란 탓에 연꽃을 띄우지 못하고 아수라장을 지켜본다.</w:t>
      </w:r>
    </w:p>
    <w:p w:rsidR="00000000" w:rsidDel="00000000" w:rsidP="00000000" w:rsidRDefault="00000000" w:rsidRPr="00000000" w14:paraId="000000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수문은 매일 철저히 점검하는 곳이야. 오늘 같이 큰 행사가 있는 날에 고장이 나는 건 말이 안 된다고!</w:t>
      </w:r>
    </w:p>
    <w:p w:rsidR="00000000" w:rsidDel="00000000" w:rsidP="00000000" w:rsidRDefault="00000000" w:rsidRPr="00000000" w14:paraId="00000092">
      <w:pPr>
        <w:spacing w:after="80" w:line="288.00000000000006" w:lineRule="auto"/>
        <w:rPr>
          <w:sz w:val="21"/>
          <w:szCs w:val="21"/>
        </w:rPr>
      </w:pPr>
      <w:commentRangeStart w:id="38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소매가 축축하게 젖은 델릴라의 시종이 델릴라의 옆으로 달려와 귓속말을 한다. 델릴라가 웃는다.</w:t>
      </w:r>
      <w:commentRangeEnd w:id="38"/>
      <w:r>
        <w:rPr>
          <w:rStyle w:val="CommentReference"/>
        </w:rPr>
        <w:commentReference w:id="38"/>
      </w:r>
    </w:p>
    <w:p w:rsidR="00000000" w:rsidDel="00000000" w:rsidP="00000000" w:rsidRDefault="00000000" w:rsidRPr="00000000" w14:paraId="00000093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시종의 젖은 소매를 보고 깨닫는다.</w:t>
      </w:r>
    </w:p>
    <w:p w:rsidR="00000000" w:rsidDel="00000000" w:rsidP="00000000" w:rsidRDefault="00000000" w:rsidRPr="00000000" w14:paraId="000000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꾸민 짓이구나. 나를 곤란하게 만들기 위해 이 많은 사람들을 위험에 빠뜨리다니! </w:t>
      </w:r>
    </w:p>
    <w:p w:rsidR="00000000" w:rsidDel="00000000" w:rsidP="00000000" w:rsidRDefault="00000000" w:rsidRPr="00000000" w14:paraId="000000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다말과 눈이 마주친 델릴라가 발코니에 몸을 내민 다말을 걱정하는 척 등을 밀친다. 다말의 몸이 앞으로 휘청이고, 연꽃이 엉뚱한 수로로 떨어진다.</w:t>
      </w:r>
    </w:p>
    <w:p w:rsidR="00000000" w:rsidDel="00000000" w:rsidP="00000000" w:rsidRDefault="00000000" w:rsidRPr="00000000" w14:paraId="000000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위험하니까 안쪽으로 들어와!</w:t>
      </w:r>
    </w:p>
    <w:p w:rsidR="00000000" w:rsidDel="00000000" w:rsidP="00000000" w:rsidRDefault="00000000" w:rsidRPr="00000000" w14:paraId="000000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예상하지 못한 궤적을 그리며 수로 위를 흘러간다.</w:t>
      </w:r>
    </w:p>
    <w:p w:rsidR="00000000" w:rsidDel="00000000" w:rsidP="00000000" w:rsidRDefault="00000000" w:rsidRPr="00000000" w14:paraId="000000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사람들의 손에 닿지 않고, 흙탕물이 섞인 수로 쪽으로 간다.</w:t>
      </w:r>
    </w:p>
    <w:p w:rsidR="00000000" w:rsidDel="00000000" w:rsidP="00000000" w:rsidRDefault="00000000" w:rsidRPr="00000000" w14:paraId="000000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머리카락을 쥐어 잡고 경악한다. 네페라 역시 입을 막고 놀란다.</w:t>
      </w:r>
    </w:p>
    <w:p w:rsidR="00000000" w:rsidDel="00000000" w:rsidP="00000000" w:rsidRDefault="00000000" w:rsidRPr="00000000" w14:paraId="000000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그쪽은 천하고 더러운 노예들이 일하는 곳이란 말이다!</w:t>
      </w:r>
    </w:p>
    <w:p w:rsidR="00000000" w:rsidDel="00000000" w:rsidP="00000000" w:rsidRDefault="00000000" w:rsidRPr="00000000" w14:paraId="000000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수로를 따라 미친 듯이 흘러가고 노예들이 모인 곳의 흙탕물 구덩이로 처박힌다.</w:t>
      </w:r>
    </w:p>
    <w:p w:rsidR="00000000" w:rsidDel="00000000" w:rsidP="00000000" w:rsidRDefault="00000000" w:rsidRPr="00000000" w14:paraId="0000009C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더러워진 연꽃 클로즈업. </w:t>
      </w:r>
    </w:p>
    <w:p w:rsidR="00000000" w:rsidDel="00000000" w:rsidP="00000000" w:rsidRDefault="00000000" w:rsidRPr="00000000" w14:paraId="000000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그것을 보고 차갑게 웃는다.</w:t>
      </w:r>
    </w:p>
    <w:p w:rsidR="00000000" w:rsidDel="00000000" w:rsidP="00000000" w:rsidRDefault="00000000" w:rsidRPr="00000000" w14:paraId="000000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흙먼지에 짓밟히고, 더러움에 물든 연꽃 꼴 좀 봐. 다말과 어울리는 모습이 되었네. </w:t>
      </w:r>
    </w:p>
    <w:p w:rsidR="00000000" w:rsidDel="00000000" w:rsidP="00000000" w:rsidRDefault="00000000" w:rsidRPr="00000000" w14:paraId="000000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재밌다는 얼굴로 다말의 희게 질린, 놀란 얼굴을 본다.</w:t>
      </w:r>
    </w:p>
    <w:p w:rsidR="00000000" w:rsidDel="00000000" w:rsidP="00000000" w:rsidRDefault="00000000" w:rsidRPr="00000000" w14:paraId="000000A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어느 누가 저런 더러운 연꽃을 만지고 싶어 할까. 다말도 이제 곧 가장 비참한 밑바닥을 맛보게 되겠구나!</w:t>
      </w:r>
    </w:p>
    <w:p w:rsidR="00000000" w:rsidDel="00000000" w:rsidP="00000000" w:rsidRDefault="00000000" w:rsidRPr="00000000" w14:paraId="000000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연꽃이 있는 곳에 가지 않고 주춤거린다. 노예들도 그들의 발치에 떨어진 연꽃을 봤지만,  눈치를 보고 주춤거린다.</w:t>
      </w:r>
    </w:p>
    <w:p w:rsidR="00000000" w:rsidDel="00000000" w:rsidP="00000000" w:rsidRDefault="00000000" w:rsidRPr="00000000" w14:paraId="000000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아무리 라반의 사위가 될 기회라 해도 노예들의 구역에 들어가고 싶진 않군. </w:t>
      </w:r>
    </w:p>
    <w:p w:rsidR="00000000" w:rsidDel="00000000" w:rsidP="00000000" w:rsidRDefault="00000000" w:rsidRPr="00000000" w14:paraId="000000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노예1: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노예인 우리가 욕심을 부리면 신의 노여움을 살 거야.</w:t>
      </w:r>
    </w:p>
    <w:p w:rsidR="00000000" w:rsidDel="00000000" w:rsidP="00000000" w:rsidRDefault="00000000" w:rsidRPr="00000000" w14:paraId="000000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흙탕물에 수로에서 넘친 물이 흘러 들어가 연꽃이 다시 느리게 이동한다.</w:t>
      </w:r>
    </w:p>
    <w:p w:rsidR="00000000" w:rsidDel="00000000" w:rsidP="00000000" w:rsidRDefault="00000000" w:rsidRPr="00000000" w14:paraId="000000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소란을 신경 쓰지 않고 일에 집중하는 모세의 발치 앞에서 멈춘다. 주변에 작업해야 할 돌들이 널려있다.</w:t>
      </w:r>
    </w:p>
    <w:p w:rsidR="00000000" w:rsidDel="00000000" w:rsidP="00000000" w:rsidRDefault="00000000" w:rsidRPr="00000000" w14:paraId="000000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다음 돌을 깨기 위해서 손을 뻗는다. 하지만 잡힌 것은 돌이 아닌 연꽃이다.</w:t>
      </w:r>
    </w:p>
    <w:p w:rsidR="00000000" w:rsidDel="00000000" w:rsidP="00000000" w:rsidRDefault="00000000" w:rsidRPr="00000000" w14:paraId="000000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집어 든 남루한 옷차림과 달리 수려한 용모를 지닌 곱슬거리는 짙은 머리색을 한 남자, 모세가 당혹스러운 얼굴로 연꽃을 본다.</w:t>
      </w:r>
    </w:p>
    <w:p w:rsidR="00000000" w:rsidDel="00000000" w:rsidP="00000000" w:rsidRDefault="00000000" w:rsidRPr="00000000" w14:paraId="000000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연꽃이잖아?</w:t>
      </w:r>
    </w:p>
    <w:p w:rsidR="00000000" w:rsidDel="00000000" w:rsidP="00000000" w:rsidRDefault="00000000" w:rsidRPr="00000000" w14:paraId="000000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옆에 있던 아론의 얼굴이 굳는다.</w:t>
      </w:r>
    </w:p>
    <w:p w:rsidR="00000000" w:rsidDel="00000000" w:rsidP="00000000" w:rsidRDefault="00000000" w:rsidRPr="00000000" w14:paraId="000000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발코니 아래를 내려다보며 비웃음을 터뜨린다.</w:t>
      </w:r>
    </w:p>
    <w:p w:rsidR="00000000" w:rsidDel="00000000" w:rsidP="00000000" w:rsidRDefault="00000000" w:rsidRPr="00000000" w14:paraId="000000AB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노예놈이 다말의 연꽃을 잡다니!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아, 드디어 </w:t>
      </w:r>
      <w:commentRangeStart w:id="14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운명의 수레바퀴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제자리를 찾아 도는구나! 신들이 다말이 원래 있어야 할 자리를 알아본 거야!</w:t>
      </w:r>
    </w:p>
    <w:p w:rsidR="00000000" w:rsidDel="00000000" w:rsidP="00000000" w:rsidRDefault="00000000" w:rsidRPr="00000000" w14:paraId="000000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미간을 찌푸리며 군중을 내려다본다. 사람들이 뭉쳐있어서 누가 잡았는지 보이지 않는다.</w:t>
      </w:r>
    </w:p>
    <w:p w:rsidR="00000000" w:rsidDel="00000000" w:rsidP="00000000" w:rsidRDefault="00000000" w:rsidRPr="00000000" w14:paraId="000000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표정을 갈무리하고 다말의 어깨를 부드럽게 잡는다.</w:t>
      </w:r>
    </w:p>
    <w:p w:rsidR="00000000" w:rsidDel="00000000" w:rsidP="00000000" w:rsidRDefault="00000000" w:rsidRPr="00000000" w14:paraId="000000AE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신성한 연꽃을 받아 든 자가 누구인지, 아직 찾지 못했나 보네. </w:t>
      </w:r>
    </w:p>
    <w:p w:rsidR="00000000" w:rsidDel="00000000" w:rsidP="00000000" w:rsidRDefault="00000000" w:rsidRPr="00000000" w14:paraId="000000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다말의 어깨에 손톱을 박아 넣듯이 꽈악 쥐고는 다말의 몸을 모세가 있는 곳으로 돌린다. </w:t>
      </w:r>
    </w:p>
    <w:p w:rsidR="00000000" w:rsidDel="00000000" w:rsidP="00000000" w:rsidRDefault="00000000" w:rsidRPr="00000000" w14:paraId="000000B0">
      <w:pPr>
        <w:spacing w:after="40" w:line="288.00000000000006" w:lineRule="auto"/>
        <w:ind w:left="425.1968503937008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자아, 저쪽을 봐. 신들의 은총조차 닿지 못하는 저 음습한 구석을. 비천한 노예들이 감히 고개조차 들지 못하고 돌을 깨고 있는 저 그늘진 땅을!!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통증을 참는다.</w:t>
      </w:r>
    </w:p>
    <w:p w:rsidR="00000000" w:rsidDel="00000000" w:rsidP="00000000" w:rsidRDefault="00000000" w:rsidRPr="00000000" w14:paraId="000000B2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그곳에 온 도시가 축복해 줄, 단 하나뿐인 운명의 사내가 언니를 기다리고 있으니!!</w:t>
      </w:r>
    </w:p>
    <w:p w:rsidR="00000000" w:rsidDel="00000000" w:rsidP="00000000" w:rsidRDefault="00000000" w:rsidRPr="00000000" w14:paraId="000000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델릴라가 가리킨 곳을 향한다.</w:t>
      </w:r>
    </w:p>
    <w:p w:rsidR="00000000" w:rsidDel="00000000" w:rsidP="00000000" w:rsidRDefault="00000000" w:rsidRPr="00000000" w14:paraId="000000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인파 속에서 어느새 서 있는 모세가 눈에 들어온다.</w:t>
      </w:r>
    </w:p>
    <w:p w:rsidR="00000000" w:rsidDel="00000000" w:rsidP="00000000" w:rsidRDefault="00000000" w:rsidRPr="00000000" w14:paraId="000000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연꽃을 든 채로 고개를 치켜들어 다말이 있는 곳을 올려다본다.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흙투성이인 모세와 다말의 눈이 얽힌다. 그 순간, 다말의 숨이 멎는다.</w:t>
      </w:r>
    </w:p>
    <w:p w:rsidR="00000000" w:rsidDel="00000000" w:rsidP="00000000" w:rsidRDefault="00000000" w:rsidRPr="00000000" w14:paraId="000000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남자는... 지난 생에서 델릴라의 연꽃을 건졌던 바로 그 남자잖아!</w:t>
      </w:r>
    </w:p>
    <w:p w:rsidR="00000000" w:rsidDel="00000000" w:rsidP="00000000" w:rsidRDefault="00000000" w:rsidRPr="00000000" w14:paraId="000000B7">
      <w:pPr>
        <w:spacing w:after="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spacing w:before="280" w:lineRule="auto"/>
        <w:rPr>
          <w:sz w:val="21"/>
          <w:szCs w:val="21"/>
        </w:rPr>
      </w:pPr>
      <w:bookmarkStart w:colFirst="0" w:colLast="0" w:name="_zcmqbi2fnt0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낮 (계속)</w:t>
      </w:r>
    </w:p>
    <w:p w:rsidR="00000000" w:rsidDel="00000000" w:rsidP="00000000" w:rsidRDefault="00000000" w:rsidRPr="00000000" w14:paraId="000000BB">
      <w:pPr>
        <w:spacing w:after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군중, 라반, 네페라, 델릴라, 파라오, 남자1,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가족들이 믿을 수 없다는 표정으로 광장을 내려다본다.</w:t>
      </w:r>
    </w:p>
    <w:p w:rsidR="00000000" w:rsidDel="00000000" w:rsidP="00000000" w:rsidRDefault="00000000" w:rsidRPr="00000000" w14:paraId="000000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경악하며 소리친다.</w:t>
      </w:r>
    </w:p>
    <w:p w:rsidR="00000000" w:rsidDel="00000000" w:rsidP="00000000" w:rsidRDefault="00000000" w:rsidRPr="00000000" w14:paraId="000000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위대하신 태양신이시여! 신성한 연꽃을 저런 누더기 차림의 노예가 받다니요. 이 무슨 끔찍한 신의 장난이란 말입니까!</w:t>
      </w:r>
    </w:p>
    <w:p w:rsidR="00000000" w:rsidDel="00000000" w:rsidP="00000000" w:rsidRDefault="00000000" w:rsidRPr="00000000" w14:paraId="000000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상황을 즐기며 다말을 조롱한다.</w:t>
      </w:r>
    </w:p>
    <w:p w:rsidR="00000000" w:rsidDel="00000000" w:rsidP="00000000" w:rsidRDefault="00000000" w:rsidRPr="00000000" w14:paraId="000000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운이 없네. 제국의 수많은 명가 자제들을 두고, 고작 저 미천한 노예에게 언니의 앞날을 던져버리다니. 아버지께서 얼마나 수치스러우실까?</w:t>
      </w:r>
    </w:p>
    <w:p w:rsidR="00000000" w:rsidDel="00000000" w:rsidP="00000000" w:rsidRDefault="00000000" w:rsidRPr="00000000" w14:paraId="000000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일그러뜨린 채 다말에게 다가온다.</w:t>
      </w:r>
    </w:p>
    <w:p w:rsidR="00000000" w:rsidDel="00000000" w:rsidP="00000000" w:rsidRDefault="00000000" w:rsidRPr="00000000" w14:paraId="000000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쓸모없는 것! 제국의 고귀한 자제들을 모두 제쳐두고 저런 거지를 골라? 일부러 그런 것이냐? 온 도시가 우리 가문을 비웃게 만들 셈이야?</w:t>
      </w:r>
    </w:p>
    <w:p w:rsidR="00000000" w:rsidDel="00000000" w:rsidP="00000000" w:rsidRDefault="00000000" w:rsidRPr="00000000" w14:paraId="000000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라반을 달랜다.</w:t>
      </w:r>
    </w:p>
    <w:p w:rsidR="00000000" w:rsidDel="00000000" w:rsidP="00000000" w:rsidRDefault="00000000" w:rsidRPr="00000000" w14:paraId="000000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진정하세요. 그래도 델릴라가 우리 가문에 영광을 가져다주었잖아요. 신의 피를 이은 가문과 혼인으로 맺어졌으니 그것으로 됐어요. 델릴라마저 없었다면, 오늘 우리는 온 제국의 웃음거리가 되었을 거예요.</w:t>
      </w:r>
    </w:p>
    <w:p w:rsidR="00000000" w:rsidDel="00000000" w:rsidP="00000000" w:rsidRDefault="00000000" w:rsidRPr="00000000" w14:paraId="000000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광장에서도 웅성거리는 소리가 커진다.</w:t>
      </w:r>
    </w:p>
    <w:p w:rsidR="00000000" w:rsidDel="00000000" w:rsidP="00000000" w:rsidRDefault="00000000" w:rsidRPr="00000000" w14:paraId="000000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이거 정말 재미있게 됐군! 저 부유한 가문의 딸이 정말 볼품없는 노예와 혼인하게 될까?</w:t>
      </w:r>
    </w:p>
    <w:p w:rsidR="00000000" w:rsidDel="00000000" w:rsidP="00000000" w:rsidRDefault="00000000" w:rsidRPr="00000000" w14:paraId="000000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연꽃이 저 남자를 택했으니, 맹세는 이미 이루어진 것이네. 저 여인이 약속을 어기면 가문 전체가 신들의 저주를 받을 거야. 신들 앞에서 맺은 맹세를 어긴 자를 누가 믿겠는가?</w:t>
      </w:r>
    </w:p>
    <w:p w:rsidR="00000000" w:rsidDel="00000000" w:rsidP="00000000" w:rsidRDefault="00000000" w:rsidRPr="00000000" w14:paraId="000000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얼굴이 하얗게 질린다.</w:t>
      </w:r>
    </w:p>
    <w:p w:rsidR="00000000" w:rsidDel="00000000" w:rsidP="00000000" w:rsidRDefault="00000000" w:rsidRPr="00000000" w14:paraId="000000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발코니 밖으로 달려 나간다.</w:t>
      </w:r>
    </w:p>
    <w:p w:rsidR="00000000" w:rsidDel="00000000" w:rsidP="00000000" w:rsidRDefault="00000000" w:rsidRPr="00000000" w14:paraId="000000C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아이를 붙잡아라! 도망치게 두어선 안 된다!</w:t>
      </w:r>
    </w:p>
    <w:p w:rsidR="00000000" w:rsidDel="00000000" w:rsidP="00000000" w:rsidRDefault="00000000" w:rsidRPr="00000000" w14:paraId="000000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뒤를 쫓아간다.</w:t>
      </w:r>
    </w:p>
    <w:p w:rsidR="00000000" w:rsidDel="00000000" w:rsidP="00000000" w:rsidRDefault="00000000" w:rsidRPr="00000000" w14:paraId="000000C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C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</w:p>
    <w:p w:rsidR="00000000" w:rsidDel="00000000" w:rsidP="00000000" w:rsidRDefault="00000000" w:rsidRPr="00000000" w14:paraId="000000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들린 연꽃을 바라보며 가만히 서 있다.</w:t>
      </w:r>
    </w:p>
    <w:p w:rsidR="00000000" w:rsidDel="00000000" w:rsidP="00000000" w:rsidRDefault="00000000" w:rsidRPr="00000000" w14:paraId="000000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안절부절못하며 모세에게 속삭인다.</w:t>
      </w:r>
    </w:p>
    <w:p w:rsidR="00000000" w:rsidDel="00000000" w:rsidP="00000000" w:rsidRDefault="00000000" w:rsidRPr="00000000" w14:paraId="000000D0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주군, 어째서 저 연꽃을 집어 든 겁니까? 어서 버리십시오!</w:t>
      </w:r>
      <w:commentRangeEnd w:id="39"/>
      <w:r>
        <w:rPr>
          <w:rStyle w:val="CommentReference"/>
        </w:rPr>
        <w:commentReference w:id="39"/>
      </w:r>
    </w:p>
    <w:p w:rsidR="00000000" w:rsidDel="00000000" w:rsidP="00000000" w:rsidRDefault="00000000" w:rsidRPr="00000000" w14:paraId="000000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commentRangeStart w:id="15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어쩌겠어? 이 연꽃은 태양신 앞에서 맺는 신성한 맹세야, 아론. 손에 쥐는 순간 운명은 정해지는 거지.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울상을 짓는다.</w:t>
      </w:r>
    </w:p>
    <w:p w:rsidR="00000000" w:rsidDel="00000000" w:rsidP="00000000" w:rsidRDefault="00000000" w:rsidRPr="00000000" w14:paraId="000000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오히려 재미있다는 듯 웃는다.</w:t>
      </w:r>
    </w:p>
    <w:p w:rsidR="00000000" w:rsidDel="00000000" w:rsidP="00000000" w:rsidRDefault="00000000" w:rsidRPr="00000000" w14:paraId="000000D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내 모습을 봐. 저 여자는 이 맹세를 무르기 위해서라면 기꺼이 황금이라도 내놓을 거다.</w:t>
      </w:r>
    </w:p>
    <w:p w:rsidR="00000000" w:rsidDel="00000000" w:rsidP="00000000" w:rsidRDefault="00000000" w:rsidRPr="00000000" w14:paraId="000000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계단을 달려 내려온 다말이 모세와 아론 앞에 멈춰 선다.</w:t>
      </w:r>
    </w:p>
    <w:p w:rsidR="00000000" w:rsidDel="00000000" w:rsidP="00000000" w:rsidRDefault="00000000" w:rsidRPr="00000000" w14:paraId="000000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든 연꽃을 들어 보이며 다말을 흥미롭게 바라본다.</w:t>
      </w:r>
    </w:p>
    <w:p w:rsidR="00000000" w:rsidDel="00000000" w:rsidP="00000000" w:rsidRDefault="00000000" w:rsidRPr="00000000" w14:paraId="000000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숨을 몰아쉬며 모세와 마주 선다.</w:t>
      </w:r>
    </w:p>
    <w:p w:rsidR="00000000" w:rsidDel="00000000" w:rsidP="00000000" w:rsidRDefault="00000000" w:rsidRPr="00000000" w14:paraId="000000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장난기 어린 미소를 짓고, 아론은 옆에서 어쩔 줄 몰라 한다.</w:t>
      </w:r>
    </w:p>
    <w:p w:rsidR="00000000" w:rsidDel="00000000" w:rsidP="00000000" w:rsidRDefault="00000000" w:rsidRPr="00000000" w14:paraId="000000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델릴라가 라반과 함께 내려온다.</w:t>
      </w:r>
    </w:p>
    <w:p w:rsidR="00000000" w:rsidDel="00000000" w:rsidP="00000000" w:rsidRDefault="00000000" w:rsidRPr="00000000" w14:paraId="000000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조롱하듯 웃는다.</w:t>
      </w:r>
    </w:p>
    <w:p w:rsidR="00000000" w:rsidDel="00000000" w:rsidP="00000000" w:rsidRDefault="00000000" w:rsidRPr="00000000" w14:paraId="000000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띄운 건 언니잖아. 이제 와서 자신의 선택을 외면하려는 거야?</w:t>
      </w:r>
    </w:p>
    <w:p w:rsidR="00000000" w:rsidDel="00000000" w:rsidP="00000000" w:rsidRDefault="00000000" w:rsidRPr="00000000" w14:paraId="000000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분노에 차 다말을 노려본다.</w:t>
      </w:r>
    </w:p>
    <w:p w:rsidR="00000000" w:rsidDel="00000000" w:rsidP="00000000" w:rsidRDefault="00000000" w:rsidRPr="00000000" w14:paraId="000000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수치스러운 것!</w:t>
      </w:r>
    </w:p>
    <w:p w:rsidR="00000000" w:rsidDel="00000000" w:rsidP="00000000" w:rsidRDefault="00000000" w:rsidRPr="00000000" w14:paraId="000000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곁으로 다가와 모세를 경멸스럽게 바라본다.</w:t>
      </w:r>
    </w:p>
    <w:p w:rsidR="00000000" w:rsidDel="00000000" w:rsidP="00000000" w:rsidRDefault="00000000" w:rsidRPr="00000000" w14:paraId="000000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우리 가문에 끌어들인 저 누더기 차림의 노예를 보아라. 저런 미천한 것이 우리 가문과 연을 맺는다면, 우리는 온 제국의 웃음거리가 될 것이다!</w:t>
      </w:r>
    </w:p>
    <w:p w:rsidR="00000000" w:rsidDel="00000000" w:rsidP="00000000" w:rsidRDefault="00000000" w:rsidRPr="00000000" w14:paraId="000000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분노한 라반을 바라본다. 문득 무언가를 깨달은 듯 다말의 표정이 차분해진다.</w:t>
      </w:r>
    </w:p>
    <w:p w:rsidR="00000000" w:rsidDel="00000000" w:rsidP="00000000" w:rsidRDefault="00000000" w:rsidRPr="00000000" w14:paraId="000000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 나는 파라오의 권세를 위한 제물로 바쳐졌어. 이제야 알겠어. 차라리 저 노예와 혼인해 소박하더라도 평온한 삶을 사는 편이 나아.</w:t>
      </w:r>
    </w:p>
    <w:p w:rsidR="00000000" w:rsidDel="00000000" w:rsidP="00000000" w:rsidRDefault="00000000" w:rsidRPr="00000000" w14:paraId="000000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다말에게 단호하게 말한다.</w:t>
      </w:r>
    </w:p>
    <w:p w:rsidR="00000000" w:rsidDel="00000000" w:rsidP="00000000" w:rsidRDefault="00000000" w:rsidRPr="00000000" w14:paraId="000000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태양신께서 네 선택을 지켜보셨다. 이미 내려진 운명을 되돌릴 수는 없어. 네가 감히 하늘의 뜻을 거역한다 해도, 제국의 법이 너를 놓아주지 않을 것이다.</w:t>
      </w:r>
    </w:p>
    <w:p w:rsidR="00000000" w:rsidDel="00000000" w:rsidP="00000000" w:rsidRDefault="00000000" w:rsidRPr="00000000" w14:paraId="000000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가족들의 압박 속에서 다말이 결심한 표정으로 고개를 든다.</w:t>
      </w:r>
    </w:p>
    <w:p w:rsidR="00000000" w:rsidDel="00000000" w:rsidP="00000000" w:rsidRDefault="00000000" w:rsidRPr="00000000" w14:paraId="000000E5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가족들을 똑바로 바라보며 선언한다.</w:t>
      </w:r>
    </w:p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br w:type="textWrapping"/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라반도, 델릴라도, 모세마저 굳는다.</w:t>
      </w:r>
    </w:p>
    <w:p w:rsidR="00000000" w:rsidDel="00000000" w:rsidP="00000000" w:rsidRDefault="00000000" w:rsidRPr="00000000" w14:paraId="000000E7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거절하지 않아요. 신의 뜻이 두려워서가 아니라, 내가 이 남자를 선택했으니까.</w:t>
      </w:r>
    </w:p>
    <w:p w:rsidR="00000000" w:rsidDel="00000000" w:rsidP="00000000" w:rsidRDefault="00000000" w:rsidRPr="00000000" w14:paraId="000000E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spacing w:before="280" w:lineRule="auto"/>
        <w:rPr>
          <w:sz w:val="21"/>
          <w:szCs w:val="21"/>
        </w:rPr>
      </w:pPr>
      <w:bookmarkStart w:colFirst="0" w:colLast="0" w:name="_ou1lr26btif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0EB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아론 역시 놀란 표정으로 다말을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가족들에게 등을 돌리고 모세에게 다가간다. 부드럽게 미소 지으며 자신을 소개한다.</w:t>
      </w:r>
    </w:p>
    <w:p w:rsidR="00000000" w:rsidDel="00000000" w:rsidP="00000000" w:rsidRDefault="00000000" w:rsidRPr="00000000" w14:paraId="000000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다말이에요.</w:t>
      </w:r>
    </w:p>
    <w:p w:rsidR="00000000" w:rsidDel="00000000" w:rsidP="00000000" w:rsidRDefault="00000000" w:rsidRPr="00000000" w14:paraId="000000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당황해 말을 더듬는다.</w:t>
      </w:r>
    </w:p>
    <w:p w:rsidR="00000000" w:rsidDel="00000000" w:rsidP="00000000" w:rsidRDefault="00000000" w:rsidRPr="00000000" w14:paraId="000000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나는…. 모세라고 한다.</w:t>
      </w:r>
    </w:p>
    <w:p w:rsidR="00000000" w:rsidDel="00000000" w:rsidP="00000000" w:rsidRDefault="00000000" w:rsidRPr="00000000" w14:paraId="000000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잡는다. 모세는 놀라지만, 그녀의 손을 뿌리치지 않는다.</w:t>
      </w:r>
    </w:p>
    <w:p w:rsidR="00000000" w:rsidDel="00000000" w:rsidP="00000000" w:rsidRDefault="00000000" w:rsidRPr="00000000" w14:paraId="000000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잡은 채 군중을 향해 돌아선다.</w:t>
      </w:r>
    </w:p>
    <w:p w:rsidR="00000000" w:rsidDel="00000000" w:rsidP="00000000" w:rsidRDefault="00000000" w:rsidRPr="00000000" w14:paraId="000000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자리에 계신 모든 분과 저 하늘의 불멸하는 신들께서 우리의 증인이 되어주십시오. 저 다말은 연꽃의 맹세를 지키겠습니다. 모세와 혼인하겠습니다.</w:t>
      </w:r>
    </w:p>
    <w:p w:rsidR="00000000" w:rsidDel="00000000" w:rsidP="00000000" w:rsidRDefault="00000000" w:rsidRPr="00000000" w14:paraId="000000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믿기지 않는다는 듯 다말을 바라본다.</w:t>
      </w:r>
    </w:p>
    <w:p w:rsidR="00000000" w:rsidDel="00000000" w:rsidP="00000000" w:rsidRDefault="00000000" w:rsidRPr="00000000" w14:paraId="000000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나와 혼인하고 싶은 건가?</w:t>
      </w:r>
    </w:p>
    <w:p w:rsidR="00000000" w:rsidDel="00000000" w:rsidP="00000000" w:rsidRDefault="00000000" w:rsidRPr="00000000" w14:paraId="000000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물론이에요. 태양신께서 연꽃을 당신의 손으로 이끄셨으니, 우리의 맹세는 이미 이루어졌어요. 설마 이제 와서 무르려는 건 아니겠죠?</w:t>
      </w:r>
    </w:p>
    <w:p w:rsidR="00000000" w:rsidDel="00000000" w:rsidP="00000000" w:rsidRDefault="00000000" w:rsidRPr="00000000" w14:paraId="000000F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그럴 생각은 없어. 하지만 나는 그대가 생각하는 것 이상으로 가난해, 다말. 나와 혼인한다면, 그대가 누리던 영광을 먼지와 맞바꾸게 될 거다. 그래도 괜찮다고 말하려는 건가?</w:t>
      </w:r>
      <w:commentRangeEnd w:id="40"/>
      <w:r>
        <w:rPr>
          <w:rStyle w:val="CommentReference"/>
        </w:rPr>
        <w:commentReference w:id="40"/>
      </w:r>
    </w:p>
    <w:p w:rsidR="00000000" w:rsidDel="00000000" w:rsidP="00000000" w:rsidRDefault="00000000" w:rsidRPr="00000000" w14:paraId="000000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우리에게는 일할 수 있는 두 손과 삶을 일구려는 의지가 있잖아요. 성실히 살아간다면, 신들께서 우리가 살아갈 몫까지 외면하지는 않으실 거예요.</w:t>
      </w:r>
    </w:p>
    <w:p w:rsidR="00000000" w:rsidDel="00000000" w:rsidP="00000000" w:rsidRDefault="00000000" w:rsidRPr="00000000" w14:paraId="000000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순수한 믿음에 감동한 듯 그녀를 바라본다.</w:t>
      </w:r>
    </w:p>
    <w:p w:rsidR="00000000" w:rsidDel="00000000" w:rsidP="00000000" w:rsidRDefault="00000000" w:rsidRPr="00000000" w14:paraId="000000F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땅의 거짓된 신들은 권세를 차지하기 위해 서로 계략을 꾸미기 바쁜데... </w:t>
      </w:r>
      <w:ins w:author="Rowan Lee" w:id="8" w:date="2026-07-30T11:27:30Z">
        <w:r w:rsidDel="00000000" w:rsidR="00000000" w:rsidRPr="00000000">
          <w:rPr>
            <w:sz w:val="21"/>
            <w:szCs w:val="21"/>
            <w:rtl w:val="0"/>
            <w:rPrChange w:author="Rowan Lee" w:id="9" w:date="2026-07-30T11:27:30Z">
              <w:rPr>
                <w:sz w:val="21"/>
                <w:szCs w:val="21"/>
              </w:rPr>
            </w:rPrChange>
          </w:rPr>
          <w:t xml:space="preserve">이 땅에서</w:t>
        </w:r>
        <w:del w:author="Rowan Lee" w:id="8" w:date="2026-07-30T11:27:30Z">
          <w:r w:rsidDel="00000000" w:rsidR="00000000" w:rsidRPr="00000000">
            <w:rPr>
              <w:sz w:val="21"/>
              <w:szCs w:val="21"/>
              <w:rtl w:val="0"/>
              <w:rPrChange w:author="Rowan Lee" w:id="9" w:date="2026-07-30T11:27:30Z">
                <w:rPr>
                  <w:sz w:val="21"/>
                  <w:szCs w:val="21"/>
                </w:rPr>
              </w:rPrChange>
            </w:rPr>
            <w:delText xml:space="preserve"> </w:delText>
          </w:r>
        </w:del>
      </w:ins>
      <w:del w:author="Rowan Lee" w:id="8" w:date="2026-07-30T11:27:30Z">
        <w:r w:rsidDel="00000000" w:rsidR="00000000" w:rsidRPr="00000000">
          <w:rPr>
            <w:sz w:val="21"/>
            <w:szCs w:val="21"/>
            <w:rtl w:val="0"/>
            <w:rPrChange w:author="Rowan Lee" w:id="9" w:date="2026-07-30T11:27:30Z">
              <w:rPr>
                <w:sz w:val="21"/>
                <w:szCs w:val="21"/>
              </w:rPr>
            </w:rPrChange>
          </w:rPr>
          <w:delText xml:space="preserve">이 연약한 인간들의 세상에서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새벽빛처럼 맑은 영혼을 만났군.</w:t>
      </w:r>
      <w:commentRangeEnd w:id="41"/>
      <w:r>
        <w:rPr>
          <w:rStyle w:val="CommentReference"/>
        </w:rPr>
        <w:commentReference w:id="41"/>
      </w:r>
    </w:p>
    <w:p w:rsidR="00000000" w:rsidDel="00000000" w:rsidP="00000000" w:rsidRDefault="00000000" w:rsidRPr="00000000" w14:paraId="000000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대화를 듣던 라반이 다시 분노를 터뜨린다.</w:t>
      </w:r>
    </w:p>
    <w:p w:rsidR="00000000" w:rsidDel="00000000" w:rsidP="00000000" w:rsidRDefault="00000000" w:rsidRPr="00000000" w14:paraId="000000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돌을 깨며 삶을 연명하는 저 비루한 노예를 신께서 내리신 선물이라고 믿는 것이냐?</w:t>
      </w:r>
    </w:p>
    <w:p w:rsidR="00000000" w:rsidDel="00000000" w:rsidP="00000000" w:rsidRDefault="00000000" w:rsidRPr="00000000" w14:paraId="000000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웃으며 다말을 설득하려 한다.</w:t>
      </w:r>
    </w:p>
    <w:p w:rsidR="00000000" w:rsidDel="00000000" w:rsidP="00000000" w:rsidRDefault="00000000" w:rsidRPr="00000000" w14:paraId="000000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제발 이성을 되찾으렴. 저 남자는 제 한 몸조차 건사하지 못한다. 저자와 혼인한다면, 네 삶을 스스로 진흙탕에 내던지는 셈이야.</w:t>
      </w:r>
    </w:p>
    <w:p w:rsidR="00000000" w:rsidDel="00000000" w:rsidP="00000000" w:rsidRDefault="00000000" w:rsidRPr="00000000" w14:paraId="000000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 띤 얼굴로 네페라를 바라본다. 그러나 목소리는 단호하다.</w:t>
      </w:r>
    </w:p>
    <w:p w:rsidR="00000000" w:rsidDel="00000000" w:rsidP="00000000" w:rsidRDefault="00000000" w:rsidRPr="00000000" w14:paraId="000000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옷이 사람을 고귀하게 만드는 것은 아니에요. 정직한 마음과 올곧은 품성이 그 사람의 가치를 만드는 거죠.</w:t>
      </w:r>
    </w:p>
    <w:p w:rsidR="00000000" w:rsidDel="00000000" w:rsidP="00000000" w:rsidRDefault="00000000" w:rsidRPr="00000000" w14:paraId="000001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똑바로 바라보며 말을 잇는다.</w:t>
      </w:r>
    </w:p>
    <w:p w:rsidR="00000000" w:rsidDel="00000000" w:rsidP="00000000" w:rsidRDefault="00000000" w:rsidRPr="00000000" w14:paraId="000001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잠시 모세를 향한다.</w:t>
      </w:r>
    </w:p>
    <w:p w:rsidR="00000000" w:rsidDel="00000000" w:rsidP="00000000" w:rsidRDefault="00000000" w:rsidRPr="00000000" w14:paraId="000001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오만하지 않아요. 자신을 높이지 않아도 꺾이지 않는 긍지를 지녔죠. 이 광장에 모인 그 어떤 남자보다 훌륭한 사람이에요. 제가 혼인할 사람은 바로 모세예요.</w:t>
      </w:r>
    </w:p>
    <w:p w:rsidR="00000000" w:rsidDel="00000000" w:rsidP="00000000" w:rsidRDefault="00000000" w:rsidRPr="00000000" w14:paraId="000001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분노와 체념이 뒤섞인 표정으로 소리친다.</w:t>
      </w:r>
    </w:p>
    <w:p w:rsidR="00000000" w:rsidDel="00000000" w:rsidP="00000000" w:rsidRDefault="00000000" w:rsidRPr="00000000" w14:paraId="000001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정녕 구제할 길이 없구나!</w:t>
      </w:r>
    </w:p>
    <w:p w:rsidR="00000000" w:rsidDel="00000000" w:rsidP="00000000" w:rsidRDefault="00000000" w:rsidRPr="00000000" w14:paraId="000001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군중 속에서 한 남자가 외친다.</w:t>
      </w:r>
    </w:p>
    <w:p w:rsidR="00000000" w:rsidDel="00000000" w:rsidP="00000000" w:rsidRDefault="00000000" w:rsidRPr="00000000" w14:paraId="000001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지켜보고 계시니, 이제 와서 무를 수는 없습니다! 연꽃의 맹세는 이미 맺어졌습니다!</w:t>
      </w:r>
    </w:p>
    <w:p w:rsidR="00000000" w:rsidDel="00000000" w:rsidP="00000000" w:rsidRDefault="00000000" w:rsidRPr="00000000" w14:paraId="000001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경멸에 찬 눈으로 다말을 노려본다.</w:t>
      </w:r>
    </w:p>
    <w:p w:rsidR="00000000" w:rsidDel="00000000" w:rsidP="00000000" w:rsidRDefault="00000000" w:rsidRPr="00000000" w14:paraId="000001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훗날 울며 매달려도 다시는 받아주지 않을 것이다. 명심해라. 저자와 혼인하는 순간, 너는 우리 가문과 아무런 관계도 없는 사람이 된다. 가문의 영광이 사라진 뒤에 다시 기어들어 올 생각은 꿈에도 하지 마라!</w:t>
      </w:r>
    </w:p>
    <w:p w:rsidR="00000000" w:rsidDel="00000000" w:rsidP="00000000" w:rsidRDefault="00000000" w:rsidRPr="00000000" w14:paraId="000001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미소 지으며 답한다.</w:t>
      </w:r>
    </w:p>
    <w:p w:rsidR="00000000" w:rsidDel="00000000" w:rsidP="00000000" w:rsidRDefault="00000000" w:rsidRPr="00000000" w14:paraId="000001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1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네, 아버지. 명심하겠습니다.</w:t>
      </w:r>
    </w:p>
    <w:p w:rsidR="00000000" w:rsidDel="00000000" w:rsidP="00000000" w:rsidRDefault="00000000" w:rsidRPr="00000000" w14:paraId="000001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완전히 등을 돌린다.</w:t>
      </w:r>
    </w:p>
    <w:p w:rsidR="00000000" w:rsidDel="00000000" w:rsidP="00000000" w:rsidRDefault="00000000" w:rsidRPr="00000000" w14:paraId="000001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군중을 향해 손을 내젓는다.</w:t>
      </w:r>
    </w:p>
    <w:p w:rsidR="00000000" w:rsidDel="00000000" w:rsidP="00000000" w:rsidRDefault="00000000" w:rsidRPr="00000000" w14:paraId="000001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구경은 끝났으니 모두 돌아가시오!</w:t>
      </w:r>
    </w:p>
    <w:p w:rsidR="00000000" w:rsidDel="00000000" w:rsidP="00000000" w:rsidRDefault="00000000" w:rsidRPr="00000000" w14:paraId="000001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볼일이 없으니 어서들 돌아가세요!</w:t>
      </w:r>
    </w:p>
    <w:p w:rsidR="00000000" w:rsidDel="00000000" w:rsidP="00000000" w:rsidRDefault="00000000" w:rsidRPr="00000000" w14:paraId="000001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파라오에게 다가간다.</w:t>
      </w:r>
    </w:p>
    <w:p w:rsidR="00000000" w:rsidDel="00000000" w:rsidP="00000000" w:rsidRDefault="00000000" w:rsidRPr="00000000" w14:paraId="000001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미소를 지으며 그를 맞이한다.</w:t>
      </w:r>
    </w:p>
    <w:p w:rsidR="00000000" w:rsidDel="00000000" w:rsidP="00000000" w:rsidRDefault="00000000" w:rsidRPr="00000000" w14:paraId="000001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저희와 함께 가시지요.</w:t>
      </w:r>
    </w:p>
    <w:p w:rsidR="00000000" w:rsidDel="00000000" w:rsidP="00000000" w:rsidRDefault="00000000" w:rsidRPr="00000000" w14:paraId="000001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델릴라와의 혼사를 의논해야 하지 않겠습니까.</w:t>
      </w:r>
    </w:p>
    <w:p w:rsidR="00000000" w:rsidDel="00000000" w:rsidP="00000000" w:rsidRDefault="00000000" w:rsidRPr="00000000" w14:paraId="000001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파라오와 함께 계단을 오른다. 그러다 걸음을 멈추고 뒤를 돌아 다말에게 다가간다.</w:t>
      </w:r>
    </w:p>
    <w:p w:rsidR="00000000" w:rsidDel="00000000" w:rsidP="00000000" w:rsidRDefault="00000000" w:rsidRPr="00000000" w14:paraId="000001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언니. 내가 경고했다는 걸 잊지 마. 저 거지와 혼인하면 평생 시궁창 같은 삶을 살면서 나를 우러러보게 될 거야.</w:t>
      </w:r>
    </w:p>
    <w:p w:rsidR="00000000" w:rsidDel="00000000" w:rsidP="00000000" w:rsidRDefault="00000000" w:rsidRPr="00000000" w14:paraId="000001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차갑게 바라본다.</w:t>
      </w:r>
    </w:p>
    <w:p w:rsidR="00000000" w:rsidDel="00000000" w:rsidP="00000000" w:rsidRDefault="00000000" w:rsidRPr="00000000" w14:paraId="000001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 w:rsidR="00000000" w:rsidDel="00000000" w:rsidP="00000000" w:rsidRDefault="00000000" w:rsidRPr="00000000" w14:paraId="000001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웃음기가 사라진다.</w:t>
      </w:r>
    </w:p>
    <w:p w:rsidR="00000000" w:rsidDel="00000000" w:rsidP="00000000" w:rsidRDefault="00000000" w:rsidRPr="00000000" w14:paraId="000001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잠시 다말을 노려보다가 이내 다시 미소를 지으며 가족들을 따라간다.</w:t>
      </w:r>
    </w:p>
    <w:p w:rsidR="00000000" w:rsidDel="00000000" w:rsidP="00000000" w:rsidRDefault="00000000" w:rsidRPr="00000000" w14:paraId="000001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그들의 뒷모습을 바라보며 희미하게 미소 짓는다.</w:t>
      </w:r>
    </w:p>
    <w:p w:rsidR="00000000" w:rsidDel="00000000" w:rsidP="00000000" w:rsidRDefault="00000000" w:rsidRPr="00000000" w14:paraId="000001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돌아서자, 공사장에서  일하는 남자1이 급하게 소리친다.</w:t>
      </w:r>
    </w:p>
    <w:p w:rsidR="00000000" w:rsidDel="00000000" w:rsidP="00000000" w:rsidRDefault="00000000" w:rsidRPr="00000000" w14:paraId="000001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조심하시오! 신전이 무너지려고 합니다!</w:t>
        <w:br w:type="textWrapping"/>
      </w:r>
    </w:p>
    <w:p w:rsidR="00000000" w:rsidDel="00000000" w:rsidP="00000000" w:rsidRDefault="00000000" w:rsidRPr="00000000" w14:paraId="000001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그때, 신전 증축 공사장에서 무너진 비계 위로 수십 톤의 대리석이 두 사람을 향해 쏟아진다.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Title"/>
        <w:spacing w:before="280" w:lineRule="auto"/>
        <w:rPr>
          <w:sz w:val="21"/>
          <w:szCs w:val="21"/>
        </w:rPr>
      </w:pPr>
      <w:bookmarkStart w:colFirst="0" w:colLast="0" w:name="_yfc39saezq4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1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가족들, 군중1, 군중2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순식간에 다말을 끌어안아 자신의 몸으로 감싼다.</w:t>
      </w:r>
    </w:p>
    <w:p w:rsidR="00000000" w:rsidDel="00000000" w:rsidP="00000000" w:rsidRDefault="00000000" w:rsidRPr="00000000" w14:paraId="000001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수십 톤의 대리석이 두 사람의 위로 쏟아진다.</w:t>
      </w:r>
    </w:p>
    <w:p w:rsidR="00000000" w:rsidDel="00000000" w:rsidP="00000000" w:rsidRDefault="00000000" w:rsidRPr="00000000" w14:paraId="00000122">
      <w:pPr>
        <w:spacing w:after="200" w:lineRule="auto"/>
        <w:rPr>
          <w:sz w:val="21"/>
          <w:szCs w:val="21"/>
        </w:rPr>
      </w:pPr>
      <w:commentRangeStart w:id="42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한 손으로 낡은 지팡이를 땅에 내리찍는다.</w:t>
      </w:r>
      <w:commentRangeEnd w:id="42"/>
      <w:r>
        <w:rPr>
          <w:rStyle w:val="CommentReference"/>
        </w:rPr>
        <w:commentReference w:id="42"/>
      </w:r>
    </w:p>
    <w:p w:rsidR="00000000" w:rsidDel="00000000" w:rsidP="00000000" w:rsidRDefault="00000000" w:rsidRPr="00000000" w14:paraId="00000123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쿵—! </w:t>
      </w:r>
      <w:commentRangeStart w:id="16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보이지 않는 거대한 힘(돌풍)이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대리석의 궤도를 꺾어버리고, 돌무더기는 두 사람을 빗겨가 산산조각 난다. </w:t>
      </w:r>
    </w:p>
    <w:p w:rsidR="00000000" w:rsidDel="00000000" w:rsidP="00000000" w:rsidRDefault="00000000" w:rsidRPr="00000000" w14:paraId="00000124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사람을 지켜본 군중들이 수군거린다.</w:t>
      </w:r>
    </w:p>
    <w:p w:rsidR="00000000" w:rsidDel="00000000" w:rsidP="00000000" w:rsidRDefault="00000000" w:rsidRPr="00000000" w14:paraId="000001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돌풍이 몰아치더니 대리석이 산산이 깨졌어! </w:t>
      </w:r>
    </w:p>
    <w:p w:rsidR="00000000" w:rsidDel="00000000" w:rsidP="00000000" w:rsidRDefault="00000000" w:rsidRPr="00000000" w14:paraId="00000126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헛것을 본 거겠지. 그렇게 강한 바람이 어떻게 갑자기 불어오겠는가.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놀라 눈을 크게 뜬다.</w:t>
      </w:r>
    </w:p>
    <w:p w:rsidR="00000000" w:rsidDel="00000000" w:rsidP="00000000" w:rsidRDefault="00000000" w:rsidRPr="00000000" w14:paraId="0000012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갑자기 돌풍이 분 게 아니야. 모세가 지팡이를 내려치니 돌풍이 불어닥쳤어.</w:t>
      </w:r>
      <w:commentRangeEnd w:id="43"/>
      <w:r>
        <w:rPr>
          <w:rStyle w:val="CommentReference"/>
        </w:rPr>
        <w:commentReference w:id="43"/>
      </w:r>
    </w:p>
    <w:p w:rsidR="00000000" w:rsidDel="00000000" w:rsidP="00000000" w:rsidRDefault="00000000" w:rsidRPr="00000000" w14:paraId="00000129">
      <w:pPr>
        <w:spacing w:after="80" w:line="288.00000000000006" w:lineRule="auto"/>
        <w:rPr>
          <w:sz w:val="21"/>
          <w:szCs w:val="21"/>
        </w:rPr>
      </w:pPr>
      <w:commentRangeStart w:id="44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지팡이를 허리춤으로 숨기듯 가져가는 모세를 본다.</w:t>
      </w:r>
      <w:commentRangeEnd w:id="44"/>
      <w:r>
        <w:rPr>
          <w:rStyle w:val="CommentReference"/>
        </w:rPr>
        <w:commentReference w:id="44"/>
      </w:r>
    </w:p>
    <w:p w:rsidR="00000000" w:rsidDel="00000000" w:rsidP="00000000" w:rsidRDefault="00000000" w:rsidRPr="00000000" w14:paraId="000001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…드러내고 싶지 않은 건가? 저토록 강력한 권능을 손에 쥐고 숨기려 하다니. 하지만 그게 모세가 원하는 거라면, 나 역시 모른 척하는 것이 옳겠지. </w:t>
      </w:r>
    </w:p>
    <w:p w:rsidR="00000000" w:rsidDel="00000000" w:rsidP="00000000" w:rsidRDefault="00000000" w:rsidRPr="00000000" w14:paraId="000001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걱정스러운 표정으로 다말을 살핀다.</w:t>
      </w:r>
    </w:p>
    <w:p w:rsidR="00000000" w:rsidDel="00000000" w:rsidP="00000000" w:rsidRDefault="00000000" w:rsidRPr="00000000" w14:paraId="000001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괜찮은 건가? 다친 곳은?</w:t>
      </w:r>
    </w:p>
    <w:p w:rsidR="00000000" w:rsidDel="00000000" w:rsidP="00000000" w:rsidRDefault="00000000" w:rsidRPr="00000000" w14:paraId="000001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모세를 살핀다.</w:t>
      </w:r>
    </w:p>
    <w:p w:rsidR="00000000" w:rsidDel="00000000" w:rsidP="00000000" w:rsidRDefault="00000000" w:rsidRPr="00000000" w14:paraId="000001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괜찮아요. 모세, 당신은요? 괜찮은 거죠?</w:t>
      </w:r>
    </w:p>
    <w:p w:rsidR="00000000" w:rsidDel="00000000" w:rsidP="00000000" w:rsidRDefault="00000000" w:rsidRPr="00000000" w14:paraId="000001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장난스럽게 웃으며 엉망이 된 다말의 머리카락을 귀 뒤로 넘겨준다.</w:t>
      </w:r>
    </w:p>
    <w:p w:rsidR="00000000" w:rsidDel="00000000" w:rsidP="00000000" w:rsidRDefault="00000000" w:rsidRPr="00000000" w14:paraId="000001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나도 괜찮다. 하지만 다치는 대가로 당신의 걱정을 받을 수 있다면, 상처 입는 것도 그리 나쁜 일은 아닌 것 같군.</w:t>
      </w:r>
    </w:p>
    <w:p w:rsidR="00000000" w:rsidDel="00000000" w:rsidP="00000000" w:rsidRDefault="00000000" w:rsidRPr="00000000" w14:paraId="000001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뺨이 붉어진다. 머리카락을 만지작거린다.</w:t>
      </w:r>
    </w:p>
    <w:p w:rsidR="00000000" w:rsidDel="00000000" w:rsidP="00000000" w:rsidRDefault="00000000" w:rsidRPr="00000000" w14:paraId="0000013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진중한 성격인 줄로만 알았는데, 이런 농담도 할 줄 안다니.</w:t>
      </w:r>
    </w:p>
    <w:p w:rsidR="00000000" w:rsidDel="00000000" w:rsidP="00000000" w:rsidRDefault="00000000" w:rsidRPr="00000000" w14:paraId="000001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저 멀리서 달려온 남자1이 고개를 숙이며 사죄한다.</w:t>
      </w:r>
    </w:p>
    <w:p w:rsidR="00000000" w:rsidDel="00000000" w:rsidP="00000000" w:rsidRDefault="00000000" w:rsidRPr="00000000" w14:paraId="0000013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안전장치를 미흡하게 해서 벌어진 일입니다. 제발 용서해 주십시오!</w:t>
      </w:r>
    </w:p>
    <w:p w:rsidR="00000000" w:rsidDel="00000000" w:rsidP="00000000" w:rsidRDefault="00000000" w:rsidRPr="00000000" w14:paraId="000001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남자를 일으켜 세운다.</w:t>
      </w:r>
    </w:p>
    <w:p w:rsidR="00000000" w:rsidDel="00000000" w:rsidP="00000000" w:rsidRDefault="00000000" w:rsidRPr="00000000" w14:paraId="0000013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 사과할 필요 없다. 모두 무사하니 더는 마음 쓰지 말거라.</w:t>
      </w:r>
    </w:p>
    <w:p w:rsidR="00000000" w:rsidDel="00000000" w:rsidP="00000000" w:rsidRDefault="00000000" w:rsidRPr="00000000" w14:paraId="0000013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남자1이 고개를 숙이며 감사하다고 한다.</w:t>
      </w:r>
    </w:p>
    <w:p w:rsidR="00000000" w:rsidDel="00000000" w:rsidP="00000000" w:rsidRDefault="00000000" w:rsidRPr="00000000" w14:paraId="000001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감사합니다, 감사합니다!</w:t>
      </w:r>
    </w:p>
    <w:p w:rsidR="00000000" w:rsidDel="00000000" w:rsidP="00000000" w:rsidRDefault="00000000" w:rsidRPr="00000000" w14:paraId="000001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모습을 바라보며 부드럽게 미소 짓는다.</w:t>
      </w:r>
    </w:p>
    <w:p w:rsidR="00000000" w:rsidDel="00000000" w:rsidP="00000000" w:rsidRDefault="00000000" w:rsidRPr="00000000" w14:paraId="0000013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평생 잔인하고 오만한 자들만 보며 살아왔는데... 이토록 다정하고 정직한 사람을 만나게 되다니.</w:t>
      </w:r>
    </w:p>
    <w:p w:rsidR="00000000" w:rsidDel="00000000" w:rsidP="00000000" w:rsidRDefault="00000000" w:rsidRPr="00000000" w14:paraId="000001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모세가 들고 있는 더러워진 연꽃을 부드러운 시선으로 본다.</w:t>
      </w:r>
    </w:p>
    <w:p w:rsidR="00000000" w:rsidDel="00000000" w:rsidP="00000000" w:rsidRDefault="00000000" w:rsidRPr="00000000" w14:paraId="000001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델릴라의 전생의 남편인 걸 알았을 땐 두려웠지만, 이젠 아니야. 어쩌면 태양신께서 나를 굽어살피신 걸지도 몰라. 드디어 내가 있어야 할 자리에 온 것 같은 기분이 들어.</w:t>
      </w:r>
    </w:p>
    <w:p w:rsidR="00000000" w:rsidDel="00000000" w:rsidP="00000000" w:rsidRDefault="00000000" w:rsidRPr="00000000" w14:paraId="000001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모세를 바라보며 말한다.</w:t>
      </w:r>
    </w:p>
    <w:p w:rsidR="00000000" w:rsidDel="00000000" w:rsidP="00000000" w:rsidRDefault="00000000" w:rsidRPr="00000000" w14:paraId="000001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이제 가야 합니다. 그러니 기억해요, 모세.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혼례는 사흘 뒤, 죽음의 바다 앞 제단에서 해요.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절대 잊어서는 안 돼요. 오늘 나눈 맹세를 지키러 저를 데리러 와주세요.</w:t>
      </w:r>
    </w:p>
    <w:p w:rsidR="00000000" w:rsidDel="00000000" w:rsidP="00000000" w:rsidRDefault="00000000" w:rsidRPr="00000000" w14:paraId="000001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당당한 모습에 넋을 잃고 바라본다.</w:t>
      </w:r>
    </w:p>
    <w:p w:rsidR="00000000" w:rsidDel="00000000" w:rsidP="00000000" w:rsidRDefault="00000000" w:rsidRPr="00000000" w14:paraId="000001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미소 짓는다.</w:t>
      </w:r>
    </w:p>
    <w:p w:rsidR="00000000" w:rsidDel="00000000" w:rsidP="00000000" w:rsidRDefault="00000000" w:rsidRPr="00000000" w14:paraId="000001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당신의 신부가 되어 기다리고 있을게요.</w:t>
      </w:r>
    </w:p>
    <w:p w:rsidR="00000000" w:rsidDel="00000000" w:rsidP="00000000" w:rsidRDefault="00000000" w:rsidRPr="00000000" w14:paraId="000001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애틋하게 본다. </w:t>
      </w:r>
    </w:p>
    <w:p w:rsidR="00000000" w:rsidDel="00000000" w:rsidP="00000000" w:rsidRDefault="00000000" w:rsidRPr="00000000" w14:paraId="000001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여인은 자신이 노예와 결혼하는 줄로만 알고 있을 텐데 두려움에 잡아먹히지 않고 나를 믿으려 하는구나. </w:t>
      </w:r>
    </w:p>
    <w:p w:rsidR="00000000" w:rsidDel="00000000" w:rsidP="00000000" w:rsidRDefault="00000000" w:rsidRPr="00000000" w14:paraId="00000144">
      <w:pPr>
        <w:spacing w:after="80" w:line="28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처음으로 희미하게 웃는다.</w:t>
      </w:r>
    </w:p>
    <w:p w:rsidR="00000000" w:rsidDel="00000000" w:rsidP="00000000" w:rsidRDefault="00000000" w:rsidRPr="00000000" w14:paraId="000001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가겠다 약속하지.</w:t>
      </w:r>
    </w:p>
    <w:p w:rsidR="00000000" w:rsidDel="00000000" w:rsidP="00000000" w:rsidRDefault="00000000" w:rsidRPr="00000000" w14:paraId="0000014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 말과 함께 사라진다. 모세는 다말이 사라진 방향을 멍하니 바라본다.</w:t>
      </w:r>
    </w:p>
    <w:p w:rsidR="00000000" w:rsidDel="00000000" w:rsidP="00000000" w:rsidRDefault="00000000" w:rsidRPr="00000000" w14:paraId="0000014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Title"/>
        <w:spacing w:before="280" w:lineRule="auto"/>
        <w:rPr>
          <w:sz w:val="21"/>
          <w:szCs w:val="21"/>
        </w:rPr>
      </w:pPr>
      <w:bookmarkStart w:colFirst="0" w:colLast="0" w:name="_elaolnr9w7i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사흘 후 낮</w:t>
      </w:r>
    </w:p>
    <w:p w:rsidR="00000000" w:rsidDel="00000000" w:rsidP="00000000" w:rsidRDefault="00000000" w:rsidRPr="00000000" w14:paraId="0000014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전령관, 군중, 네페라, 귀부인1, 귀부인2, 병사들, 파라오, 라반, 귀부인3, 소년, 모세, 가족들, 군인1, 군인2</w:t>
      </w:r>
    </w:p>
    <w:p w:rsidR="00000000" w:rsidDel="00000000" w:rsidP="00000000" w:rsidRDefault="00000000" w:rsidRPr="00000000" w14:paraId="000001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델릴라의 혼인식이 열리는 날.</w:t>
      </w:r>
    </w:p>
    <w:p w:rsidR="00000000" w:rsidDel="00000000" w:rsidP="00000000" w:rsidRDefault="00000000" w:rsidRPr="00000000" w14:paraId="000001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광장은 화려하게 차려입은 하객들로 가득하고, 곳곳에서 음악과 웃음소리가 울려 퍼진다.</w:t>
      </w:r>
    </w:p>
    <w:p w:rsidR="00000000" w:rsidDel="00000000" w:rsidP="00000000" w:rsidRDefault="00000000" w:rsidRPr="00000000" w14:paraId="000001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 중앙에 선 전령관이 두루마리를 펼쳐 들고 목청껏 외친다.</w:t>
      </w:r>
    </w:p>
    <w:p w:rsidR="00000000" w:rsidDel="00000000" w:rsidP="00000000" w:rsidRDefault="00000000" w:rsidRPr="00000000" w14:paraId="000001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주목하시오! 신부 델릴라의 지참금을 공개하겠소!</w:t>
      </w:r>
    </w:p>
    <w:p w:rsidR="00000000" w:rsidDel="00000000" w:rsidP="00000000" w:rsidRDefault="00000000" w:rsidRPr="00000000" w14:paraId="000001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예복을 입은 델릴라가 만족스러운 미소를 짓고 서 있다.</w:t>
      </w:r>
    </w:p>
    <w:p w:rsidR="00000000" w:rsidDel="00000000" w:rsidP="00000000" w:rsidRDefault="00000000" w:rsidRPr="00000000" w14:paraId="000001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전령관이 두루마리에 적힌 목록을 읽기 시작한다.</w:t>
      </w:r>
    </w:p>
    <w:p w:rsidR="00000000" w:rsidDel="00000000" w:rsidP="00000000" w:rsidRDefault="00000000" w:rsidRPr="00000000" w14:paraId="000001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순금으로 만든 연꽃 장식 한 쌍!</w:t>
      </w:r>
    </w:p>
    <w:p w:rsidR="00000000" w:rsidDel="00000000" w:rsidP="00000000" w:rsidRDefault="00000000" w:rsidRPr="00000000" w14:paraId="000001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보석함이 열리자, 그 안을 가득 채운 화려한 보석과 황금 장신구가 눈부시게 빛난다.</w:t>
      </w:r>
    </w:p>
    <w:p w:rsidR="00000000" w:rsidDel="00000000" w:rsidP="00000000" w:rsidRDefault="00000000" w:rsidRPr="00000000" w14:paraId="000001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금화 아흔아홉 상자!</w:t>
      </w:r>
    </w:p>
    <w:p w:rsidR="00000000" w:rsidDel="00000000" w:rsidP="00000000" w:rsidRDefault="00000000" w:rsidRPr="00000000" w14:paraId="000001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상자들의 뚜껑이 차례로 열리고, 그 안에 금화가 산더미처럼 쌓여 있다.</w:t>
      </w:r>
    </w:p>
    <w:p w:rsidR="00000000" w:rsidDel="00000000" w:rsidP="00000000" w:rsidRDefault="00000000" w:rsidRPr="00000000" w14:paraId="000001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 네페라와 귀부인들이 감탄하며 입을 다물지 못한다.</w:t>
      </w:r>
    </w:p>
    <w:p w:rsidR="00000000" w:rsidDel="00000000" w:rsidP="00000000" w:rsidRDefault="00000000" w:rsidRPr="00000000" w14:paraId="000001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내리신 축복이로군요!</w:t>
      </w:r>
    </w:p>
    <w:p w:rsidR="00000000" w:rsidDel="00000000" w:rsidP="00000000" w:rsidRDefault="00000000" w:rsidRPr="00000000" w14:paraId="0000015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작은따님의 지참금은 왕의 신부에게도 부족함이 없겠어요!</w:t>
      </w:r>
    </w:p>
    <w:p w:rsidR="00000000" w:rsidDel="00000000" w:rsidP="00000000" w:rsidRDefault="00000000" w:rsidRPr="00000000" w14:paraId="000001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곁에 서 있는 다말을 곁눈질하며 의기양양하게 말한다.</w:t>
      </w:r>
    </w:p>
    <w:p w:rsidR="00000000" w:rsidDel="00000000" w:rsidP="00000000" w:rsidRDefault="00000000" w:rsidRPr="00000000" w14:paraId="000001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당연하지요. 신의 피를 이어받은 가문의 파라오 님과 혼인하는 것이니까요.</w:t>
      </w:r>
    </w:p>
    <w:p w:rsidR="00000000" w:rsidDel="00000000" w:rsidP="00000000" w:rsidRDefault="00000000" w:rsidRPr="00000000" w14:paraId="000001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큰따님은 가난한 노예를 골랐다지요? 스스로 거지가 되겠다는 딸에게 귀한 보물을 낭비할 수는 없겠지요.</w:t>
      </w:r>
    </w:p>
    <w:p w:rsidR="00000000" w:rsidDel="00000000" w:rsidP="00000000" w:rsidRDefault="00000000" w:rsidRPr="00000000" w14:paraId="000001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말없이 작은 천 주머니 하나만을 들고 서 있다.</w:t>
      </w:r>
    </w:p>
    <w:p w:rsidR="00000000" w:rsidDel="00000000" w:rsidP="00000000" w:rsidRDefault="00000000" w:rsidRPr="00000000" w14:paraId="000001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비웃는다.</w:t>
      </w:r>
    </w:p>
    <w:p w:rsidR="00000000" w:rsidDel="00000000" w:rsidP="00000000" w:rsidRDefault="00000000" w:rsidRPr="00000000" w14:paraId="000001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끝까지 고집을 부릴 셈이야? 그 보잘것없는 노예와 혼인하겠다고? 진흙탕 속에서 사는 법부터 익혀두는 게 좋을 거야. 궁금하네. 그 고운 손이 물집과 기름때로 뒤덮이기까지 얼마나 걸릴까?</w:t>
      </w:r>
    </w:p>
    <w:p w:rsidR="00000000" w:rsidDel="00000000" w:rsidP="00000000" w:rsidRDefault="00000000" w:rsidRPr="00000000" w14:paraId="000001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웃음을 터뜨린다.</w:t>
      </w:r>
    </w:p>
    <w:p w:rsidR="00000000" w:rsidDel="00000000" w:rsidP="00000000" w:rsidRDefault="00000000" w:rsidRPr="00000000" w14:paraId="000001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앞만 바라본다.</w:t>
      </w:r>
    </w:p>
    <w:p w:rsidR="00000000" w:rsidDel="00000000" w:rsidP="00000000" w:rsidRDefault="00000000" w:rsidRPr="00000000" w14:paraId="000001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화려한 꽃으로 장식된 마차가 병사들의 호위를 받으며 광장으로 들어선다.</w:t>
      </w:r>
    </w:p>
    <w:p w:rsidR="00000000" w:rsidDel="00000000" w:rsidP="00000000" w:rsidRDefault="00000000" w:rsidRPr="00000000" w14:paraId="000001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마차가 멈추고, 파라오가 위풍당당한 모습으로 내린다.</w:t>
      </w:r>
    </w:p>
    <w:p w:rsidR="00000000" w:rsidDel="00000000" w:rsidP="00000000" w:rsidRDefault="00000000" w:rsidRPr="00000000" w14:paraId="000001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저런 것이 고귀한 자의 등장이지요! 파라오 님께서는 자신의 위엄을 드러낼 줄 아시는 분이에요.</w:t>
      </w:r>
    </w:p>
    <w:p w:rsidR="00000000" w:rsidDel="00000000" w:rsidP="00000000" w:rsidRDefault="00000000" w:rsidRPr="00000000" w14:paraId="000001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활짝 웃으며 파라오를 맞이하러 다가간다.</w:t>
      </w:r>
    </w:p>
    <w:p w:rsidR="00000000" w:rsidDel="00000000" w:rsidP="00000000" w:rsidRDefault="00000000" w:rsidRPr="00000000" w14:paraId="000001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가문의 자랑이 되실 파라오 님! 참으로 장엄한 등장이십니다!</w:t>
      </w:r>
    </w:p>
    <w:p w:rsidR="00000000" w:rsidDel="00000000" w:rsidP="00000000" w:rsidRDefault="00000000" w:rsidRPr="00000000" w14:paraId="000001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가볍게 미소 짓는다. 그 모습을 지켜보던 하객들이 수군거리기 시작한다.</w:t>
      </w:r>
    </w:p>
    <w:p w:rsidR="00000000" w:rsidDel="00000000" w:rsidP="00000000" w:rsidRDefault="00000000" w:rsidRPr="00000000" w14:paraId="000001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귀부인3: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벌써 도착하셨는데, 큰따님의 신랑은 어디에 있는 것이오?</w:t>
      </w:r>
    </w:p>
    <w:p w:rsidR="00000000" w:rsidDel="00000000" w:rsidP="00000000" w:rsidRDefault="00000000" w:rsidRPr="00000000" w14:paraId="000001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초조한 표정으로 광장 입구를 돌아본다.</w:t>
      </w:r>
    </w:p>
    <w:p w:rsidR="00000000" w:rsidDel="00000000" w:rsidP="00000000" w:rsidRDefault="00000000" w:rsidRPr="00000000" w14:paraId="000001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그런 다말을 바라보며 다시 비웃는다.</w:t>
      </w:r>
    </w:p>
    <w:p w:rsidR="00000000" w:rsidDel="00000000" w:rsidP="00000000" w:rsidRDefault="00000000" w:rsidRPr="00000000" w14:paraId="000001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정신을 못차리고 기다리는 거야? 해가 중천에 떴는데도 언니의 노예는 모습조차 보이지 않잖아. 그 남자는 분명 도망쳤을 거야. 빈털터리 계집은 노예도 거른다잖아!</w:t>
      </w:r>
    </w:p>
    <w:p w:rsidR="00000000" w:rsidDel="00000000" w:rsidP="00000000" w:rsidRDefault="00000000" w:rsidRPr="00000000" w14:paraId="000001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라반을 비롯한 주변 사람들도 다말을 바라보며 비웃는다.</w:t>
      </w:r>
    </w:p>
    <w:p w:rsidR="00000000" w:rsidDel="00000000" w:rsidP="00000000" w:rsidRDefault="00000000" w:rsidRPr="00000000" w14:paraId="000001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넘실거리는 바다를 등지고 꼿꼿하게 서 있다. 그러나</w:t>
      </w:r>
      <w:commentRangeStart w:id="17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해가 기울수록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손끝이 떨린다.</w:t>
      </w:r>
    </w:p>
    <w:p w:rsidR="00000000" w:rsidDel="00000000" w:rsidP="00000000" w:rsidRDefault="00000000" w:rsidRPr="00000000" w14:paraId="000001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모세…</w:t>
      </w:r>
    </w:p>
    <w:p w:rsidR="00000000" w:rsidDel="00000000" w:rsidP="00000000" w:rsidRDefault="00000000" w:rsidRPr="00000000" w14:paraId="000001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절망이 스치는 그 순간 하늘이 잿빛으로 물들며 폭풍우가 몰아치기 시작한다.</w:t>
      </w:r>
    </w:p>
    <w:p w:rsidR="00000000" w:rsidDel="00000000" w:rsidP="00000000" w:rsidRDefault="00000000" w:rsidRPr="00000000" w14:paraId="000001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소년: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폭풍우다!! 신이 분노하신 거야!</w:t>
      </w:r>
    </w:p>
    <w:p w:rsidR="00000000" w:rsidDel="00000000" w:rsidP="00000000" w:rsidRDefault="00000000" w:rsidRPr="00000000" w14:paraId="00000170">
      <w:pPr>
        <w:spacing w:after="40" w:line="288.00000000000006" w:lineRule="auto"/>
        <w:rPr>
          <w:sz w:val="21"/>
          <w:szCs w:val="21"/>
        </w:rPr>
      </w:pPr>
      <w:commentRangeStart w:id="45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웅성거리는 가운데, 흙바람을 뚫고 모세가 걸어온다. 군대가 모세를 비웃는다.</w:t>
      </w:r>
      <w:commentRangeEnd w:id="45"/>
      <w:r>
        <w:rPr>
          <w:rStyle w:val="CommentReference"/>
        </w:rPr>
        <w:commentReference w:id="45"/>
      </w:r>
    </w:p>
    <w:p w:rsidR="00000000" w:rsidDel="00000000" w:rsidP="00000000" w:rsidRDefault="00000000" w:rsidRPr="00000000" w14:paraId="000001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 길에서 구걸하다 늦은 모양인데 가서 마저 구걸이나 해.</w:t>
      </w:r>
    </w:p>
    <w:p w:rsidR="00000000" w:rsidDel="00000000" w:rsidP="00000000" w:rsidRDefault="00000000" w:rsidRPr="00000000" w14:paraId="000001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거지가 감히 혼례를 올리려 하니 신들께서 재앙으로 답하신 게지. 썩 물러나라! </w:t>
      </w:r>
    </w:p>
    <w:p w:rsidR="00000000" w:rsidDel="00000000" w:rsidP="00000000" w:rsidRDefault="00000000" w:rsidRPr="00000000" w14:paraId="000001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비웃던 군대의 창칼이 그를 가로막지만, 모세는 말없이 바다를 향해 낡은 지팡이를 치켜든다.</w:t>
      </w:r>
    </w:p>
    <w:p w:rsidR="00000000" w:rsidDel="00000000" w:rsidP="00000000" w:rsidRDefault="00000000" w:rsidRPr="00000000" w14:paraId="00000174">
      <w:pPr>
        <w:spacing w:after="40" w:line="288.00000000000006" w:lineRule="auto"/>
        <w:rPr>
          <w:sz w:val="21"/>
          <w:szCs w:val="21"/>
        </w:rPr>
      </w:pPr>
      <w:commentRangeStart w:id="46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쿠구구궁—! 천지를 찢는 굉음과 함께, 집어삼킬 듯 굽이치던 거대한 붉은 바다가 좌우로 두 동강 난다. 수십 미터의 거대한 물 벽이 양옆으로 솟구치고, 그 사이로 바다 밑바닥의 뽀얀 마른 땅이 황금빛 길처럼 드러난다.</w:t>
      </w:r>
      <w:commentRangeEnd w:id="46"/>
      <w:r>
        <w:rPr>
          <w:rStyle w:val="CommentReference"/>
        </w:rPr>
        <w:commentReference w:id="46"/>
      </w:r>
    </w:p>
    <w:p w:rsidR="00000000" w:rsidDel="00000000" w:rsidP="00000000" w:rsidRDefault="00000000" w:rsidRPr="00000000" w14:paraId="00000175">
      <w:pPr>
        <w:spacing w:after="40" w:line="288.00000000000006" w:lineRule="auto"/>
        <w:rPr>
          <w:sz w:val="21"/>
          <w:szCs w:val="21"/>
        </w:rPr>
      </w:pPr>
      <w:commentRangeStart w:id="47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압도적인 기적 앞에 파라오와 델릴라, 모든 제국민이 경악하며 모세의 앞에 무릎을 꿇는다.</w:t>
      </w:r>
      <w:commentRangeEnd w:id="47"/>
      <w:r>
        <w:rPr>
          <w:rStyle w:val="CommentReference"/>
        </w:rPr>
        <w:commentReference w:id="47"/>
      </w:r>
    </w:p>
    <w:p w:rsidR="00000000" w:rsidDel="00000000" w:rsidP="00000000" w:rsidRDefault="00000000" w:rsidRPr="00000000" w14:paraId="0000017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바다를 가르는 권능이라니... 부디 저희를 불쌍히 여기시고 자비를 베풀어 주십시오! </w:t>
      </w:r>
    </w:p>
    <w:p w:rsidR="00000000" w:rsidDel="00000000" w:rsidP="00000000" w:rsidRDefault="00000000" w:rsidRPr="00000000" w14:paraId="000001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물벽이 포효하는 바다 한가운데서, 모세는 다른 이들을 무시하고 오직 다말만을 향해 손을 내민다.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약속대로 나의 신부를 맞이하러 왔다.</w:t>
      </w:r>
      <w:commentRangeEnd w:id="48"/>
      <w:r>
        <w:rPr>
          <w:rStyle w:val="CommentReference"/>
        </w:rPr>
        <w:commentReference w:id="48"/>
      </w:r>
    </w:p>
    <w:p w:rsidR="00000000" w:rsidDel="00000000" w:rsidP="00000000" w:rsidRDefault="00000000" w:rsidRPr="00000000" w14:paraId="000001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Title"/>
        <w:spacing w:before="280" w:lineRule="auto"/>
        <w:rPr/>
      </w:pPr>
      <w:bookmarkStart w:colFirst="0" w:colLast="0" w:name="_qqbahvcirdi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제8화</w:t>
      </w:r>
    </w:p>
    <w:p w:rsidR="00000000" w:rsidDel="00000000" w:rsidP="00000000" w:rsidRDefault="00000000" w:rsidRPr="00000000" w14:paraId="0000017C">
      <w:pPr>
        <w:spacing w:after="40" w:before="140" w:lineRule="auto"/>
        <w:rPr>
          <w:b w:val="1"/>
          <w:bCs w:val="1"/>
          <w:sz w:val="23"/>
          <w:szCs w:val="23"/>
        </w:rPr>
      </w:pPr>
      <w:commentRangeStart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광장 / 낮</w:t>
      </w:r>
      <w:commentRangeEnd w:id="49"/>
      <w:r>
        <w:rPr>
          <w:rStyle w:val="CommentReference"/>
        </w:rPr>
        <w:commentReference w:id="49"/>
      </w:r>
    </w:p>
    <w:p w:rsidR="00000000" w:rsidDel="00000000" w:rsidP="00000000" w:rsidRDefault="00000000" w:rsidRPr="00000000" w14:paraId="0000017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아론, 모세, 다말, 델릴라, 가족들, 라반, 귀족 남자1, 귀부인1, 네페라, 전령관, 원로, 파라오</w:t>
      </w:r>
    </w:p>
    <w:p w:rsidR="00000000" w:rsidDel="00000000" w:rsidP="00000000" w:rsidRDefault="00000000" w:rsidRPr="00000000" w14:paraId="000001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경외하는 군중들 사이로 여전히 남루한 노예 차림의 모세가 아론과 함께 당당히 걸어 들어온다.</w:t>
      </w:r>
    </w:p>
    <w:p w:rsidR="00000000" w:rsidDel="00000000" w:rsidP="00000000" w:rsidRDefault="00000000" w:rsidRPr="00000000" w14:paraId="000001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시선은 오직 다말에게 향해 있다.</w:t>
      </w:r>
    </w:p>
    <w:p w:rsidR="00000000" w:rsidDel="00000000" w:rsidP="00000000" w:rsidRDefault="00000000" w:rsidRPr="00000000" w14:paraId="000001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믿을 수 없다는 표정으로 모세를 바라보고, 다말의 얼굴에는 안도와 기쁨이 번진다.</w:t>
      </w:r>
    </w:p>
    <w:p w:rsidR="00000000" w:rsidDel="00000000" w:rsidP="00000000" w:rsidRDefault="00000000" w:rsidRPr="00000000" w14:paraId="00000181">
      <w:pPr>
        <w:spacing w:after="40" w:line="288.00000000000006" w:lineRule="auto"/>
        <w:rPr>
          <w:sz w:val="21"/>
          <w:szCs w:val="21"/>
        </w:rPr>
      </w:pPr>
      <w:commentRangeStart w:id="50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계단 아래에 멈춰 서서 다말과 가족들을 본다. 사람들은 여전히 모세를 경외한다.</w:t>
      </w:r>
      <w:commentRangeEnd w:id="50"/>
      <w:r>
        <w:rPr>
          <w:rStyle w:val="CommentReference"/>
        </w:rPr>
        <w:commentReference w:id="50"/>
      </w:r>
    </w:p>
    <w:p w:rsidR="00000000" w:rsidDel="00000000" w:rsidP="00000000" w:rsidRDefault="00000000" w:rsidRPr="00000000" w14:paraId="000001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사람들에게 날카롭게 분노하며 소리 지른다.</w:t>
      </w:r>
    </w:p>
    <w:p w:rsidR="00000000" w:rsidDel="00000000" w:rsidP="00000000" w:rsidRDefault="00000000" w:rsidRPr="00000000" w14:paraId="00000183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정신 나간 거야? 그건 신의 권능도, 저 노예의 기적도 아니야. 때마침 불어온 폭풍이 바다를 갈랐을 뿐이라고!!</w:t>
      </w:r>
      <w:commentRangeEnd w:id="51"/>
      <w:r>
        <w:rPr>
          <w:rStyle w:val="CommentReference"/>
        </w:rPr>
        <w:commentReference w:id="51"/>
      </w:r>
    </w:p>
    <w:p w:rsidR="00000000" w:rsidDel="00000000" w:rsidP="00000000" w:rsidRDefault="00000000" w:rsidRPr="00000000" w14:paraId="000001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서로의 눈치를 보며 일어나고 라반도 수긍하며 일어난다. 라반은 속았다는 생각에 분노한다.</w:t>
      </w:r>
    </w:p>
    <w:p w:rsidR="00000000" w:rsidDel="00000000" w:rsidP="00000000" w:rsidRDefault="00000000" w:rsidRPr="00000000" w14:paraId="000001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말이 맞다. 어찌 남루한 거지가 그런 일을 해낼 수 있겠는가. 내가 우연에 속아 저 비천한 노예 앞에 머리를 조아리다니…!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다급히 모세의 귓가에 속삭인다.</w:t>
      </w:r>
    </w:p>
    <w:p w:rsidR="00000000" w:rsidDel="00000000" w:rsidP="00000000" w:rsidRDefault="00000000" w:rsidRPr="00000000" w14:paraId="00000187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인간들의 혼인 관습에 따르면 신부의 아버지께 예를 갖추셔야 합니다.</w:t>
      </w:r>
      <w:commentRangeEnd w:id="52"/>
      <w:r>
        <w:rPr>
          <w:rStyle w:val="CommentReference"/>
        </w:rPr>
        <w:commentReference w:id="52"/>
      </w:r>
    </w:p>
    <w:p w:rsidR="00000000" w:rsidDel="00000000" w:rsidP="00000000" w:rsidRDefault="00000000" w:rsidRPr="00000000" w14:paraId="000001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아론의 말을 가볍게 흘려듣고 곧장 라반에게 다가간다.</w:t>
      </w:r>
    </w:p>
    <w:p w:rsidR="00000000" w:rsidDel="00000000" w:rsidP="00000000" w:rsidRDefault="00000000" w:rsidRPr="00000000" w14:paraId="000001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가볍게 고개를 숙인다.</w:t>
      </w:r>
    </w:p>
    <w:p w:rsidR="00000000" w:rsidDel="00000000" w:rsidP="00000000" w:rsidRDefault="00000000" w:rsidRPr="00000000" w14:paraId="000001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그간 잘 지냈는가? 약속대로 내 신부를 데리러 왔소.</w:t>
      </w:r>
    </w:p>
    <w:p w:rsidR="00000000" w:rsidDel="00000000" w:rsidP="00000000" w:rsidRDefault="00000000" w:rsidRPr="00000000" w14:paraId="000001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1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누더기를 걸치고 혼인식에 나타나다니! 제국의 모든 명가가 지켜보는 앞에서 우리를 모욕하려는 것이냐?</w:t>
      </w:r>
    </w:p>
    <w:p w:rsidR="00000000" w:rsidDel="00000000" w:rsidP="00000000" w:rsidRDefault="00000000" w:rsidRPr="00000000" w14:paraId="000001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비웃음이 터져 나온다. 한 귀족 남자가 모세를 조롱하며 외친다.</w:t>
      </w:r>
    </w:p>
    <w:p w:rsidR="00000000" w:rsidDel="00000000" w:rsidP="00000000" w:rsidRDefault="00000000" w:rsidRPr="00000000" w14:paraId="000001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귀족 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노예는 신부를 데리러 온 것인가, 남은 음식이라도 구걸하러 온 것인가? 저 꼴을 보시오! 언제부터 길거리의 거지가 귀족의 궁전에 드나들 수 있었단 말이오?</w:t>
      </w:r>
    </w:p>
    <w:p w:rsidR="00000000" w:rsidDel="00000000" w:rsidP="00000000" w:rsidRDefault="00000000" w:rsidRPr="00000000" w14:paraId="000001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입을 가리고 웃음을 터뜨린다. 다른 하객들도 모세를 보며 비웃는다.</w:t>
      </w:r>
    </w:p>
    <w:p w:rsidR="00000000" w:rsidDel="00000000" w:rsidP="00000000" w:rsidRDefault="00000000" w:rsidRPr="00000000" w14:paraId="000001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황금 마차를 타고 신처럼 빛나며 오셨는데, 저자는 시궁창의 먼지와도 같군요. 참으로 수치스러운 일이에요.</w:t>
      </w:r>
    </w:p>
    <w:p w:rsidR="00000000" w:rsidDel="00000000" w:rsidP="00000000" w:rsidRDefault="00000000" w:rsidRPr="00000000" w14:paraId="000001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정말이지, 언니. 하필 신들께서 지켜보시는 오늘 같은 날, 언니의 거지는 혼인식에 입을 변변한 옷 한 벌도 마련하지 못했나 봐. 내가 언니라면 부끄러워서 견디지 못했을 거야.</w:t>
      </w:r>
    </w:p>
    <w:p w:rsidR="00000000" w:rsidDel="00000000" w:rsidP="00000000" w:rsidRDefault="00000000" w:rsidRPr="00000000" w14:paraId="000001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조롱 속에서 다말이 굳건한 목소리로 외친다.</w:t>
      </w:r>
    </w:p>
    <w:p w:rsidR="00000000" w:rsidDel="00000000" w:rsidP="00000000" w:rsidRDefault="00000000" w:rsidRPr="00000000" w14:paraId="000001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당신들의 천박한 조롱은 제게 아무런 의미도 없어요. 혼인은 두 영혼이 맺어지는 신성한 서약이지, 재물을 과시하는 자리가 아니에요. 저는 이 남자를 선택했고, 앞으로도 그의 곁에 설 거예요.</w:t>
      </w:r>
    </w:p>
    <w:p w:rsidR="00000000" w:rsidDel="00000000" w:rsidP="00000000" w:rsidRDefault="00000000" w:rsidRPr="00000000" w14:paraId="000001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바라보며 희미하게 미소 짓는다.</w:t>
      </w:r>
    </w:p>
    <w:p w:rsidR="00000000" w:rsidDel="00000000" w:rsidP="00000000" w:rsidRDefault="00000000" w:rsidRPr="00000000" w14:paraId="000001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소리친다.</w:t>
      </w:r>
    </w:p>
    <w:p w:rsidR="00000000" w:rsidDel="00000000" w:rsidP="00000000" w:rsidRDefault="00000000" w:rsidRPr="00000000" w14:paraId="000001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고집불통 같은 계집애! 부끄러운 줄도 모르느냐? 온 도시가 지켜보는 앞에서 우리 가문에 망신을 주고 있구나!</w:t>
      </w:r>
    </w:p>
    <w:p w:rsidR="00000000" w:rsidDel="00000000" w:rsidP="00000000" w:rsidRDefault="00000000" w:rsidRPr="00000000" w14:paraId="000001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진정시킨다.</w:t>
      </w:r>
    </w:p>
    <w:p w:rsidR="00000000" w:rsidDel="00000000" w:rsidP="00000000" w:rsidRDefault="00000000" w:rsidRPr="00000000" w14:paraId="000001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그만하세요. 저 아이가 이곳을 떠나는 순간, 우리 가문과의 연도 끝나는 겁니다. 금화 한 닢은커녕, 가문의 영광 한 조각도 받지 못한 채 빈손으로 떠나게 될 테니까요.</w:t>
      </w:r>
    </w:p>
    <w:p w:rsidR="00000000" w:rsidDel="00000000" w:rsidP="00000000" w:rsidRDefault="00000000" w:rsidRPr="00000000" w14:paraId="000001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애써 분노를 삭인다.</w:t>
      </w:r>
    </w:p>
    <w:p w:rsidR="00000000" w:rsidDel="00000000" w:rsidP="00000000" w:rsidRDefault="00000000" w:rsidRPr="00000000" w14:paraId="000001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전령관이 목소리를 높인다.</w:t>
      </w:r>
    </w:p>
    <w:p w:rsidR="00000000" w:rsidDel="00000000" w:rsidP="00000000" w:rsidRDefault="00000000" w:rsidRPr="00000000" w14:paraId="000001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신부들은 마차에 오르시오!</w:t>
      </w:r>
    </w:p>
    <w:p w:rsidR="00000000" w:rsidDel="00000000" w:rsidP="00000000" w:rsidRDefault="00000000" w:rsidRPr="00000000" w14:paraId="000001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계단을 내려간다.</w:t>
      </w:r>
    </w:p>
    <w:p w:rsidR="00000000" w:rsidDel="00000000" w:rsidP="00000000" w:rsidRDefault="00000000" w:rsidRPr="00000000" w14:paraId="000001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지참금 상자들을 들고 그 뒤를 따른다.</w:t>
      </w:r>
    </w:p>
    <w:p w:rsidR="00000000" w:rsidDel="00000000" w:rsidP="00000000" w:rsidRDefault="00000000" w:rsidRPr="00000000" w14:paraId="000001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델릴라를 향해 박수를 보낸다.</w:t>
      </w:r>
    </w:p>
    <w:p w:rsidR="00000000" w:rsidDel="00000000" w:rsidP="00000000" w:rsidRDefault="00000000" w:rsidRPr="00000000" w14:paraId="000001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광장에는 다말과 모세, 아론만이 덩그러니 남는다.</w:t>
      </w:r>
    </w:p>
    <w:p w:rsidR="00000000" w:rsidDel="00000000" w:rsidP="00000000" w:rsidRDefault="00000000" w:rsidRPr="00000000" w14:paraId="000001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말 두 필이 끄는 소박하지만 기품 있는 마차가 광장 안으로 들어온다.</w:t>
      </w:r>
    </w:p>
    <w:p w:rsidR="00000000" w:rsidDel="00000000" w:rsidP="00000000" w:rsidRDefault="00000000" w:rsidRPr="00000000" w14:paraId="000001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마차에서 화관을 쓴 백발의 원로가 내린다.</w:t>
      </w:r>
    </w:p>
    <w:p w:rsidR="00000000" w:rsidDel="00000000" w:rsidP="00000000" w:rsidRDefault="00000000" w:rsidRPr="00000000" w14:paraId="000001A2">
      <w:pPr>
        <w:spacing w:after="40" w:line="288.00000000000006" w:lineRule="auto"/>
        <w:rPr>
          <w:sz w:val="21"/>
          <w:szCs w:val="21"/>
        </w:rPr>
      </w:pPr>
      <w:commentRangeStart w:id="18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원로가 주위를 둘러보다가 다말과 모세를 향해 온화한 미소를 지으며 다가온다.</w:t>
      </w:r>
    </w:p>
    <w:p w:rsidR="00000000" w:rsidDel="00000000" w:rsidP="00000000" w:rsidRDefault="00000000" w:rsidRPr="00000000" w14:paraId="000001A3">
      <w:pPr>
        <w:spacing w:after="40" w:line="288.00000000000006" w:lineRule="auto"/>
        <w:rPr>
          <w:sz w:val="21"/>
          <w:szCs w:val="21"/>
        </w:rPr>
      </w:pPr>
      <w:commentRangeStart w:id="5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모세를 알아본 원로가 경악하며 중얼거린다.</w:t>
      </w:r>
      <w:commentRangeEnd w:id="53"/>
      <w:r>
        <w:rPr>
          <w:rStyle w:val="CommentReference"/>
        </w:rPr>
        <w:commentReference w:id="53"/>
      </w:r>
    </w:p>
    <w:p w:rsidR="00000000" w:rsidDel="00000000" w:rsidP="00000000" w:rsidRDefault="00000000" w:rsidRPr="00000000" w14:paraId="000001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저분은… 신의 대언자이시지 않은가!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원로를 발견하고 입술에 손가락을 가져다 대며 조용히 하라는 신호를 보낸다.</w:t>
      </w:r>
    </w:p>
    <w:p w:rsidR="00000000" w:rsidDel="00000000" w:rsidP="00000000" w:rsidRDefault="00000000" w:rsidRPr="00000000" w14:paraId="000001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원로는 충격을 감추지 못한 채 라반에게 다가간다.</w:t>
      </w:r>
    </w:p>
    <w:p w:rsidR="00000000" w:rsidDel="00000000" w:rsidP="00000000" w:rsidRDefault="00000000" w:rsidRPr="00000000" w14:paraId="000001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원로를 발견하고 반갑게 웃는다.</w:t>
      </w:r>
    </w:p>
    <w:p w:rsidR="00000000" w:rsidDel="00000000" w:rsidP="00000000" w:rsidRDefault="00000000" w:rsidRPr="00000000" w14:paraId="000001A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님. 당신의 사위는 평범한 인간이 아닙니다. 높은 하늘이 내린 신들의 은총이지요!</w:t>
      </w:r>
      <w:commentRangeEnd w:id="54"/>
      <w:r>
        <w:rPr>
          <w:rStyle w:val="CommentReference"/>
        </w:rPr>
        <w:commentReference w:id="54"/>
      </w:r>
    </w:p>
    <w:p w:rsidR="00000000" w:rsidDel="00000000" w:rsidP="00000000" w:rsidRDefault="00000000" w:rsidRPr="00000000" w14:paraId="000001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그 말이 파라오를 가리키는 것이라 여기고 흡족한 미소를 짓는다.</w:t>
      </w:r>
    </w:p>
    <w:p w:rsidR="00000000" w:rsidDel="00000000" w:rsidP="00000000" w:rsidRDefault="00000000" w:rsidRPr="00000000" w14:paraId="000001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과찬이십니다, 원로님. 참으로 우리 가문의 영광이지요.</w:t>
      </w:r>
    </w:p>
    <w:p w:rsidR="00000000" w:rsidDel="00000000" w:rsidP="00000000" w:rsidRDefault="00000000" w:rsidRPr="00000000" w14:paraId="000001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다말과 모세에게 다가와 조롱하듯 말한다.</w:t>
      </w:r>
    </w:p>
    <w:p w:rsidR="00000000" w:rsidDel="00000000" w:rsidP="00000000" w:rsidRDefault="00000000" w:rsidRPr="00000000" w14:paraId="000001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설마 여기까지 걸어온 것이오? 혼인식 날 신부를 흙길이나 걷게 만들다니. 온 제국의 웃음거리가 따로 없군.</w:t>
      </w:r>
    </w:p>
    <w:p w:rsidR="00000000" w:rsidDel="00000000" w:rsidP="00000000" w:rsidRDefault="00000000" w:rsidRPr="00000000" w14:paraId="000001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팔에 자신의 팔을 끼며 거든다.</w:t>
      </w:r>
    </w:p>
    <w:p w:rsidR="00000000" w:rsidDel="00000000" w:rsidP="00000000" w:rsidRDefault="00000000" w:rsidRPr="00000000" w14:paraId="000001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가엾은 우리 언니. 모든 남자가 파라오 님처럼 고귀한 품격을 지닌 것은 아니니까요</w:t>
      </w:r>
    </w:p>
    <w:p w:rsidR="00000000" w:rsidDel="00000000" w:rsidP="00000000" w:rsidRDefault="00000000" w:rsidRPr="00000000" w14:paraId="000001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파라오에게 손을 내민다. 하지만 파라오는 델릴라의 손을 외면한 채 혼자 화려한 마차에 올라탄다.</w:t>
      </w:r>
    </w:p>
    <w:p w:rsidR="00000000" w:rsidDel="00000000" w:rsidP="00000000" w:rsidRDefault="00000000" w:rsidRPr="00000000" w14:paraId="000001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미소가 어색하게 굳는다. 그 모습을 지켜보던 모세가 다말을 사랑스럽게 바라본다.</w:t>
      </w:r>
    </w:p>
    <w:p w:rsidR="00000000" w:rsidDel="00000000" w:rsidP="00000000" w:rsidRDefault="00000000" w:rsidRPr="00000000" w14:paraId="000001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가볍게 안아 든다.</w:t>
      </w:r>
    </w:p>
    <w:p w:rsidR="00000000" w:rsidDel="00000000" w:rsidP="00000000" w:rsidRDefault="00000000" w:rsidRPr="00000000" w14:paraId="000001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놀라 모세를 바라본다.</w:t>
      </w:r>
    </w:p>
    <w:p w:rsidR="00000000" w:rsidDel="00000000" w:rsidP="00000000" w:rsidRDefault="00000000" w:rsidRPr="00000000" w14:paraId="000001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두 사람을 향해 분노 어린 눈빛을 보내다가 몸을 돌려 홀로 마차에 오른다.</w:t>
      </w:r>
    </w:p>
    <w:p w:rsidR="00000000" w:rsidDel="00000000" w:rsidP="00000000" w:rsidRDefault="00000000" w:rsidRPr="00000000" w14:paraId="000001B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 말거라. 내 집으로 가는 것이니.</w:t>
      </w:r>
    </w:p>
    <w:p w:rsidR="00000000" w:rsidDel="00000000" w:rsidP="00000000" w:rsidRDefault="00000000" w:rsidRPr="00000000" w14:paraId="000001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안은 채 군중 사이를 지나간다.</w:t>
      </w:r>
    </w:p>
    <w:p w:rsidR="00000000" w:rsidDel="00000000" w:rsidP="00000000" w:rsidRDefault="00000000" w:rsidRPr="00000000" w14:paraId="000001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두 사람의 뒷모습을 바라보며 경멸 어린 미소를 짓는다.</w:t>
      </w:r>
    </w:p>
    <w:p w:rsidR="00000000" w:rsidDel="00000000" w:rsidP="00000000" w:rsidRDefault="00000000" w:rsidRPr="00000000" w14:paraId="000001B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두고 봐, 다말. 내가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ins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t xml:space="preserve">대왕비</w:t>
        </w:r>
      </w:ins>
      <w:del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delText xml:space="preserve">가장 위대한</w:delText>
        </w:r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</w:rPr>
            </w:rPrChange>
          </w:rPr>
          <w:delText xml:space="preserve"> 왕비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되는 날, 넌 흙바닥에 엎드려 내 발끝에 입을 맞추게 될 테니까.</w:t>
      </w:r>
    </w:p>
    <w:p w:rsidR="00000000" w:rsidDel="00000000" w:rsidP="00000000" w:rsidRDefault="00000000" w:rsidRPr="00000000" w14:paraId="000001B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Title"/>
        <w:spacing w:before="280" w:lineRule="auto"/>
        <w:rPr/>
      </w:pPr>
      <w:bookmarkStart w:colFirst="0" w:colLast="0" w:name="_9qy7bqcmauxu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제9화</w:t>
      </w:r>
    </w:p>
    <w:p w:rsidR="00000000" w:rsidDel="00000000" w:rsidP="00000000" w:rsidRDefault="00000000" w:rsidRPr="00000000" w14:paraId="000001B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근교, 오두막 / 낮</w:t>
      </w:r>
    </w:p>
    <w:p w:rsidR="00000000" w:rsidDel="00000000" w:rsidP="00000000" w:rsidRDefault="00000000" w:rsidRPr="00000000" w14:paraId="000001B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모세</w:t>
      </w:r>
    </w:p>
    <w:p w:rsidR="00000000" w:rsidDel="00000000" w:rsidP="00000000" w:rsidRDefault="00000000" w:rsidRPr="00000000" w14:paraId="000001B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다말, 아론이 아담한 돌집에 도착한다.</w:t>
      </w:r>
    </w:p>
    <w:p w:rsidR="00000000" w:rsidDel="00000000" w:rsidP="00000000" w:rsidRDefault="00000000" w:rsidRPr="00000000" w14:paraId="000001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집 안의 벽난로에는 불이 타오르고 있다.</w:t>
      </w:r>
    </w:p>
    <w:p w:rsidR="00000000" w:rsidDel="00000000" w:rsidP="00000000" w:rsidRDefault="00000000" w:rsidRPr="00000000" w14:paraId="000001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주례를 맡아 두 사람 앞에 선다.</w:t>
      </w:r>
    </w:p>
    <w:p w:rsidR="00000000" w:rsidDel="00000000" w:rsidP="00000000" w:rsidRDefault="00000000" w:rsidRPr="00000000" w14:paraId="000001C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태양신의 이름으로, 성스러운 불꽃 앞에 맹세하십시오.</w:t>
      </w:r>
      <w:commentRangeEnd w:id="55"/>
      <w:r>
        <w:rPr>
          <w:rStyle w:val="CommentReference"/>
        </w:rPr>
        <w:commentReference w:id="55"/>
      </w:r>
    </w:p>
    <w:p w:rsidR="00000000" w:rsidDel="00000000" w:rsidP="00000000" w:rsidRDefault="00000000" w:rsidRPr="00000000" w14:paraId="000001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모세가 눈을 감고 두 손을 모은다.</w:t>
      </w:r>
    </w:p>
    <w:p w:rsidR="00000000" w:rsidDel="00000000" w:rsidP="00000000" w:rsidRDefault="00000000" w:rsidRPr="00000000" w14:paraId="000001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기도하는 사이, 모세가 슬며시 눈을 뜨고 아론을 바라본다.</w:t>
      </w:r>
    </w:p>
    <w:p w:rsidR="00000000" w:rsidDel="00000000" w:rsidP="00000000" w:rsidRDefault="00000000" w:rsidRPr="00000000" w14:paraId="000001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(작게) 고작 이런 곳밖에 찾지 못한 건가?</w:t>
      </w:r>
    </w:p>
    <w:p w:rsidR="00000000" w:rsidDel="00000000" w:rsidP="00000000" w:rsidRDefault="00000000" w:rsidRPr="00000000" w14:paraId="000001C5">
      <w:pPr>
        <w:spacing w:after="40" w:line="288.00000000000006" w:lineRule="auto"/>
        <w:rPr>
          <w:sz w:val="21"/>
          <w:szCs w:val="21"/>
        </w:rPr>
      </w:pPr>
      <w:commentRangeStart w:id="56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모세에게 다가가 속삭인다. 그 대답을 들은 모세가 작게 한숨 쉰다.</w:t>
      </w:r>
      <w:commentRangeEnd w:id="56"/>
      <w:r>
        <w:rPr>
          <w:rStyle w:val="CommentReference"/>
        </w:rPr>
        <w:commentReference w:id="56"/>
      </w:r>
    </w:p>
    <w:p w:rsidR="00000000" w:rsidDel="00000000" w:rsidP="00000000" w:rsidRDefault="00000000" w:rsidRPr="00000000" w14:paraId="000001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주군께서는 지금 떠돌이 노예이십니다. 왕도 밖에서 그 신분에 어울리는 빈집은 이곳뿐이었습니다. </w:t>
      </w:r>
    </w:p>
    <w:p w:rsidR="00000000" w:rsidDel="00000000" w:rsidP="00000000" w:rsidRDefault="00000000" w:rsidRPr="00000000" w14:paraId="000001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우리의 서약을 지켜보셨습니다.</w:t>
      </w:r>
    </w:p>
    <w:p w:rsidR="00000000" w:rsidDel="00000000" w:rsidP="00000000" w:rsidRDefault="00000000" w:rsidRPr="00000000" w14:paraId="000001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눈을 뜨고 모세를 향해 미소 짓는다.</w:t>
      </w:r>
    </w:p>
    <w:p w:rsidR="00000000" w:rsidDel="00000000" w:rsidP="00000000" w:rsidRDefault="00000000" w:rsidRPr="00000000" w14:paraId="000001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우리의 서약은 맺어졌어요.</w:t>
      </w:r>
    </w:p>
    <w:p w:rsidR="00000000" w:rsidDel="00000000" w:rsidP="00000000" w:rsidRDefault="00000000" w:rsidRPr="00000000" w14:paraId="000001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안쓰럽게 바라본다.</w:t>
      </w:r>
    </w:p>
    <w:p w:rsidR="00000000" w:rsidDel="00000000" w:rsidP="00000000" w:rsidRDefault="00000000" w:rsidRPr="00000000" w14:paraId="000001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미안하군. 당신을 이런 곳에서 살게 해서는 안 되는데.</w:t>
      </w:r>
    </w:p>
    <w:p w:rsidR="00000000" w:rsidDel="00000000" w:rsidP="00000000" w:rsidRDefault="00000000" w:rsidRPr="00000000" w14:paraId="000001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환하게 웃으며 집 안을 둘러본다.</w:t>
      </w:r>
    </w:p>
    <w:p w:rsidR="00000000" w:rsidDel="00000000" w:rsidP="00000000" w:rsidRDefault="00000000" w:rsidRPr="00000000" w14:paraId="000001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마음에 들어요. 이곳을 좀 봐요. 돌 틈을 메우고 바닥에 새 짚을 깔면, 아늑하고 따뜻한 집이 될 거예요.</w:t>
      </w:r>
    </w:p>
    <w:p w:rsidR="00000000" w:rsidDel="00000000" w:rsidP="00000000" w:rsidRDefault="00000000" w:rsidRPr="00000000" w14:paraId="000001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감동한 듯 부드러운 미소를 짓는다.</w:t>
      </w:r>
    </w:p>
    <w:p w:rsidR="00000000" w:rsidDel="00000000" w:rsidP="00000000" w:rsidRDefault="00000000" w:rsidRPr="00000000" w14:paraId="000001CF">
      <w:pPr>
        <w:spacing w:after="80" w:line="288.00000000000006" w:lineRule="auto"/>
        <w:ind w:left="720" w:hanging="360"/>
        <w:rPr>
          <w:del w:author="Rowan Lee" w:id="10" w:date="2026-07-30T11:29:02Z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순수하고 겸손한 영혼이라니. </w:t>
      </w:r>
      <w:del w:author="Rowan Lee" w:id="10" w:date="2026-07-30T11:29:02Z">
        <w:r w:rsidDel="00000000" w:rsidR="00000000" w:rsidRPr="00000000">
          <w:rPr>
            <w:sz w:val="21"/>
            <w:szCs w:val="21"/>
            <w:rtl w:val="0"/>
          </w:rPr>
          <w:delText xml:space="preserve">신들조차 시기할 만큼 맑구나. </w:delText>
        </w:r>
      </w:del>
    </w:p>
    <w:p w:rsidR="00000000" w:rsidDel="00000000" w:rsidP="00000000" w:rsidRDefault="00000000" w:rsidRPr="00000000" w14:paraId="000001D0">
      <w:pPr>
        <w:spacing w:after="80" w:line="288.00000000000006" w:lineRule="auto"/>
        <w:ind w:left="720" w:hanging="360"/>
        <w:rPr>
          <w:sz w:val="21"/>
          <w:szCs w:val="21"/>
        </w:rPr>
        <w:pPrChange w:author="Rowan Lee" w:id="0" w:date="2026-07-30T11:29:02Z">
          <w:pPr>
            <w:spacing w:after="40" w:line="288.00000000000006" w:lineRule="auto"/>
          </w:pPr>
        </w:pPrChange>
      </w:pPr>
      <w:commentRangeStart w:id="57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품에서 검 모양으로 세공된 정교한 황금 정표를 꺼내 다말에게 내민다.</w:t>
      </w:r>
      <w:commentRangeEnd w:id="57"/>
      <w:r>
        <w:rPr>
          <w:rStyle w:val="CommentReference"/>
        </w:rPr>
        <w:commentReference w:id="57"/>
      </w:r>
    </w:p>
    <w:p w:rsidR="00000000" w:rsidDel="00000000" w:rsidP="00000000" w:rsidRDefault="00000000" w:rsidRPr="00000000" w14:paraId="000001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1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조심스럽게 정표를 받아들고 놀란 눈으로 바라본다.</w:t>
      </w:r>
    </w:p>
    <w:p w:rsidR="00000000" w:rsidDel="00000000" w:rsidP="00000000" w:rsidRDefault="00000000" w:rsidRPr="00000000" w14:paraId="000001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소중한 것을 제게 주시는 건가요? 우리 인연의 증표로 간직할게요. 당신은 제게 당신의 과거를 맡기신 거군요, 모세. 무슨 일이 있어도 안전하게 지키겠다고 약속할게요.</w:t>
      </w:r>
    </w:p>
    <w:p w:rsidR="00000000" w:rsidDel="00000000" w:rsidP="00000000" w:rsidRDefault="00000000" w:rsidRPr="00000000" w14:paraId="000001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정표를 소중히 감싸 쥔다. 모세가 감동한 표정으로 부드럽게 미소 짓는다.</w:t>
      </w:r>
    </w:p>
    <w:p w:rsidR="00000000" w:rsidDel="00000000" w:rsidP="00000000" w:rsidRDefault="00000000" w:rsidRPr="00000000" w14:paraId="000001D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오두막 밖 / 같은 시각</w:t>
      </w:r>
    </w:p>
    <w:p w:rsidR="00000000" w:rsidDel="00000000" w:rsidP="00000000" w:rsidRDefault="00000000" w:rsidRPr="00000000" w14:paraId="000001D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</w:t>
      </w:r>
    </w:p>
    <w:p w:rsidR="00000000" w:rsidDel="00000000" w:rsidP="00000000" w:rsidRDefault="00000000" w:rsidRPr="00000000" w14:paraId="000001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오두막 밖으로 나온다.</w:t>
      </w:r>
    </w:p>
    <w:p w:rsidR="00000000" w:rsidDel="00000000" w:rsidP="00000000" w:rsidRDefault="00000000" w:rsidRPr="00000000" w14:paraId="000001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정표는 주군께서 가장 아끼시는 성물이잖아. 단 한 번도 몸에서 떼어놓으신 적이 없는데, 저 여인에게 주시다니. 설마... </w:t>
      </w:r>
      <w:commentRangeStart w:id="19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이름 없는 신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의 대언자인 모세께서 정말 인간 여인과 사랑에 빠지신 건가?</w:t>
      </w:r>
    </w:p>
    <w:p w:rsidR="00000000" w:rsidDel="00000000" w:rsidP="00000000" w:rsidRDefault="00000000" w:rsidRPr="00000000" w14:paraId="000001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믿을 수 없다는 표정으로 촛불이 켜진 오두막의 창문을 바라본다.</w:t>
      </w:r>
    </w:p>
    <w:p w:rsidR="00000000" w:rsidDel="00000000" w:rsidP="00000000" w:rsidRDefault="00000000" w:rsidRPr="00000000" w14:paraId="000001D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오두막 안 / 밤</w:t>
      </w:r>
    </w:p>
    <w:p w:rsidR="00000000" w:rsidDel="00000000" w:rsidP="00000000" w:rsidRDefault="00000000" w:rsidRPr="00000000" w14:paraId="000001D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</w:t>
      </w:r>
    </w:p>
    <w:p w:rsidR="00000000" w:rsidDel="00000000" w:rsidP="00000000" w:rsidRDefault="00000000" w:rsidRPr="00000000" w14:paraId="000001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벽난로의 불길이 타오른다. 촛불이 켜진 방 안.</w:t>
      </w:r>
    </w:p>
    <w:p w:rsidR="00000000" w:rsidDel="00000000" w:rsidP="00000000" w:rsidRDefault="00000000" w:rsidRPr="00000000" w14:paraId="000001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상의를 벗은 모세와 다말이 마주 보고 서 있다.</w:t>
      </w:r>
    </w:p>
    <w:p w:rsidR="00000000" w:rsidDel="00000000" w:rsidP="00000000" w:rsidRDefault="00000000" w:rsidRPr="00000000" w14:paraId="000001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드레스 허리띠에 묶인 복잡한 매듭을 바라본다.</w:t>
      </w:r>
    </w:p>
    <w:p w:rsidR="00000000" w:rsidDel="00000000" w:rsidP="00000000" w:rsidRDefault="00000000" w:rsidRPr="00000000" w14:paraId="000001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여인들의 옷은... 매듭이 참 복잡하군. 내가 풀어주고 싶은데…</w:t>
      </w:r>
    </w:p>
    <w:p w:rsidR="00000000" w:rsidDel="00000000" w:rsidP="00000000" w:rsidRDefault="00000000" w:rsidRPr="00000000" w14:paraId="000001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긴장한 표정으로 모세를 바라보다가 수줍게 대답한다.</w:t>
      </w:r>
    </w:p>
    <w:p w:rsidR="00000000" w:rsidDel="00000000" w:rsidP="00000000" w:rsidRDefault="00000000" w:rsidRPr="00000000" w14:paraId="000001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원하신다면...</w:t>
      </w:r>
    </w:p>
    <w:p w:rsidR="00000000" w:rsidDel="00000000" w:rsidP="00000000" w:rsidRDefault="00000000" w:rsidRPr="00000000" w14:paraId="000001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부드럽게 다말의 허리띠 매듭을 푼다.</w:t>
      </w:r>
    </w:p>
    <w:p w:rsidR="00000000" w:rsidDel="00000000" w:rsidP="00000000" w:rsidRDefault="00000000" w:rsidRPr="00000000" w14:paraId="000001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드레스가 다말의 어깨 아래로 천천히 흘러내린다.</w:t>
      </w:r>
    </w:p>
    <w:p w:rsidR="00000000" w:rsidDel="00000000" w:rsidP="00000000" w:rsidRDefault="00000000" w:rsidRPr="00000000" w14:paraId="000001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맨가슴에 손을 얹어 그를 멈춰 세운다.</w:t>
      </w:r>
    </w:p>
    <w:p w:rsidR="00000000" w:rsidDel="00000000" w:rsidP="00000000" w:rsidRDefault="00000000" w:rsidRPr="00000000" w14:paraId="000001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고개를 돌려주세요. 불빛이 너무 밝아요.</w:t>
      </w:r>
    </w:p>
    <w:p w:rsidR="00000000" w:rsidDel="00000000" w:rsidP="00000000" w:rsidRDefault="00000000" w:rsidRPr="00000000" w14:paraId="000001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손을 부드럽게 감싸 쥐며 속삭인다.</w:t>
      </w:r>
    </w:p>
    <w:p w:rsidR="00000000" w:rsidDel="00000000" w:rsidP="00000000" w:rsidRDefault="00000000" w:rsidRPr="00000000" w14:paraId="000001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모든 모습을 보고 싶다, 다말. 네가 온전히 내 사람이 되는 그 순간도. </w:t>
      </w:r>
    </w:p>
    <w:p w:rsidR="00000000" w:rsidDel="00000000" w:rsidP="00000000" w:rsidRDefault="00000000" w:rsidRPr="00000000" w14:paraId="000001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다말에게 다가가 부드럽게 입을 맞춘다.</w:t>
      </w:r>
    </w:p>
    <w:p w:rsidR="00000000" w:rsidDel="00000000" w:rsidP="00000000" w:rsidRDefault="00000000" w:rsidRPr="00000000" w14:paraId="000001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침대 위로 쓰러지며 깊은 입맞춤을 나눈다.</w:t>
      </w:r>
    </w:p>
    <w:p w:rsidR="00000000" w:rsidDel="00000000" w:rsidP="00000000" w:rsidRDefault="00000000" w:rsidRPr="00000000" w14:paraId="000001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목에 걸린 황금 정표가 촛불을 받아 반짝인다.</w:t>
      </w:r>
    </w:p>
    <w:p w:rsidR="00000000" w:rsidDel="00000000" w:rsidP="00000000" w:rsidRDefault="00000000" w:rsidRPr="00000000" w14:paraId="000001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촛불 너머로 두 사람의 실루엣이 하나로 겹쳐진다.</w:t>
      </w:r>
    </w:p>
    <w:p w:rsidR="00000000" w:rsidDel="00000000" w:rsidP="00000000" w:rsidRDefault="00000000" w:rsidRPr="00000000" w14:paraId="000001E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#4. 오두막 / 다음 날 아침</w:t>
      </w:r>
    </w:p>
    <w:p w:rsidR="00000000" w:rsidDel="00000000" w:rsidP="00000000" w:rsidRDefault="00000000" w:rsidRPr="00000000" w14:paraId="000001E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다말, 이민족 장로들</w:t>
      </w:r>
    </w:p>
    <w:p w:rsidR="00000000" w:rsidDel="00000000" w:rsidP="00000000" w:rsidRDefault="00000000" w:rsidRPr="00000000" w14:paraId="000001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아침 햇살이 침대 위로 비친다.</w:t>
      </w:r>
    </w:p>
    <w:p w:rsidR="00000000" w:rsidDel="00000000" w:rsidP="00000000" w:rsidRDefault="00000000" w:rsidRPr="00000000" w14:paraId="000001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잠에서 깨어난다. 옆자리가 비어 있는 것을 발견하고 몸을 일으킨다.</w:t>
      </w:r>
    </w:p>
    <w:p w:rsidR="00000000" w:rsidDel="00000000" w:rsidP="00000000" w:rsidRDefault="00000000" w:rsidRPr="00000000" w14:paraId="000001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밖 작은 탁자 위에는 빵과 우유로 차린 소박한 아침 식사가 놓여 있다.</w:t>
      </w:r>
    </w:p>
    <w:p w:rsidR="00000000" w:rsidDel="00000000" w:rsidP="00000000" w:rsidRDefault="00000000" w:rsidRPr="00000000" w14:paraId="000001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밖으로 나온다.</w:t>
      </w:r>
    </w:p>
    <w:p w:rsidR="00000000" w:rsidDel="00000000" w:rsidP="00000000" w:rsidRDefault="00000000" w:rsidRPr="00000000" w14:paraId="000001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미소 짓는다.</w:t>
      </w:r>
    </w:p>
    <w:p w:rsidR="00000000" w:rsidDel="00000000" w:rsidP="00000000" w:rsidRDefault="00000000" w:rsidRPr="00000000" w14:paraId="000001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좋은 아침이에요. 식기 전에 드세요.</w:t>
      </w:r>
    </w:p>
    <w:p w:rsidR="00000000" w:rsidDel="00000000" w:rsidP="00000000" w:rsidRDefault="00000000" w:rsidRPr="00000000" w14:paraId="000001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떠나려 하자 모세가 그녀의 팔을 붙잡는다.</w:t>
      </w:r>
    </w:p>
    <w:p w:rsidR="00000000" w:rsidDel="00000000" w:rsidP="00000000" w:rsidRDefault="00000000" w:rsidRPr="00000000" w14:paraId="000001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잠시만. 어딜 가려는 거지?</w:t>
      </w:r>
    </w:p>
    <w:p w:rsidR="00000000" w:rsidDel="00000000" w:rsidP="00000000" w:rsidRDefault="00000000" w:rsidRPr="00000000" w14:paraId="000001F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축제일이잖아요. 가족에게 돌아가 기도를 드려야 해요. 신께 바칠 성스러운 띠도 거의 다 짰어요. 시장에서 금실만 조금 사면 돼요. 오래 걸리지 않을 거예요.</w:t>
      </w:r>
      <w:commentRangeEnd w:id="58"/>
      <w:r>
        <w:rPr>
          <w:rStyle w:val="CommentReference"/>
        </w:rPr>
        <w:commentReference w:id="58"/>
      </w:r>
    </w:p>
    <w:p w:rsidR="00000000" w:rsidDel="00000000" w:rsidP="00000000" w:rsidRDefault="00000000" w:rsidRPr="00000000" w14:paraId="000001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혼자 두고 싶지 않아. 나도 함께 가지.</w:t>
      </w:r>
    </w:p>
    <w:p w:rsidR="00000000" w:rsidDel="00000000" w:rsidP="00000000" w:rsidRDefault="00000000" w:rsidRPr="00000000" w14:paraId="000001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부드럽게 미소 짓는다. 모세가 다말의 손을 잡는다.</w:t>
      </w:r>
    </w:p>
    <w:p w:rsidR="00000000" w:rsidDel="00000000" w:rsidP="00000000" w:rsidRDefault="00000000" w:rsidRPr="00000000" w14:paraId="000001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손을 꼭 잡고 길을 따라 걷는다. 햇살 아래 행복한 모습이다.</w:t>
      </w:r>
    </w:p>
    <w:p w:rsidR="00000000" w:rsidDel="00000000" w:rsidP="00000000" w:rsidRDefault="00000000" w:rsidRPr="00000000" w14:paraId="000001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두 사람의 뒤로 사막 저편에서 온 고급스러운 옷을 입은 이민족 장로들이 나타난다.</w:t>
      </w:r>
    </w:p>
    <w:p w:rsidR="00000000" w:rsidDel="00000000" w:rsidP="00000000" w:rsidRDefault="00000000" w:rsidRPr="00000000" w14:paraId="000001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순식간에 두 사람을 에워싼 뒤 일제히 머리를 조아린다.</w:t>
      </w:r>
    </w:p>
    <w:p w:rsidR="00000000" w:rsidDel="00000000" w:rsidP="00000000" w:rsidRDefault="00000000" w:rsidRPr="00000000" w14:paraId="000001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다말이 걸음을 멈춘다.</w:t>
      </w:r>
    </w:p>
    <w:p w:rsidR="00000000" w:rsidDel="00000000" w:rsidP="00000000" w:rsidRDefault="00000000" w:rsidRPr="00000000" w14:paraId="000001FD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이민족 장로들을 바라보고, 모세의 얼굴에서도 미소가 사라진다.</w:t>
      </w:r>
    </w:p>
    <w:p w:rsidR="00000000" w:rsidDel="00000000" w:rsidP="00000000" w:rsidRDefault="00000000" w:rsidRPr="00000000" w14:paraId="00000200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 님!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Title"/>
        <w:spacing w:before="280" w:lineRule="auto"/>
        <w:rPr/>
      </w:pPr>
      <w:bookmarkStart w:colFirst="0" w:colLast="0" w:name="_qij7qfy99b0g" w:id="9"/>
      <w:bookmarkEnd w:id="9"/>
      <w:commentRangeStart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제10화</w:t>
      </w:r>
      <w:commentRangeEnd w:id="59"/>
      <w:r>
        <w:rPr>
          <w:rStyle w:val="CommentReference"/>
        </w:rPr>
        <w:commentReference w:id="59"/>
      </w:r>
    </w:p>
    <w:p w:rsidR="00000000" w:rsidDel="00000000" w:rsidP="00000000" w:rsidRDefault="00000000" w:rsidRPr="00000000" w14:paraId="000002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오두막 근처 길 / 낮</w:t>
      </w:r>
    </w:p>
    <w:p w:rsidR="00000000" w:rsidDel="00000000" w:rsidP="00000000" w:rsidRDefault="00000000" w:rsidRPr="00000000" w14:paraId="000002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이민족 장로들, 다말, 모세, 장로1</w:t>
      </w:r>
    </w:p>
    <w:p w:rsidR="00000000" w:rsidDel="00000000" w:rsidP="00000000" w:rsidRDefault="00000000" w:rsidRPr="00000000" w14:paraId="000002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아론이 허겁지겁 달려온다.</w:t>
      </w:r>
    </w:p>
    <w:p w:rsidR="00000000" w:rsidDel="00000000" w:rsidP="00000000" w:rsidRDefault="00000000" w:rsidRPr="00000000" w14:paraId="000002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아론은 이민족 장로들을 발견하고 경악한다.</w:t>
      </w:r>
    </w:p>
    <w:p w:rsidR="00000000" w:rsidDel="00000000" w:rsidP="00000000" w:rsidRDefault="00000000" w:rsidRPr="00000000" w14:paraId="000002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의아한 표정으로 모세와 이민족 장로들을 번갈아 바라본다.</w:t>
      </w:r>
    </w:p>
    <w:p w:rsidR="00000000" w:rsidDel="00000000" w:rsidP="00000000" w:rsidRDefault="00000000" w:rsidRPr="00000000" w14:paraId="000002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저들은 누구예요?</w:t>
      </w:r>
    </w:p>
    <w:p w:rsidR="00000000" w:rsidDel="00000000" w:rsidP="00000000" w:rsidRDefault="00000000" w:rsidRPr="00000000" w14:paraId="000002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굳은 얼굴로 다말을 보호하듯 그녀의 앞을 막아선다.</w:t>
      </w:r>
    </w:p>
    <w:p w:rsidR="00000000" w:rsidDel="00000000" w:rsidP="00000000" w:rsidRDefault="00000000" w:rsidRPr="00000000" w14:paraId="000002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세계를 지배하는 법은 무자비해. 아직 다말을 그곳에 끌어들일 수는 없어.</w:t>
      </w:r>
    </w:p>
    <w:p w:rsidR="00000000" w:rsidDel="00000000" w:rsidP="00000000" w:rsidRDefault="00000000" w:rsidRPr="00000000" w14:paraId="000002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재빨리 아론에게 눈짓한 뒤 다말을 안심시키듯 말한다.</w:t>
      </w:r>
    </w:p>
    <w:p w:rsidR="00000000" w:rsidDel="00000000" w:rsidP="00000000" w:rsidRDefault="00000000" w:rsidRPr="00000000" w14:paraId="000002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내가 과거 양치기 일을 했었을 때 사귀었던 자들이군… 하지만 오늘은 나를 찾아온 게 아니다. 아론을 찾아온 거지.</w:t>
      </w:r>
    </w:p>
    <w:p w:rsidR="00000000" w:rsidDel="00000000" w:rsidP="00000000" w:rsidRDefault="00000000" w:rsidRPr="00000000" w14:paraId="000002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모세의 의도를 알아차리고 황급히 말을 받는다.</w:t>
      </w:r>
    </w:p>
    <w:p w:rsidR="00000000" w:rsidDel="00000000" w:rsidP="00000000" w:rsidRDefault="00000000" w:rsidRPr="00000000" w14:paraId="000002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예? 아, 맞습니다! 제가 과거 사막 저편에서 지내던 시절의 옛 동료들입니다. 오랜만에 제가 보고 싶어져 찾아온 모양입니다! </w:t>
      </w:r>
    </w:p>
    <w:p w:rsidR="00000000" w:rsidDel="00000000" w:rsidP="00000000" w:rsidRDefault="00000000" w:rsidRPr="00000000" w14:paraId="000002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이민족 장로들을 향해 다급히 외친다.</w:t>
      </w:r>
    </w:p>
    <w:p w:rsidR="00000000" w:rsidDel="00000000" w:rsidP="00000000" w:rsidRDefault="00000000" w:rsidRPr="00000000" w14:paraId="000002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일어나라!</w:t>
      </w:r>
    </w:p>
    <w:p w:rsidR="00000000" w:rsidDel="00000000" w:rsidP="00000000" w:rsidRDefault="00000000" w:rsidRPr="00000000" w14:paraId="000002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당황한 기색으로 자리에서 일어나 자세를 바로잡는다.</w:t>
      </w:r>
    </w:p>
    <w:p w:rsidR="00000000" w:rsidDel="00000000" w:rsidP="00000000" w:rsidRDefault="00000000" w:rsidRPr="00000000" w14:paraId="000002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여전히 미심쩍은 표정으로 그들을 바라본다.</w:t>
      </w:r>
    </w:p>
    <w:p w:rsidR="00000000" w:rsidDel="00000000" w:rsidP="00000000" w:rsidRDefault="00000000" w:rsidRPr="00000000" w14:paraId="000002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얼굴을 부드럽게 감싸며 말한다.</w:t>
      </w:r>
    </w:p>
    <w:p w:rsidR="00000000" w:rsidDel="00000000" w:rsidP="00000000" w:rsidRDefault="00000000" w:rsidRPr="00000000" w14:paraId="000002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아론이 옛 동료들과 회포를 푸는 동안 내가 잠시 곁에 있어줘야 할 것 같군. 혼자 금실을 사러 가야 할 것 같은데, 괜찮겠어? </w:t>
      </w:r>
    </w:p>
    <w:p w:rsidR="00000000" w:rsidDel="00000000" w:rsidP="00000000" w:rsidRDefault="00000000" w:rsidRPr="00000000" w14:paraId="000002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모습에 미소 지으며 고개를 끄덕인다.</w:t>
      </w:r>
    </w:p>
    <w:p w:rsidR="00000000" w:rsidDel="00000000" w:rsidP="00000000" w:rsidRDefault="00000000" w:rsidRPr="00000000" w14:paraId="000002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물론이죠. 천천히 이야기 나누고 오세요.</w:t>
      </w:r>
    </w:p>
    <w:p w:rsidR="00000000" w:rsidDel="00000000" w:rsidP="00000000" w:rsidRDefault="00000000" w:rsidRPr="00000000" w14:paraId="000002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이마에 부드럽게 입을 맞춘다.</w:t>
      </w:r>
    </w:p>
    <w:p w:rsidR="00000000" w:rsidDel="00000000" w:rsidP="00000000" w:rsidRDefault="00000000" w:rsidRPr="00000000" w14:paraId="000002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길을 따라 떠나고, 모세와 아론이 그녀의 뒷모습을 바라본다.</w:t>
      </w:r>
    </w:p>
    <w:p w:rsidR="00000000" w:rsidDel="00000000" w:rsidP="00000000" w:rsidRDefault="00000000" w:rsidRPr="00000000" w14:paraId="000002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시야에서 완전히 사라지는 순간, 모세의 표정이 차갑게 굳는다.</w:t>
      </w:r>
    </w:p>
    <w:p w:rsidR="00000000" w:rsidDel="00000000" w:rsidP="00000000" w:rsidRDefault="00000000" w:rsidRPr="00000000" w14:paraId="000002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돌아서자 이민족 장로들이 일제히 그의 앞에 무릎을 꿇는다.</w:t>
      </w:r>
    </w:p>
    <w:p w:rsidR="00000000" w:rsidDel="00000000" w:rsidP="00000000" w:rsidRDefault="00000000" w:rsidRPr="00000000" w14:paraId="000002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용서하소서, </w:t>
      </w:r>
      <w:commentRangeStart w:id="20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이름 없는 신의 대언자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이시여!</w:t>
      </w:r>
    </w:p>
    <w:p w:rsidR="00000000" w:rsidDel="00000000" w:rsidP="00000000" w:rsidRDefault="00000000" w:rsidRPr="00000000" w14:paraId="0000021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이리 소란이냐?</w:t>
      </w:r>
    </w:p>
    <w:p w:rsidR="00000000" w:rsidDel="00000000" w:rsidP="00000000" w:rsidRDefault="00000000" w:rsidRPr="00000000" w14:paraId="000002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장로1: </w:t>
      </w:r>
      <w:commentRangeStart w:id="21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위급한 일이 생겼습니다! 신께서 주군의 부재를 아시고 진노하셨습니다. 분노와 슬픔에 사로잡혀 그분의 신력이 걷잡을 수 없이 흔들리고 계십니다. 어서 돌아가셔야 합니다!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충격으로 커진다.</w:t>
      </w:r>
    </w:p>
    <w:p w:rsidR="00000000" w:rsidDel="00000000" w:rsidP="00000000" w:rsidRDefault="00000000" w:rsidRPr="00000000" w14:paraId="0000021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 그분께서?</w:t>
      </w:r>
    </w:p>
    <w:p w:rsidR="00000000" w:rsidDel="00000000" w:rsidP="00000000" w:rsidRDefault="00000000" w:rsidRPr="00000000" w14:paraId="000002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아론에게 다가가 그의 어깨를 붙잡고 단호하게 명령한다.</w:t>
      </w:r>
    </w:p>
    <w:p w:rsidR="00000000" w:rsidDel="00000000" w:rsidP="00000000" w:rsidRDefault="00000000" w:rsidRPr="00000000" w14:paraId="000002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이곳에 남아라. 목숨을 걸고 다말을 지켜.</w:t>
      </w:r>
    </w:p>
    <w:p w:rsidR="00000000" w:rsidDel="00000000" w:rsidP="00000000" w:rsidRDefault="00000000" w:rsidRPr="00000000" w14:paraId="000002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굳은 표정으로 고개를 숙인다.</w:t>
      </w:r>
    </w:p>
    <w:p w:rsidR="00000000" w:rsidDel="00000000" w:rsidP="00000000" w:rsidRDefault="00000000" w:rsidRPr="00000000" w14:paraId="000002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앞으로 나서서 지팡이를 내리찍자 그의 발아래로 황금빛 문양이 펼쳐진다. 남루한 옷이 찬란한 신의 대언자의 예복으로 변하고, 모세의 두 눈이 황금빛으로 물든다. 강렬한 모래기둥이 모세를 감싼다.</w:t>
      </w:r>
    </w:p>
    <w:p w:rsidR="00000000" w:rsidDel="00000000" w:rsidP="00000000" w:rsidRDefault="00000000" w:rsidRPr="00000000" w14:paraId="000002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돌아간다. 지금 당장.</w:t>
      </w:r>
    </w:p>
    <w:p w:rsidR="00000000" w:rsidDel="00000000" w:rsidP="00000000" w:rsidRDefault="00000000" w:rsidRPr="00000000" w14:paraId="000002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이민족 장로들을 향해 돌아서며 명령한다.</w:t>
      </w:r>
    </w:p>
    <w:p w:rsidR="00000000" w:rsidDel="00000000" w:rsidP="00000000" w:rsidRDefault="00000000" w:rsidRPr="00000000" w14:paraId="000002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너희는 성소의 보물고로 가라. 그곳에서 가장 귀한 성물들을 골라 라반의 궁전으로 가져가라. 다말을 위한 혼인 예물로 보낼 것이다.</w:t>
      </w:r>
    </w:p>
    <w:p w:rsidR="00000000" w:rsidDel="00000000" w:rsidP="00000000" w:rsidRDefault="00000000" w:rsidRPr="00000000" w14:paraId="0000022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주군의 뜻을 받들겠습니다.</w:t>
      </w:r>
    </w:p>
    <w:p w:rsidR="00000000" w:rsidDel="00000000" w:rsidP="00000000" w:rsidRDefault="00000000" w:rsidRPr="00000000" w14:paraId="000002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병사들이 모래기둥에 휩싸인 채 하늘로 솟아오른다.</w:t>
      </w:r>
    </w:p>
    <w:p w:rsidR="00000000" w:rsidDel="00000000" w:rsidP="00000000" w:rsidRDefault="00000000" w:rsidRPr="00000000" w14:paraId="0000022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시장 / 같은 시각</w:t>
      </w:r>
    </w:p>
    <w:p w:rsidR="00000000" w:rsidDel="00000000" w:rsidP="00000000" w:rsidRDefault="00000000" w:rsidRPr="00000000" w14:paraId="0000022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라반</w:t>
      </w:r>
    </w:p>
    <w:p w:rsidR="00000000" w:rsidDel="00000000" w:rsidP="00000000" w:rsidRDefault="00000000" w:rsidRPr="00000000" w14:paraId="000002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북적이는 시장을 걸으며 손에 든 성스러운 띠를 매만진다.</w:t>
      </w:r>
    </w:p>
    <w:p w:rsidR="00000000" w:rsidDel="00000000" w:rsidP="00000000" w:rsidRDefault="00000000" w:rsidRPr="00000000" w14:paraId="000002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</w:t>
      </w:r>
      <w:ins w:author="Rowan Lee" w:id="12" w:date="2026-07-30T10:06:40Z">
        <w:r w:rsidDel="00000000" w:rsidR="00000000" w:rsidRPr="00000000">
          <w:rPr>
            <w:b w:val="1"/>
            <w:bCs w:val="1"/>
            <w:sz w:val="21"/>
            <w:szCs w:val="21"/>
            <w:rtl w:val="0"/>
          </w:rPr>
          <w:t xml:space="preserve">VO</w:t>
        </w:r>
      </w:ins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지금 옛 동료들과 지난 이야기를 나누고 있겠지. 오랜만에 만난 사람들인데, 벌써 돌아가 방해해서는 안 돼.</w:t>
      </w:r>
    </w:p>
    <w:p w:rsidR="00000000" w:rsidDel="00000000" w:rsidP="00000000" w:rsidRDefault="00000000" w:rsidRPr="00000000" w14:paraId="000002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혼자 미소 지으며 발걸음을 옮긴다.</w:t>
      </w:r>
    </w:p>
    <w:p w:rsidR="00000000" w:rsidDel="00000000" w:rsidP="00000000" w:rsidRDefault="00000000" w:rsidRPr="00000000" w14:paraId="000002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금실을 품에 안고 시장을 지나 라반의 궁전으로 향한다.</w:t>
      </w:r>
    </w:p>
    <w:p w:rsidR="00000000" w:rsidDel="00000000" w:rsidP="00000000" w:rsidRDefault="00000000" w:rsidRPr="00000000" w14:paraId="0000022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라반 궁전 앞 / 낮</w:t>
      </w:r>
    </w:p>
    <w:p w:rsidR="00000000" w:rsidDel="00000000" w:rsidP="00000000" w:rsidRDefault="00000000" w:rsidRPr="00000000" w14:paraId="0000022F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파라오, 델릴라</w:t>
      </w:r>
    </w:p>
    <w:p w:rsidR="00000000" w:rsidDel="00000000" w:rsidP="00000000" w:rsidRDefault="00000000" w:rsidRPr="00000000" w14:paraId="000002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텅 빈 광장에 선 다말이 궁전을 올려다본다.</w:t>
      </w:r>
    </w:p>
    <w:p w:rsidR="00000000" w:rsidDel="00000000" w:rsidP="00000000" w:rsidRDefault="00000000" w:rsidRPr="00000000" w14:paraId="000002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계단을 오르자, 화려하게 치장한 델릴라와 파라오가 시종들을 거느린 채 궁전 앞에 서 있다.</w:t>
      </w:r>
    </w:p>
    <w:p w:rsidR="00000000" w:rsidDel="00000000" w:rsidP="00000000" w:rsidRDefault="00000000" w:rsidRPr="00000000" w14:paraId="000002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발견하고 비웃듯 미소 짓는다.</w:t>
      </w:r>
    </w:p>
    <w:p w:rsidR="00000000" w:rsidDel="00000000" w:rsidP="00000000" w:rsidRDefault="00000000" w:rsidRPr="00000000" w14:paraId="000002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이게 누구야? 내 사랑하는 언니 아니신가.</w:t>
      </w:r>
    </w:p>
    <w:p w:rsidR="00000000" w:rsidDel="00000000" w:rsidP="00000000" w:rsidRDefault="00000000" w:rsidRPr="00000000" w14:paraId="00000234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소박한 차림을 위아래로 훑어보며 경멸스럽게 웃는다.</w:t>
      </w:r>
    </w:p>
    <w:p w:rsidR="00000000" w:rsidDel="00000000" w:rsidP="00000000" w:rsidRDefault="00000000" w:rsidRPr="00000000" w14:paraId="000002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혼자 왔네?</w:t>
      </w:r>
    </w:p>
    <w:p w:rsidR="00000000" w:rsidDel="00000000" w:rsidP="00000000" w:rsidRDefault="00000000" w:rsidRPr="00000000" w14:paraId="0000023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Title"/>
        <w:spacing w:before="280" w:lineRule="auto"/>
        <w:rPr/>
      </w:pPr>
      <w:bookmarkStart w:colFirst="0" w:colLast="0" w:name="_5cspc87622v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제11화</w:t>
      </w:r>
    </w:p>
    <w:p w:rsidR="00000000" w:rsidDel="00000000" w:rsidP="00000000" w:rsidRDefault="00000000" w:rsidRPr="00000000" w14:paraId="0000023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3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파라오, 네페라, 라반, 가족들, 시종, 군중</w:t>
      </w:r>
    </w:p>
    <w:p w:rsidR="00000000" w:rsidDel="00000000" w:rsidP="00000000" w:rsidRDefault="00000000" w:rsidRPr="00000000" w14:paraId="000002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비웃으며 묻는다.</w:t>
      </w:r>
    </w:p>
    <w:p w:rsidR="00000000" w:rsidDel="00000000" w:rsidP="00000000" w:rsidRDefault="00000000" w:rsidRPr="00000000" w14:paraId="000002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혼자야? 언니의 굶주린 노예는 겁이 나서 우리 궁전 앞에 얼굴도 내밀지 못하는 거야?</w:t>
      </w:r>
    </w:p>
    <w:p w:rsidR="00000000" w:rsidDel="00000000" w:rsidP="00000000" w:rsidRDefault="00000000" w:rsidRPr="00000000" w14:paraId="000002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델릴라를 마주 본다.</w:t>
      </w:r>
    </w:p>
    <w:p w:rsidR="00000000" w:rsidDel="00000000" w:rsidP="00000000" w:rsidRDefault="00000000" w:rsidRPr="00000000" w14:paraId="000002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남편은 급한 일이 생긴 것뿐이야.</w:t>
      </w:r>
    </w:p>
    <w:p w:rsidR="00000000" w:rsidDel="00000000" w:rsidP="00000000" w:rsidRDefault="00000000" w:rsidRPr="00000000" w14:paraId="000002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파라오가 다말에게 다가와 거만하게 그녀의 턱을 들어 올린다.</w:t>
      </w:r>
    </w:p>
    <w:p w:rsidR="00000000" w:rsidDel="00000000" w:rsidP="00000000" w:rsidRDefault="00000000" w:rsidRPr="00000000" w14:paraId="000002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뵙게 되어 반갑군요. 참으로 검소한 모습이 되셨습니다. 노예와 살아가는 것이 고된가 보군요. 어째서 그런 거지와 함께 비참하게 살고 있습니까? 당신 같이 아름다운 자는 나처럼 권세를 지닌 남자의 곁에 있어야 했는데.</w:t>
      </w:r>
    </w:p>
    <w:p w:rsidR="00000000" w:rsidDel="00000000" w:rsidP="00000000" w:rsidRDefault="00000000" w:rsidRPr="00000000" w14:paraId="000002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파라오의 손을 거칠게 뿌리친다.</w:t>
      </w:r>
    </w:p>
    <w:p w:rsidR="00000000" w:rsidDel="00000000" w:rsidP="00000000" w:rsidRDefault="00000000" w:rsidRPr="00000000" w14:paraId="000002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팔짱을 끼며 비웃는다.</w:t>
      </w:r>
    </w:p>
    <w:p w:rsidR="00000000" w:rsidDel="00000000" w:rsidP="00000000" w:rsidRDefault="00000000" w:rsidRPr="00000000" w14:paraId="000002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원래 저래요. 고귀한 분들보다 거지들과 어울리기를 좋아하거든요.</w:t>
      </w:r>
    </w:p>
    <w:p w:rsidR="00000000" w:rsidDel="00000000" w:rsidP="00000000" w:rsidRDefault="00000000" w:rsidRPr="00000000" w14:paraId="000002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조소 어린 미소를 짓는다.</w:t>
      </w:r>
    </w:p>
    <w:p w:rsidR="00000000" w:rsidDel="00000000" w:rsidP="00000000" w:rsidRDefault="00000000" w:rsidRPr="00000000" w14:paraId="000002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동정은 넣어둬, 델릴라. 네가 그토록 자랑하던 신성한 혼인이 고작 이런 것이었어?</w:t>
      </w:r>
    </w:p>
    <w:p w:rsidR="00000000" w:rsidDel="00000000" w:rsidP="00000000" w:rsidRDefault="00000000" w:rsidRPr="00000000" w14:paraId="000002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분노로 일그러진다.</w:t>
      </w:r>
    </w:p>
    <w:p w:rsidR="00000000" w:rsidDel="00000000" w:rsidP="00000000" w:rsidRDefault="00000000" w:rsidRPr="00000000" w14:paraId="000002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언니!</w:t>
      </w:r>
    </w:p>
    <w:p w:rsidR="00000000" w:rsidDel="00000000" w:rsidP="00000000" w:rsidRDefault="00000000" w:rsidRPr="00000000" w14:paraId="000002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바라본다.</w:t>
      </w:r>
    </w:p>
    <w:p w:rsidR="00000000" w:rsidDel="00000000" w:rsidP="00000000" w:rsidRDefault="00000000" w:rsidRPr="00000000" w14:paraId="0000024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망할 파라오. 첫날밤부터 나를 내버려두고 곧장 선술집으로 가버렸어. 온 제국 사람들이 나를 비웃고 있다고!</w:t>
      </w:r>
    </w:p>
    <w:p w:rsidR="00000000" w:rsidDel="00000000" w:rsidP="00000000" w:rsidRDefault="00000000" w:rsidRPr="00000000" w14:paraId="000002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네페라가 나타난다.</w:t>
      </w:r>
    </w:p>
    <w:p w:rsidR="00000000" w:rsidDel="00000000" w:rsidP="00000000" w:rsidRDefault="00000000" w:rsidRPr="00000000" w14:paraId="000002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델릴라!</w:t>
      </w:r>
    </w:p>
    <w:p w:rsidR="00000000" w:rsidDel="00000000" w:rsidP="00000000" w:rsidRDefault="00000000" w:rsidRPr="00000000" w14:paraId="000002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계단을 내려온다.</w:t>
      </w:r>
    </w:p>
    <w:p w:rsidR="00000000" w:rsidDel="00000000" w:rsidP="00000000" w:rsidRDefault="00000000" w:rsidRPr="00000000" w14:paraId="000002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부모에게 달려간다.</w:t>
      </w:r>
    </w:p>
    <w:p w:rsidR="00000000" w:rsidDel="00000000" w:rsidP="00000000" w:rsidRDefault="00000000" w:rsidRPr="00000000" w14:paraId="000002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드디어 오셨군요.</w:t>
      </w:r>
    </w:p>
    <w:p w:rsidR="00000000" w:rsidDel="00000000" w:rsidP="00000000" w:rsidRDefault="00000000" w:rsidRPr="00000000" w14:paraId="000002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부모를 향해 고개를 숙인다.</w:t>
      </w:r>
    </w:p>
    <w:p w:rsidR="00000000" w:rsidDel="00000000" w:rsidP="00000000" w:rsidRDefault="00000000" w:rsidRPr="00000000" w14:paraId="000002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평안하셨어요?</w:t>
      </w:r>
    </w:p>
    <w:p w:rsidR="00000000" w:rsidDel="00000000" w:rsidP="00000000" w:rsidRDefault="00000000" w:rsidRPr="00000000" w14:paraId="000002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델릴라를 달래는 척하며 다말을 매섭게 노려본다.</w:t>
      </w:r>
    </w:p>
    <w:p w:rsidR="00000000" w:rsidDel="00000000" w:rsidP="00000000" w:rsidRDefault="00000000" w:rsidRPr="00000000" w14:paraId="000002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신성한 축제일이다. 그런데 남편도 없이 홀로 돌아온 것이냐? 다말, 부끄러운 줄도 모르느냐? 너는 이곳에 얼굴을 비쳐서는 안 됐다.</w:t>
      </w:r>
    </w:p>
    <w:p w:rsidR="00000000" w:rsidDel="00000000" w:rsidP="00000000" w:rsidRDefault="00000000" w:rsidRPr="00000000" w14:paraId="0000025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며칠 집을 떠나 있더니 예법마저 모두 잊어버렸구나. 파라오 님을 보렴. 이 신성한 날을 기리기 위해 직접 오셨잖니. 네 그 초라한 노예는 어디 있느냐? 신들께 예를 갖출 겨를도 없이 대체 무슨 천한 일을 하고 있는 것이냐?</w:t>
      </w:r>
      <w:commentRangeEnd w:id="60"/>
      <w:r>
        <w:rPr>
          <w:rStyle w:val="CommentReference"/>
        </w:rPr>
        <w:commentReference w:id="60"/>
      </w:r>
    </w:p>
    <w:p w:rsidR="00000000" w:rsidDel="00000000" w:rsidP="00000000" w:rsidRDefault="00000000" w:rsidRPr="00000000" w14:paraId="000002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말에 델릴라가 다시 기운을 차리고 비웃는다.</w:t>
      </w:r>
    </w:p>
    <w:p w:rsidR="00000000" w:rsidDel="00000000" w:rsidP="00000000" w:rsidRDefault="00000000" w:rsidRPr="00000000" w14:paraId="000002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거지에게 너무 많은 것을 바라시는 거예요. 그자가 신성한 예법을 알 리가 있겠어요? 지금쯤 길바닥에서 빵 부스러기나 구걸하고 있겠죠. </w:t>
      </w:r>
    </w:p>
    <w:p w:rsidR="00000000" w:rsidDel="00000000" w:rsidP="00000000" w:rsidRDefault="00000000" w:rsidRPr="00000000" w14:paraId="000002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다말을 비웃는다.</w:t>
      </w:r>
    </w:p>
    <w:p w:rsidR="00000000" w:rsidDel="00000000" w:rsidP="00000000" w:rsidRDefault="00000000" w:rsidRPr="00000000" w14:paraId="000002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파라오에게 아첨하듯 말한다.</w:t>
      </w:r>
    </w:p>
    <w:p w:rsidR="00000000" w:rsidDel="00000000" w:rsidP="00000000" w:rsidRDefault="00000000" w:rsidRPr="00000000" w14:paraId="000002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님. 델릴라와 함께 직접 행차해 주시다니, 우리 가문에 참으로 큰 축복이자 영광입니다.</w:t>
      </w:r>
    </w:p>
    <w:p w:rsidR="00000000" w:rsidDel="00000000" w:rsidP="00000000" w:rsidRDefault="00000000" w:rsidRPr="00000000" w14:paraId="000002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시종들이 보물이 가득 담긴 상자를 들고 다가온다.</w:t>
      </w:r>
    </w:p>
    <w:p w:rsidR="00000000" w:rsidDel="00000000" w:rsidP="00000000" w:rsidRDefault="00000000" w:rsidRPr="00000000" w14:paraId="000002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장인어른께 드리는 소박한 선물입니다.</w:t>
      </w:r>
    </w:p>
    <w:p w:rsidR="00000000" w:rsidDel="00000000" w:rsidP="00000000" w:rsidRDefault="00000000" w:rsidRPr="00000000" w14:paraId="000002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상자 안을 들여다보며 감탄한다.</w:t>
      </w:r>
    </w:p>
    <w:p w:rsidR="00000000" w:rsidDel="00000000" w:rsidP="00000000" w:rsidRDefault="00000000" w:rsidRPr="00000000" w14:paraId="000002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어쩜 이토록 후하신지요!</w:t>
      </w:r>
    </w:p>
    <w:p w:rsidR="00000000" w:rsidDel="00000000" w:rsidP="00000000" w:rsidRDefault="00000000" w:rsidRPr="00000000" w14:paraId="000002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다말을 향해 돌아선다.</w:t>
      </w:r>
    </w:p>
    <w:p w:rsidR="00000000" w:rsidDel="00000000" w:rsidP="00000000" w:rsidRDefault="00000000" w:rsidRPr="00000000" w14:paraId="000002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선물도, 봉헌물도 없이 빈손으로 돌아오다니.</w:t>
      </w:r>
    </w:p>
    <w:p w:rsidR="00000000" w:rsidDel="00000000" w:rsidP="00000000" w:rsidRDefault="00000000" w:rsidRPr="00000000" w14:paraId="000002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노예와 혼인한 것도 모자라, 신성한 의식에 빈손으로 나타난 것이냐?</w:t>
      </w:r>
    </w:p>
    <w:p w:rsidR="00000000" w:rsidDel="00000000" w:rsidP="00000000" w:rsidRDefault="00000000" w:rsidRPr="00000000" w14:paraId="000002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네페라를 말리는 척하며 다말을 향해 비꼬는 미소를 짓는다.</w:t>
      </w:r>
    </w:p>
    <w:p w:rsidR="00000000" w:rsidDel="00000000" w:rsidP="00000000" w:rsidRDefault="00000000" w:rsidRPr="00000000" w14:paraId="000002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너무 나무라지 마세요. 굶주린 노예에게 신들께 바칠 금화 한 닢이라도 있겠어요? 당장 오늘 잘 곳을 찾는 것도 벅찰 텐데!</w:t>
      </w:r>
    </w:p>
    <w:p w:rsidR="00000000" w:rsidDel="00000000" w:rsidP="00000000" w:rsidRDefault="00000000" w:rsidRPr="00000000" w14:paraId="000002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네페라가 경멸 어린 웃음을 터뜨린다.</w:t>
      </w:r>
    </w:p>
    <w:p w:rsidR="00000000" w:rsidDel="00000000" w:rsidP="00000000" w:rsidRDefault="00000000" w:rsidRPr="00000000" w14:paraId="000002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가족들을 차갑게 바라본다.</w:t>
      </w:r>
    </w:p>
    <w:p w:rsidR="00000000" w:rsidDel="00000000" w:rsidP="00000000" w:rsidRDefault="00000000" w:rsidRPr="00000000" w14:paraId="000002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틀렸어요. 빈손으로 오지 않았어요.</w:t>
      </w:r>
    </w:p>
    <w:p w:rsidR="00000000" w:rsidDel="00000000" w:rsidP="00000000" w:rsidRDefault="00000000" w:rsidRPr="00000000" w14:paraId="000002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품에서 정성스럽게 수놓은 비단 띠를 꺼내 펼쳐 보인다.</w:t>
      </w:r>
    </w:p>
    <w:p w:rsidR="00000000" w:rsidDel="00000000" w:rsidP="00000000" w:rsidRDefault="00000000" w:rsidRPr="00000000" w14:paraId="000002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직접 금실을 엮어 만든 축복의 띠예요. 신께 바칠 봉헌물입니다.</w:t>
      </w:r>
    </w:p>
    <w:p w:rsidR="00000000" w:rsidDel="00000000" w:rsidP="00000000" w:rsidRDefault="00000000" w:rsidRPr="00000000" w14:paraId="000002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비단 띠를 바라보며 코웃음을 친다.</w:t>
      </w:r>
    </w:p>
    <w:p w:rsidR="00000000" w:rsidDel="00000000" w:rsidP="00000000" w:rsidRDefault="00000000" w:rsidRPr="00000000" w14:paraId="000002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2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나가라! 감히 이런 쓸모없는 물건을 우리 궁전에 들이다니!</w:t>
      </w:r>
    </w:p>
    <w:p w:rsidR="00000000" w:rsidDel="00000000" w:rsidP="00000000" w:rsidRDefault="00000000" w:rsidRPr="00000000" w14:paraId="000002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손에서 비단 띠를 거칠게 빼앗아 바닥에 내던진다.</w:t>
      </w:r>
    </w:p>
    <w:p w:rsidR="00000000" w:rsidDel="00000000" w:rsidP="00000000" w:rsidRDefault="00000000" w:rsidRPr="00000000" w14:paraId="000002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비단 띠를 바라보며 조롱한다.</w:t>
      </w:r>
    </w:p>
    <w:p w:rsidR="00000000" w:rsidDel="00000000" w:rsidP="00000000" w:rsidRDefault="00000000" w:rsidRPr="00000000" w14:paraId="000002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신성해야 할 봉헌물이 고작 이런 천 조각이라고? 정말 한심하군.</w:t>
      </w:r>
    </w:p>
    <w:p w:rsidR="00000000" w:rsidDel="00000000" w:rsidP="00000000" w:rsidRDefault="00000000" w:rsidRPr="00000000" w14:paraId="000002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다말의 뒤로 다가와 비웃는다.</w:t>
      </w:r>
    </w:p>
    <w:p w:rsidR="00000000" w:rsidDel="00000000" w:rsidP="00000000" w:rsidRDefault="00000000" w:rsidRPr="00000000" w14:paraId="000002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노예와 가난한 직조공이라... 참으로 잘 어울리는 한 쌍이군.</w:t>
      </w:r>
    </w:p>
    <w:p w:rsidR="00000000" w:rsidDel="00000000" w:rsidP="00000000" w:rsidRDefault="00000000" w:rsidRPr="00000000" w14:paraId="000002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다말을 바라보며 폭소를 터뜨린다. 네페라가 손을 내저으며 말한다.</w:t>
      </w:r>
    </w:p>
    <w:p w:rsidR="00000000" w:rsidDel="00000000" w:rsidP="00000000" w:rsidRDefault="00000000" w:rsidRPr="00000000" w14:paraId="000002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됐어요. 이제 거지의 아내가 되었는데, 이런 보잘것없는 것 말고 무엇을 더 가졌겠어요?</w:t>
      </w:r>
    </w:p>
    <w:p w:rsidR="00000000" w:rsidDel="00000000" w:rsidP="00000000" w:rsidRDefault="00000000" w:rsidRPr="00000000" w14:paraId="000002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시종이 다급하게 달려와 라반 앞에 멈춰 선다.</w:t>
      </w:r>
    </w:p>
    <w:p w:rsidR="00000000" w:rsidDel="00000000" w:rsidP="00000000" w:rsidRDefault="00000000" w:rsidRPr="00000000" w14:paraId="000002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시종: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주인님! 궁전 앞에…!</w:t>
      </w:r>
    </w:p>
    <w:p w:rsidR="00000000" w:rsidDel="00000000" w:rsidP="00000000" w:rsidRDefault="00000000" w:rsidRPr="00000000" w14:paraId="000002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웃음소리가 뚝 그친다.</w:t>
      </w:r>
    </w:p>
    <w:p w:rsidR="00000000" w:rsidDel="00000000" w:rsidP="00000000" w:rsidRDefault="00000000" w:rsidRPr="00000000" w14:paraId="000002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놀란 표정으로 일제히 궁전 입구를 바라본다.</w:t>
      </w:r>
    </w:p>
    <w:p w:rsidR="00000000" w:rsidDel="00000000" w:rsidP="00000000" w:rsidRDefault="00000000" w:rsidRPr="00000000" w14:paraId="0000027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Title"/>
        <w:spacing w:before="280" w:lineRule="auto"/>
        <w:rPr/>
      </w:pPr>
      <w:bookmarkStart w:colFirst="0" w:colLast="0" w:name="_dgldkdol8jm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제12화</w:t>
      </w:r>
    </w:p>
    <w:p w:rsidR="00000000" w:rsidDel="00000000" w:rsidP="00000000" w:rsidRDefault="00000000" w:rsidRPr="00000000" w14:paraId="0000027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7B">
      <w:pPr>
        <w:spacing w:after="120" w:lineRule="auto"/>
        <w:rPr>
          <w:color w:val="4a4a4a"/>
          <w:sz w:val="20"/>
          <w:szCs w:val="20"/>
        </w:rPr>
      </w:pPr>
      <w:commentRangeStart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귀족 남자1, 아론, 사제, 라반, 신 부장, 네페라, 파라오, 델릴라, 다말, 가족들</w:t>
      </w:r>
      <w:commentRangeEnd w:id="61"/>
      <w:r>
        <w:rPr>
          <w:rStyle w:val="CommentReference"/>
        </w:rPr>
        <w:commentReference w:id="61"/>
      </w:r>
    </w:p>
    <w:p w:rsidR="00000000" w:rsidDel="00000000" w:rsidP="00000000" w:rsidRDefault="00000000" w:rsidRPr="00000000" w14:paraId="0000027C">
      <w:pPr>
        <w:spacing w:after="40" w:line="288.00000000000006" w:lineRule="auto"/>
        <w:rPr>
          <w:sz w:val="21"/>
          <w:szCs w:val="21"/>
        </w:rPr>
      </w:pPr>
      <w:commentRangeStart w:id="62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정체를 알 수 없는 수행원들이 거대한 보물 상자들을 들고 궁전 앞에 늘어선다.</w:t>
      </w:r>
      <w:commentRangeEnd w:id="62"/>
      <w:r>
        <w:rPr>
          <w:rStyle w:val="CommentReference"/>
        </w:rPr>
        <w:commentReference w:id="62"/>
      </w:r>
    </w:p>
    <w:p w:rsidR="00000000" w:rsidDel="00000000" w:rsidP="00000000" w:rsidRDefault="00000000" w:rsidRPr="00000000" w14:paraId="000002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 위에서 몰래 상황을 지켜보던 아론이 경악한다.</w:t>
      </w:r>
    </w:p>
    <w:p w:rsidR="00000000" w:rsidDel="00000000" w:rsidP="00000000" w:rsidRDefault="00000000" w:rsidRPr="00000000" w14:paraId="0000027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성소에서 온 보물이잖아! 모세 님께서 직접 명하신 것이 틀림없어!</w:t>
      </w:r>
    </w:p>
    <w:p w:rsidR="00000000" w:rsidDel="00000000" w:rsidP="00000000" w:rsidRDefault="00000000" w:rsidRPr="00000000" w14:paraId="000002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믿을 수 없다는 표정으로 수행원들을 이끌고 온 성소의 사제에게 다가간다.</w:t>
      </w:r>
    </w:p>
    <w:p w:rsidR="00000000" w:rsidDel="00000000" w:rsidP="00000000" w:rsidRDefault="00000000" w:rsidRPr="00000000" w14:paraId="000002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사제님. 이 신성한 봉헌물들이 정말 우리 가문을 위한 것입니까?</w:t>
      </w:r>
    </w:p>
    <w:p w:rsidR="00000000" w:rsidDel="00000000" w:rsidP="00000000" w:rsidRDefault="00000000" w:rsidRPr="00000000" w14:paraId="000002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온화하게 미소 지으며 답한다.</w:t>
      </w:r>
    </w:p>
    <w:p w:rsidR="00000000" w:rsidDel="00000000" w:rsidP="00000000" w:rsidRDefault="00000000" w:rsidRPr="00000000" w14:paraId="000002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성소에서 보내온 신성한 선물입니다. 다말 님과 그분의 가문을 위한 것이지요.</w:t>
      </w:r>
    </w:p>
    <w:p w:rsidR="00000000" w:rsidDel="00000000" w:rsidP="00000000" w:rsidRDefault="00000000" w:rsidRPr="00000000" w14:paraId="000002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모두의 얼굴이 충격으로 굳는다.</w:t>
      </w:r>
    </w:p>
    <w:p w:rsidR="00000000" w:rsidDel="00000000" w:rsidP="00000000" w:rsidRDefault="00000000" w:rsidRPr="00000000" w14:paraId="000002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가장 먼저 정신을 차리고 소리친다.</w:t>
      </w:r>
    </w:p>
    <w:p w:rsidR="00000000" w:rsidDel="00000000" w:rsidP="00000000" w:rsidRDefault="00000000" w:rsidRPr="00000000" w14:paraId="000002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착오가 있을 겁니다. 모든 제국민이 다말이 거지 노예와 혼인했다는 사실을 알고 있어요. 성소에서 어째서 저런 보잘것없는 아이에게 이토록 귀한 선물을 보내겠습니까?</w:t>
      </w:r>
    </w:p>
    <w:p w:rsidR="00000000" w:rsidDel="00000000" w:rsidP="00000000" w:rsidRDefault="00000000" w:rsidRPr="00000000" w14:paraId="000002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앞으로 나서며 자신만만하게 말한다.</w:t>
      </w:r>
    </w:p>
    <w:p w:rsidR="00000000" w:rsidDel="00000000" w:rsidP="00000000" w:rsidRDefault="00000000" w:rsidRPr="00000000" w14:paraId="00000287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평의회 수장께서 베푸신 은총일 겁니다. 성소에서 나와 델릴라의 혼인을 축복하기 위해 보낸 것이겠지요.</w:t>
      </w:r>
      <w:commentRangeEnd w:id="63"/>
      <w:r>
        <w:rPr>
          <w:rStyle w:val="CommentReference"/>
        </w:rPr>
        <w:commentReference w:id="63"/>
      </w:r>
    </w:p>
    <w:p w:rsidR="00000000" w:rsidDel="00000000" w:rsidP="00000000" w:rsidRDefault="00000000" w:rsidRPr="00000000" w14:paraId="000002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파라오의 말에 맞장구치며 외친다.</w:t>
      </w:r>
    </w:p>
    <w:p w:rsidR="00000000" w:rsidDel="00000000" w:rsidP="00000000" w:rsidRDefault="00000000" w:rsidRPr="00000000" w14:paraId="0000028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그거요! 이 보물은 파라오 님과 델릴라를 위한 것이오. 두 사람의 신성한 결합을 축복하는 예물인 게 틀림없소!</w:t>
      </w:r>
    </w:p>
    <w:p w:rsidR="00000000" w:rsidDel="00000000" w:rsidP="00000000" w:rsidRDefault="00000000" w:rsidRPr="00000000" w14:paraId="000002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그들을 제지하려 입을 연다.</w:t>
      </w:r>
    </w:p>
    <w:p w:rsidR="00000000" w:rsidDel="00000000" w:rsidP="00000000" w:rsidRDefault="00000000" w:rsidRPr="00000000" w14:paraId="000002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 선물은 분명히….</w:t>
      </w:r>
    </w:p>
    <w:p w:rsidR="00000000" w:rsidDel="00000000" w:rsidP="00000000" w:rsidRDefault="00000000" w:rsidRPr="00000000" w14:paraId="0000028C">
      <w:pPr>
        <w:spacing w:after="40" w:line="288.00000000000006" w:lineRule="auto"/>
        <w:rPr>
          <w:sz w:val="21"/>
          <w:szCs w:val="21"/>
        </w:rPr>
      </w:pPr>
      <w:commentRangeStart w:id="6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재빨리 사제에게 다가가 그의 손에 묵직한 금화 주머니를 쥐여 준다.</w:t>
      </w:r>
      <w:commentRangeEnd w:id="64"/>
      <w:r>
        <w:rPr>
          <w:rStyle w:val="CommentReference"/>
        </w:rPr>
        <w:commentReference w:id="64"/>
      </w:r>
    </w:p>
    <w:p w:rsidR="00000000" w:rsidDel="00000000" w:rsidP="00000000" w:rsidRDefault="00000000" w:rsidRPr="00000000" w14:paraId="000002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먼 길을 오시느라 수고가 많으셨습니다, 사제님.</w:t>
      </w:r>
    </w:p>
    <w:p w:rsidR="00000000" w:rsidDel="00000000" w:rsidP="00000000" w:rsidRDefault="00000000" w:rsidRPr="00000000" w14:paraId="000002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금화 주머니를 바라보며 잠시 망설인다. 이내 주머니를 품에 넣고 헛기침한 뒤, 애매한 표정으로 말한다.</w:t>
      </w:r>
    </w:p>
    <w:p w:rsidR="00000000" w:rsidDel="00000000" w:rsidP="00000000" w:rsidRDefault="00000000" w:rsidRPr="00000000" w14:paraId="000002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아무래도 전달 과정에서 착오가 있었던 모양입니다. 보물은 이곳에 두었으니 저희가 맡은 소임은 끝났습니다.</w:t>
      </w:r>
    </w:p>
    <w:p w:rsidR="00000000" w:rsidDel="00000000" w:rsidP="00000000" w:rsidRDefault="00000000" w:rsidRPr="00000000" w14:paraId="00000290">
      <w:pPr>
        <w:spacing w:after="40" w:line="288.00000000000006" w:lineRule="auto"/>
        <w:rPr>
          <w:sz w:val="21"/>
          <w:szCs w:val="21"/>
        </w:rPr>
      </w:pPr>
      <w:commentRangeStart w:id="65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사제와 수행원들이 서둘러 자리를 떠난다.</w:t>
      </w:r>
      <w:commentRangeEnd w:id="65"/>
      <w:r>
        <w:rPr>
          <w:rStyle w:val="CommentReference"/>
        </w:rPr>
        <w:commentReference w:id="65"/>
      </w:r>
    </w:p>
    <w:p w:rsidR="00000000" w:rsidDel="00000000" w:rsidP="00000000" w:rsidRDefault="00000000" w:rsidRPr="00000000" w14:paraId="000002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승리의 미소를 지으며 다말에게 다가간다.</w:t>
      </w:r>
    </w:p>
    <w:p w:rsidR="00000000" w:rsidDel="00000000" w:rsidP="00000000" w:rsidRDefault="00000000" w:rsidRPr="00000000" w14:paraId="000002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이것 좀 봐. 선물도 두 배, 영광도 두 배가 됐네. 언니의 노예는 아무것도 아니야. 정말 가엾기도 해라.</w:t>
      </w:r>
    </w:p>
    <w:p w:rsidR="00000000" w:rsidDel="00000000" w:rsidP="00000000" w:rsidRDefault="00000000" w:rsidRPr="00000000" w14:paraId="000002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과장되게 웃음을 터뜨린다.</w:t>
      </w:r>
    </w:p>
    <w:p w:rsidR="00000000" w:rsidDel="00000000" w:rsidP="00000000" w:rsidRDefault="00000000" w:rsidRPr="00000000" w14:paraId="000002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가족들은 안도하며 델릴라와 함께 기뻐하고, 다말은 말없이 그들을 바라본다.</w:t>
      </w:r>
    </w:p>
    <w:p w:rsidR="00000000" w:rsidDel="00000000" w:rsidP="00000000" w:rsidRDefault="00000000" w:rsidRPr="00000000" w14:paraId="000002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델릴라와 가족들을 똑바로 마주하며 단호하게 말한다.</w:t>
      </w:r>
    </w:p>
    <w:p w:rsidR="00000000" w:rsidDel="00000000" w:rsidP="00000000" w:rsidRDefault="00000000" w:rsidRPr="00000000" w14:paraId="000002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바라시는 것은 재물이 아니라 진실한 마음이에요.</w:t>
      </w:r>
    </w:p>
    <w:p w:rsidR="00000000" w:rsidDel="00000000" w:rsidP="00000000" w:rsidRDefault="00000000" w:rsidRPr="00000000" w14:paraId="000002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코웃음을 친다.</w:t>
      </w:r>
    </w:p>
    <w:p w:rsidR="00000000" w:rsidDel="00000000" w:rsidP="00000000" w:rsidRDefault="00000000" w:rsidRPr="00000000" w14:paraId="000002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떳떳해. 조금도 부끄럽지 않아.</w:t>
      </w:r>
    </w:p>
    <w:p w:rsidR="00000000" w:rsidDel="00000000" w:rsidP="00000000" w:rsidRDefault="00000000" w:rsidRPr="00000000" w14:paraId="000002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분노를 터뜨린다.</w:t>
      </w:r>
    </w:p>
    <w:p w:rsidR="00000000" w:rsidDel="00000000" w:rsidP="00000000" w:rsidRDefault="00000000" w:rsidRPr="00000000" w14:paraId="000002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너를 위해 얼마나 많은 것을 바쳤는데, 너는 끝내 나를 배신했다! 거지와 혼인한 것도 모자라 이제는 저 보잘것없는 천 조각으로 나를 조롱하는 것이냐?</w:t>
      </w:r>
    </w:p>
    <w:p w:rsidR="00000000" w:rsidDel="00000000" w:rsidP="00000000" w:rsidRDefault="00000000" w:rsidRPr="00000000" w14:paraId="000002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2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궁전 밖을 가리키며 소리친다.</w:t>
      </w:r>
    </w:p>
    <w:p w:rsidR="00000000" w:rsidDel="00000000" w:rsidP="00000000" w:rsidRDefault="00000000" w:rsidRPr="00000000" w14:paraId="0000029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나가! 너는 우리 가문의 수치다!</w:t>
      </w:r>
    </w:p>
    <w:p w:rsidR="00000000" w:rsidDel="00000000" w:rsidP="00000000" w:rsidRDefault="00000000" w:rsidRPr="00000000" w14:paraId="000002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체념한 듯 고개를 숙였다가 돌아선다.</w:t>
      </w:r>
    </w:p>
    <w:p w:rsidR="00000000" w:rsidDel="00000000" w:rsidP="00000000" w:rsidRDefault="00000000" w:rsidRPr="00000000" w14:paraId="000002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원하시는 대로 하겠습니다. 떠날게요.</w:t>
      </w:r>
    </w:p>
    <w:p w:rsidR="00000000" w:rsidDel="00000000" w:rsidP="00000000" w:rsidRDefault="00000000" w:rsidRPr="00000000" w14:paraId="000002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마지막으로 라반을 돌아본다. 눈물이 흐르지만 목소리는 차분하다.</w:t>
      </w:r>
    </w:p>
    <w:p w:rsidR="00000000" w:rsidDel="00000000" w:rsidP="00000000" w:rsidRDefault="00000000" w:rsidRPr="00000000" w14:paraId="000002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아버지를 보살펴주시기를 빌겠습니다. 안녕히 계세요, 아버지.</w:t>
      </w:r>
    </w:p>
    <w:p w:rsidR="00000000" w:rsidDel="00000000" w:rsidP="00000000" w:rsidRDefault="00000000" w:rsidRPr="00000000" w14:paraId="000002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돌아서서 궁전을 떠난다. 가족들이 그 뒷모습을 지켜보고, 델릴라는 승리감에 찬 미소를 짓는다.</w:t>
      </w:r>
    </w:p>
    <w:p w:rsidR="00000000" w:rsidDel="00000000" w:rsidP="00000000" w:rsidRDefault="00000000" w:rsidRPr="00000000" w14:paraId="000002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그 보잘것없는 노예가 내 모든 것을 망쳤지.</w:t>
      </w:r>
    </w:p>
    <w:p w:rsidR="00000000" w:rsidDel="00000000" w:rsidP="00000000" w:rsidRDefault="00000000" w:rsidRPr="00000000" w14:paraId="000002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다말이 고개를 꼿꼿이 든 채 당당하게 걸어가자 델릴라의 얼굴에서 미소가 서서히 사라진다.</w:t>
      </w:r>
    </w:p>
    <w:p w:rsidR="00000000" w:rsidDel="00000000" w:rsidP="00000000" w:rsidRDefault="00000000" w:rsidRPr="00000000" w14:paraId="000002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눈에 분노가 차오른다.</w:t>
      </w:r>
    </w:p>
    <w:p w:rsidR="00000000" w:rsidDel="00000000" w:rsidP="00000000" w:rsidRDefault="00000000" w:rsidRPr="00000000" w14:paraId="000002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그런데 어째서... 넌 모든 것을 빼앗기고도 저토록 당당하게 떠나는 거야? 불공평해!</w:t>
      </w:r>
    </w:p>
    <w:p w:rsidR="00000000" w:rsidDel="00000000" w:rsidP="00000000" w:rsidRDefault="00000000" w:rsidRPr="00000000" w14:paraId="000002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라반에게 매달린다.</w:t>
      </w:r>
    </w:p>
    <w:p w:rsidR="00000000" w:rsidDel="00000000" w:rsidP="00000000" w:rsidRDefault="00000000" w:rsidRPr="00000000" w14:paraId="000002A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아버지! 언니는 가문을 욕보이고도 조금도 부끄러워하지 않고 떠나고 있어요. 원로들이 이 모습을 본다면, 아버지께서 자신의 가문조차 다스리지 못한다고 비웃을 거예요! 이건 아버지에 대한 모욕이에요.</w:t>
      </w:r>
      <w:commentRangeEnd w:id="66"/>
      <w:r>
        <w:rPr>
          <w:rStyle w:val="CommentReference"/>
        </w:rPr>
        <w:commentReference w:id="66"/>
      </w:r>
    </w:p>
    <w:p w:rsidR="00000000" w:rsidDel="00000000" w:rsidP="00000000" w:rsidRDefault="00000000" w:rsidRPr="00000000" w14:paraId="000002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거든다.</w:t>
      </w:r>
    </w:p>
    <w:p w:rsidR="00000000" w:rsidDel="00000000" w:rsidP="00000000" w:rsidRDefault="00000000" w:rsidRPr="00000000" w14:paraId="000002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말이 맞아요, 여보. 명가들이 우리를 비웃을 겁니다. 법도조차 지키지 못하는 수치스러운 가문이라고 손가락질할 거예요!</w:t>
      </w:r>
    </w:p>
    <w:p w:rsidR="00000000" w:rsidDel="00000000" w:rsidP="00000000" w:rsidRDefault="00000000" w:rsidRPr="00000000" w14:paraId="000002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말에 자존심이 상한 라반이 다말의 등을 향해 고함친다.</w:t>
      </w:r>
    </w:p>
    <w:p w:rsidR="00000000" w:rsidDel="00000000" w:rsidP="00000000" w:rsidRDefault="00000000" w:rsidRPr="00000000" w14:paraId="000002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거기 멈춰라!</w:t>
      </w:r>
    </w:p>
    <w:p w:rsidR="00000000" w:rsidDel="00000000" w:rsidP="00000000" w:rsidRDefault="00000000" w:rsidRPr="00000000" w14:paraId="000002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걸음을 멈추고 돌아본다.</w:t>
      </w:r>
    </w:p>
    <w:p w:rsidR="00000000" w:rsidDel="00000000" w:rsidP="00000000" w:rsidRDefault="00000000" w:rsidRPr="00000000" w14:paraId="000002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다가가 분노에 찬 목소리로 말한다.</w:t>
      </w:r>
    </w:p>
    <w:p w:rsidR="00000000" w:rsidDel="00000000" w:rsidP="00000000" w:rsidRDefault="00000000" w:rsidRPr="00000000" w14:paraId="000002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네가 원할 때 들어왔다가 마음대로 떠날 수 있을 것 같으냐? </w:t>
      </w:r>
    </w:p>
    <w:p w:rsidR="00000000" w:rsidDel="00000000" w:rsidP="00000000" w:rsidRDefault="00000000" w:rsidRPr="00000000" w14:paraId="000002B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지친 눈으로 라반을 바라본다.</w:t>
      </w:r>
    </w:p>
    <w:p w:rsidR="00000000" w:rsidDel="00000000" w:rsidP="00000000" w:rsidRDefault="00000000" w:rsidRPr="00000000" w14:paraId="000002B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아버지께 저는 권세와 재물을 얻기 위한 제물일 뿐이잖아요. 이런 수모를 견디면서까지 이곳에 머물 이유가 있나요? 저는 이제 이 가문과 끝내고 싶어요.</w:t>
      </w:r>
    </w:p>
    <w:p w:rsidR="00000000" w:rsidDel="00000000" w:rsidP="00000000" w:rsidRDefault="00000000" w:rsidRPr="00000000" w14:paraId="000002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앞으로 나서 다말의 앞을 가로막는다.</w:t>
      </w:r>
    </w:p>
    <w:p w:rsidR="00000000" w:rsidDel="00000000" w:rsidP="00000000" w:rsidRDefault="00000000" w:rsidRPr="00000000" w14:paraId="000002B3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떠나고 싶어? 그렇다면 그에 걸맞은 대가를 치러. 맨발로 광장을 가로질러. 모든 사람들이 보는 앞에서 큰 소리로 외쳐. 네가 우리 가문을 욕보였다고 말이야. 그리고 신성한 나무 앞에서 신들께 맹세해. 너는 더 이상 이 가문의 딸이 아니며, 우리와 아무런 연도 남아 있지 않다고. 영원히.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Title"/>
        <w:spacing w:before="280" w:lineRule="auto"/>
        <w:rPr/>
      </w:pPr>
      <w:bookmarkStart w:colFirst="0" w:colLast="0" w:name="_7z8wyl22c6k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제13화</w:t>
      </w:r>
    </w:p>
    <w:p w:rsidR="00000000" w:rsidDel="00000000" w:rsidP="00000000" w:rsidRDefault="00000000" w:rsidRPr="00000000" w14:paraId="000002B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B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라반, 다말, 파라오, 아론</w:t>
      </w:r>
    </w:p>
    <w:p w:rsidR="00000000" w:rsidDel="00000000" w:rsidP="00000000" w:rsidRDefault="00000000" w:rsidRPr="00000000" w14:paraId="000002B7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표정으로 델릴라를 바라본다.</w:t>
      </w:r>
    </w:p>
    <w:p w:rsidR="00000000" w:rsidDel="00000000" w:rsidP="00000000" w:rsidRDefault="00000000" w:rsidRPr="00000000" w14:paraId="000002B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정말… 그렇게까지 해야겠어?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차갑게 미소 짓는다.</w:t>
      </w:r>
    </w:p>
    <w:p w:rsidR="00000000" w:rsidDel="00000000" w:rsidP="00000000" w:rsidRDefault="00000000" w:rsidRPr="00000000" w14:paraId="000002BA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바라보지만, 라반은 침묵으로 델릴라의 말에 동의한다.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델릴라의 말에 만족스러운 미소를 짓는다.</w:t>
      </w:r>
    </w:p>
    <w:p w:rsidR="00000000" w:rsidDel="00000000" w:rsidP="00000000" w:rsidRDefault="00000000" w:rsidRPr="00000000" w14:paraId="000002B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현명하구나, 델릴라.</w:t>
      </w:r>
    </w:p>
    <w:p w:rsidR="00000000" w:rsidDel="00000000" w:rsidP="00000000" w:rsidRDefault="00000000" w:rsidRPr="00000000" w14:paraId="000002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다말을 향해 명령한다.</w:t>
      </w:r>
    </w:p>
    <w:p w:rsidR="00000000" w:rsidDel="00000000" w:rsidP="00000000" w:rsidRDefault="00000000" w:rsidRPr="00000000" w14:paraId="000002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시키는 대로 해라. 먼저 광장을 가로지른 뒤, 신성한 나무 앞으로 가서 맹세해라!</w:t>
      </w:r>
    </w:p>
    <w:p w:rsidR="00000000" w:rsidDel="00000000" w:rsidP="00000000" w:rsidRDefault="00000000" w:rsidRPr="00000000" w14:paraId="000002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듯 눈물을 흘리며 라반을 바라본다.</w:t>
      </w:r>
    </w:p>
    <w:p w:rsidR="00000000" w:rsidDel="00000000" w:rsidP="00000000" w:rsidRDefault="00000000" w:rsidRPr="00000000" w14:paraId="000002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가난한 남자와 혼인했다는 이유만으로요? 아버지의 핏줄인 저를 죄인처럼 다루시는 겁니까?</w:t>
      </w:r>
    </w:p>
    <w:p w:rsidR="00000000" w:rsidDel="00000000" w:rsidP="00000000" w:rsidRDefault="00000000" w:rsidRPr="00000000" w14:paraId="000002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델릴라가 비웃으며 끼어든다.</w:t>
      </w:r>
    </w:p>
    <w:p w:rsidR="00000000" w:rsidDel="00000000" w:rsidP="00000000" w:rsidRDefault="00000000" w:rsidRPr="00000000" w14:paraId="000002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봉헌물도, 하인도 없지. 게다가 아비를 웃음거리로 만들었으니, 그 정도 벌로 끝나는 것을 다행으로 여기시오. 거저 용서받는 것이나 다름없으니까.</w:t>
      </w:r>
    </w:p>
    <w:p w:rsidR="00000000" w:rsidDel="00000000" w:rsidP="00000000" w:rsidRDefault="00000000" w:rsidRPr="00000000" w14:paraId="000002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어서. 이제 너는 우리의 가족이 아니라 그 더러운 거지의 가족이 된 거잖아. 그러니 모두가 보는 앞에서 거지의 아내다운 모습을 보여줘야지 않겠어?</w:t>
      </w:r>
    </w:p>
    <w:p w:rsidR="00000000" w:rsidDel="00000000" w:rsidP="00000000" w:rsidRDefault="00000000" w:rsidRPr="00000000" w14:paraId="000002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몸에 기대며 과시한다.</w:t>
      </w:r>
    </w:p>
    <w:p w:rsidR="00000000" w:rsidDel="00000000" w:rsidP="00000000" w:rsidRDefault="00000000" w:rsidRPr="00000000" w14:paraId="000002C5">
      <w:pPr>
        <w:spacing w:after="80" w:line="288.00000000000006" w:lineRule="auto"/>
        <w:ind w:left="720" w:hanging="360"/>
        <w:rPr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아아, 거지와 혼인한 여자가 내 언니였다는 게 너무나 수치스러워! 언니는 수치가 뭔지 알아야 해!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분노한다.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맞는 말이다. 델릴라는 우리 가문의 이름을 지키고 있다! 저 아이는 명예가 무엇인지 아는데, 너는 대체 무엇을 했느냐? 네가 모든 것을 망쳤다! 우리 가문을 웃음거리와 수치로 만들었어!</w:t>
      </w:r>
    </w:p>
    <w:p w:rsidR="00000000" w:rsidDel="00000000" w:rsidP="00000000" w:rsidRDefault="00000000" w:rsidRPr="00000000" w14:paraId="000002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닦으며 허탈하게 웃는다.</w:t>
      </w:r>
    </w:p>
    <w:p w:rsidR="00000000" w:rsidDel="00000000" w:rsidP="00000000" w:rsidRDefault="00000000" w:rsidRPr="00000000" w14:paraId="000002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명예라고요? 그 명예가 정말 델릴라의 것이 맞나요? 델릴라가 신의 피를 이은 가문과 혼인했기 때문이잖아요. …아버지는 델릴라의 환심을 사기 위해서라면 저를 불길 속에라도 던지시겠군요.</w:t>
      </w:r>
    </w:p>
    <w:p w:rsidR="00000000" w:rsidDel="00000000" w:rsidP="00000000" w:rsidRDefault="00000000" w:rsidRPr="00000000" w14:paraId="000002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다말을 향해 손가락질하며 소리친다.</w:t>
      </w:r>
    </w:p>
    <w:p w:rsidR="00000000" w:rsidDel="00000000" w:rsidP="00000000" w:rsidRDefault="00000000" w:rsidRPr="00000000" w14:paraId="000002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은혜도 모르는 것! 감히 네 아비에게 그따위로 말해?</w:t>
      </w:r>
    </w:p>
    <w:p w:rsidR="00000000" w:rsidDel="00000000" w:rsidP="00000000" w:rsidRDefault="00000000" w:rsidRPr="00000000" w14:paraId="000002C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아버지라고요? 아버지께 저는 딸이 아니라 재산일 뿐이에요. 시장에서 값을 매겨 내놓은 물건이나, 낙인찍힌 노예와 다를 바 없다고요.</w:t>
      </w:r>
    </w:p>
    <w:p w:rsidR="00000000" w:rsidDel="00000000" w:rsidP="00000000" w:rsidRDefault="00000000" w:rsidRPr="00000000" w14:paraId="000002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닥쳐라!</w:t>
      </w:r>
    </w:p>
    <w:p w:rsidR="00000000" w:rsidDel="00000000" w:rsidP="00000000" w:rsidRDefault="00000000" w:rsidRPr="00000000" w14:paraId="000002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뺨을 거칠게 때린다.</w:t>
      </w:r>
    </w:p>
    <w:p w:rsidR="00000000" w:rsidDel="00000000" w:rsidP="00000000" w:rsidRDefault="00000000" w:rsidRPr="00000000" w14:paraId="000002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충격을 이기지 못하고 바닥에 쓰러진다.</w:t>
      </w:r>
    </w:p>
    <w:p w:rsidR="00000000" w:rsidDel="00000000" w:rsidP="00000000" w:rsidRDefault="00000000" w:rsidRPr="00000000" w14:paraId="000002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다말의 목에 걸려 있던 정표가 끊어져 바닥을 나뒹군다.</w:t>
      </w:r>
    </w:p>
    <w:p w:rsidR="00000000" w:rsidDel="00000000" w:rsidP="00000000" w:rsidRDefault="00000000" w:rsidRPr="00000000" w14:paraId="000002D1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시선이 정표에 꽂힌다.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정표를 발견하고 경악으로 눈을 크게 뜬다.</w:t>
      </w:r>
    </w:p>
    <w:p w:rsidR="00000000" w:rsidDel="00000000" w:rsidP="00000000" w:rsidRDefault="00000000" w:rsidRPr="00000000" w14:paraId="000002D3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저것은… 신전 벽화 속 대언자의 정표가 아니냐?</w:t>
      </w:r>
      <w:commentRangeEnd w:id="67"/>
      <w:r>
        <w:rPr>
          <w:rStyle w:val="CommentReference"/>
        </w:rPr>
        <w:commentReference w:id="67"/>
      </w:r>
    </w:p>
    <w:p w:rsidR="00000000" w:rsidDel="00000000" w:rsidP="00000000" w:rsidRDefault="00000000" w:rsidRPr="00000000" w14:paraId="000002D4">
      <w:pPr>
        <w:spacing w:after="40" w:line="288.00000000000006" w:lineRule="auto"/>
        <w:rPr>
          <w:sz w:val="21"/>
          <w:szCs w:val="21"/>
        </w:rPr>
      </w:pPr>
      <w:commentRangeStart w:id="68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근처 수풀 뒤에 숨어 광경을 지켜보던 아론이 경악하며 입을 틀어막는다.</w:t>
      </w:r>
      <w:commentRangeEnd w:id="68"/>
      <w:r>
        <w:rPr>
          <w:rStyle w:val="CommentReference"/>
        </w:rPr>
        <w:commentReference w:id="68"/>
      </w:r>
    </w:p>
    <w:p w:rsidR="00000000" w:rsidDel="00000000" w:rsidP="00000000" w:rsidRDefault="00000000" w:rsidRPr="00000000" w14:paraId="000002D5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수풀 뒤에서 다말을 바라보며 경악한다.</w:t>
      </w:r>
    </w:p>
    <w:p w:rsidR="00000000" w:rsidDel="00000000" w:rsidP="00000000" w:rsidRDefault="00000000" w:rsidRPr="00000000" w14:paraId="000002D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신들이시여... 저들이 다말 님을 짓밟고 있어! 지금 당장 주군께 알려야 해.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Title"/>
        <w:spacing w:before="280" w:lineRule="auto"/>
        <w:rPr/>
      </w:pPr>
      <w:bookmarkStart w:colFirst="0" w:colLast="0" w:name="_rt6y3ar8f47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제14화</w:t>
      </w:r>
    </w:p>
    <w:p w:rsidR="00000000" w:rsidDel="00000000" w:rsidP="00000000" w:rsidRDefault="00000000" w:rsidRPr="00000000" w14:paraId="000002D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 (계속)</w:t>
      </w:r>
    </w:p>
    <w:p w:rsidR="00000000" w:rsidDel="00000000" w:rsidP="00000000" w:rsidRDefault="00000000" w:rsidRPr="00000000" w14:paraId="000002DC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델릴라, 파라오, 라반, 네페라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떨어진 정표를 향해 필사적으로 손을 뻗는다.</w:t>
      </w:r>
    </w:p>
    <w:p w:rsidR="00000000" w:rsidDel="00000000" w:rsidP="00000000" w:rsidRDefault="00000000" w:rsidRPr="00000000" w14:paraId="000002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먼저 다가가 정표를 집어 든다.</w:t>
      </w:r>
    </w:p>
    <w:p w:rsidR="00000000" w:rsidDel="00000000" w:rsidP="00000000" w:rsidRDefault="00000000" w:rsidRPr="00000000" w14:paraId="000002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그건 내 거야! 모세가 내게 준 거라고!</w:t>
      </w:r>
    </w:p>
    <w:p w:rsidR="00000000" w:rsidDel="00000000" w:rsidP="00000000" w:rsidRDefault="00000000" w:rsidRPr="00000000" w14:paraId="000002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이리저리 돌려보며 감탄한다.</w:t>
      </w:r>
    </w:p>
    <w:p w:rsidR="00000000" w:rsidDel="00000000" w:rsidP="00000000" w:rsidRDefault="00000000" w:rsidRPr="00000000" w14:paraId="000002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제법 정교하게 만들어졌네. 그 초라한 노예가 어떻게 이런 귀한 물건을 가지고 있었을까?</w:t>
      </w:r>
    </w:p>
    <w:p w:rsidR="00000000" w:rsidDel="00000000" w:rsidP="00000000" w:rsidRDefault="00000000" w:rsidRPr="00000000" w14:paraId="000002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의심스럽게 바라본다.</w:t>
      </w:r>
    </w:p>
    <w:p w:rsidR="00000000" w:rsidDel="00000000" w:rsidP="00000000" w:rsidRDefault="00000000" w:rsidRPr="00000000" w14:paraId="000002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말해봐. 대체 어디에서 훔친 거야?</w:t>
      </w:r>
    </w:p>
    <w:p w:rsidR="00000000" w:rsidDel="00000000" w:rsidP="00000000" w:rsidRDefault="00000000" w:rsidRPr="00000000" w14:paraId="000002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바닥에서 몸을 일으키며 분노에 찬 눈으로 델릴라를 노려본다.</w:t>
      </w:r>
    </w:p>
    <w:p w:rsidR="00000000" w:rsidDel="00000000" w:rsidP="00000000" w:rsidRDefault="00000000" w:rsidRPr="00000000" w14:paraId="000002E5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사람의 가문에서 대대로 내려온 성물이에요. 함부로 도둑이라 모욕하지 마세요!</w:t>
      </w:r>
      <w:commentRangeEnd w:id="69"/>
      <w:r>
        <w:rPr>
          <w:rStyle w:val="CommentReference"/>
        </w:rPr>
        <w:commentReference w:id="69"/>
      </w:r>
    </w:p>
    <w:p w:rsidR="00000000" w:rsidDel="00000000" w:rsidP="00000000" w:rsidRDefault="00000000" w:rsidRPr="00000000" w14:paraId="000002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코웃음을 친다.</w:t>
      </w:r>
    </w:p>
    <w:p w:rsidR="00000000" w:rsidDel="00000000" w:rsidP="00000000" w:rsidRDefault="00000000" w:rsidRPr="00000000" w14:paraId="000002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가문에서 내려온 성물이라고?</w:t>
      </w:r>
    </w:p>
    <w:p w:rsidR="00000000" w:rsidDel="00000000" w:rsidP="00000000" w:rsidRDefault="00000000" w:rsidRPr="00000000" w14:paraId="000002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실망한 표정으로 정표를 바라본다.</w:t>
      </w:r>
    </w:p>
    <w:p w:rsidR="00000000" w:rsidDel="00000000" w:rsidP="00000000" w:rsidRDefault="00000000" w:rsidRPr="00000000" w14:paraId="000002E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신의 성물이 여기 있는지 궁금했는데. 내가 착각했나 보군. 저런 노예가 성스러운 신과 연관되어 있을 리가 없지.</w:t>
      </w:r>
      <w:commentRangeEnd w:id="70"/>
      <w:r>
        <w:rPr>
          <w:rStyle w:val="CommentReference"/>
        </w:rPr>
        <w:commentReference w:id="70"/>
      </w:r>
    </w:p>
    <w:p w:rsidR="00000000" w:rsidDel="00000000" w:rsidP="00000000" w:rsidRDefault="00000000" w:rsidRPr="00000000" w14:paraId="000002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파라오를 똑바로 바라본다.</w:t>
      </w:r>
    </w:p>
    <w:p w:rsidR="00000000" w:rsidDel="00000000" w:rsidP="00000000" w:rsidRDefault="00000000" w:rsidRPr="00000000" w14:paraId="000002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당신처럼 신의 피를 이어받지 못했을지도 모르죠. 하지만 그게 평범한 사람은 귀한 것을 지닐 자격조차 없다는 뜻은 아니에요.</w:t>
      </w:r>
    </w:p>
    <w:p w:rsidR="00000000" w:rsidDel="00000000" w:rsidP="00000000" w:rsidRDefault="00000000" w:rsidRPr="00000000" w14:paraId="000002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경멸 어린 눈으로 다말을 내려다본다.</w:t>
      </w:r>
    </w:p>
    <w:p w:rsidR="00000000" w:rsidDel="00000000" w:rsidP="00000000" w:rsidRDefault="00000000" w:rsidRPr="00000000" w14:paraId="000002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쇠붙이 하나 때문에 이토록 소란을 피우는 것이오? 굶주린 개가 뼈다귀에 매달리는 꼴이군. 참으로 한심해.</w:t>
      </w:r>
    </w:p>
    <w:p w:rsidR="00000000" w:rsidDel="00000000" w:rsidP="00000000" w:rsidRDefault="00000000" w:rsidRPr="00000000" w14:paraId="000002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다말을 비웃는다.</w:t>
      </w:r>
    </w:p>
    <w:p w:rsidR="00000000" w:rsidDel="00000000" w:rsidP="00000000" w:rsidRDefault="00000000" w:rsidRPr="00000000" w14:paraId="000002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거지와 혼인해 가문을 욕보인 것도 모자라, 이제는 쇠붙이 하나에 목숨을 거는 것이냐?  그토록 사랑하는 남편도 너를 그리 귀하게 여기지는 않은 모양이구나. 고작 이런 것을 혼인 예물로 주다니.</w:t>
      </w:r>
    </w:p>
    <w:p w:rsidR="00000000" w:rsidDel="00000000" w:rsidP="00000000" w:rsidRDefault="00000000" w:rsidRPr="00000000" w14:paraId="000002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향해 소리친다.</w:t>
      </w:r>
    </w:p>
    <w:p w:rsidR="00000000" w:rsidDel="00000000" w:rsidP="00000000" w:rsidRDefault="00000000" w:rsidRPr="00000000" w14:paraId="000002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돌려줘!</w:t>
      </w:r>
    </w:p>
    <w:p w:rsidR="00000000" w:rsidDel="00000000" w:rsidP="00000000" w:rsidRDefault="00000000" w:rsidRPr="00000000" w14:paraId="000002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악의 어린 미소를 짓는다.</w:t>
      </w:r>
    </w:p>
    <w:p w:rsidR="00000000" w:rsidDel="00000000" w:rsidP="00000000" w:rsidRDefault="00000000" w:rsidRPr="00000000" w14:paraId="000002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대신 그에 걸맞은 값을 치러.</w:t>
      </w:r>
    </w:p>
    <w:p w:rsidR="00000000" w:rsidDel="00000000" w:rsidP="00000000" w:rsidRDefault="00000000" w:rsidRPr="00000000" w14:paraId="000002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나무 앞에 무릎을 꿇고 신들께 맹세해. 우리 가문의 이름을 영원히 버리고, 다시는 이 집안의 딸이라 주장하지 않겠다고. 그러면 이 쓰레기를 돌려줄게.</w:t>
      </w:r>
    </w:p>
    <w:p w:rsidR="00000000" w:rsidDel="00000000" w:rsidP="00000000" w:rsidRDefault="00000000" w:rsidRPr="00000000" w14:paraId="000002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절망스러운 눈으로 델릴라를 바라보다가 라반에게 애원한다.</w:t>
      </w:r>
    </w:p>
    <w:p w:rsidR="00000000" w:rsidDel="00000000" w:rsidP="00000000" w:rsidRDefault="00000000" w:rsidRPr="00000000" w14:paraId="000002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말씀해보세요! 제게서 가문의 이름까지 빼앗으실 건가요? 저는 아버지의 핏줄이 아닙니까?</w:t>
      </w:r>
    </w:p>
    <w:p w:rsidR="00000000" w:rsidDel="00000000" w:rsidP="00000000" w:rsidRDefault="00000000" w:rsidRPr="00000000" w14:paraId="000002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차갑게 다말을 내려다본다.</w:t>
      </w:r>
    </w:p>
    <w:p w:rsidR="00000000" w:rsidDel="00000000" w:rsidP="00000000" w:rsidRDefault="00000000" w:rsidRPr="00000000" w14:paraId="000002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우리 가문을 욕보였고, 조상들이 쌓아온 명예까지 더럽혔다. 지금부터 내 딸은 델릴라 하나뿐이다.</w:t>
      </w:r>
    </w:p>
    <w:p w:rsidR="00000000" w:rsidDel="00000000" w:rsidP="00000000" w:rsidRDefault="00000000" w:rsidRPr="00000000" w14:paraId="000002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충격으로 말을 잃는다. 고개를 떨군 다말의 뺨을 타고 눈물이 흘러내린다.</w:t>
      </w:r>
    </w:p>
    <w:p w:rsidR="00000000" w:rsidDel="00000000" w:rsidP="00000000" w:rsidRDefault="00000000" w:rsidRPr="00000000" w14:paraId="000002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이곳에는 가족이라 부를 만한 것이 없어. 서로를 이용하고 계략을 꾸밀 뿐, 온기도 명예도 남아 있지 않아. 이곳에서 썩어가느니... 차라리 존엄을 지키며 떠나겠어.</w:t>
      </w:r>
    </w:p>
    <w:p w:rsidR="00000000" w:rsidDel="00000000" w:rsidP="00000000" w:rsidRDefault="00000000" w:rsidRPr="00000000" w14:paraId="000002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듯 고개를 든다.</w:t>
      </w:r>
    </w:p>
    <w:p w:rsidR="00000000" w:rsidDel="00000000" w:rsidP="00000000" w:rsidRDefault="00000000" w:rsidRPr="00000000" w14:paraId="000002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그렇게 하죠.</w:t>
      </w:r>
    </w:p>
    <w:p w:rsidR="00000000" w:rsidDel="00000000" w:rsidP="00000000" w:rsidRDefault="00000000" w:rsidRPr="00000000" w14:paraId="000002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굳은 표정으로 계단 위에 올라선다. 가족과 하객들을 내려다본 다말이 오른손을 높이 들어 올린다.</w:t>
      </w:r>
    </w:p>
    <w:p w:rsidR="00000000" w:rsidDel="00000000" w:rsidP="00000000" w:rsidRDefault="00000000" w:rsidRPr="00000000" w14:paraId="000002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다말은 오늘 이 자리에서 신들께 맹세합니다. 나를 낳고 길러온 이 가문과의 모든 인연을 끊겠습니다.</w:t>
      </w:r>
    </w:p>
    <w:p w:rsidR="00000000" w:rsidDel="00000000" w:rsidP="00000000" w:rsidRDefault="00000000" w:rsidRPr="00000000" w14:paraId="000003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눈빛이 차갑게 가라앉는다.</w:t>
      </w:r>
    </w:p>
    <w:p w:rsidR="00000000" w:rsidDel="00000000" w:rsidP="00000000" w:rsidRDefault="00000000" w:rsidRPr="00000000" w14:paraId="0000030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오늘부터 이 가문은 나에게 죽은 것이나 다름없습니다.</w:t>
      </w:r>
    </w:p>
    <w:p w:rsidR="00000000" w:rsidDel="00000000" w:rsidP="00000000" w:rsidRDefault="00000000" w:rsidRPr="00000000" w14:paraId="000003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당돌한 선언에 경악한다.</w:t>
      </w:r>
    </w:p>
    <w:p w:rsidR="00000000" w:rsidDel="00000000" w:rsidP="00000000" w:rsidRDefault="00000000" w:rsidRPr="00000000" w14:paraId="000003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네페라와 델릴라는 만족스러운 미소를 짓는다.</w:t>
      </w:r>
    </w:p>
    <w:p w:rsidR="00000000" w:rsidDel="00000000" w:rsidP="00000000" w:rsidRDefault="00000000" w:rsidRPr="00000000" w14:paraId="000003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태어날 때부터 누려온 권리를 거지와 맞바꾸다니, 참으로 어리석구나. 하지만 걱정할 것 없다, 다말. 우리는 이미 오래전에 너에 대한 기대를 버렸으니까.</w:t>
      </w:r>
    </w:p>
    <w:p w:rsidR="00000000" w:rsidDel="00000000" w:rsidP="00000000" w:rsidRDefault="00000000" w:rsidRPr="00000000" w14:paraId="0000030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아버지께서 오랫동안 바라시던 일이 아닌가요? 그렇다면 제가 더는 이곳에 남아 눈엣가시가 될 이유도 없겠군요.</w:t>
      </w:r>
    </w:p>
    <w:p w:rsidR="00000000" w:rsidDel="00000000" w:rsidP="00000000" w:rsidRDefault="00000000" w:rsidRPr="00000000" w14:paraId="000003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라반의 얼굴이 분노로 일그러진다.</w:t>
      </w:r>
    </w:p>
    <w:p w:rsidR="00000000" w:rsidDel="00000000" w:rsidP="00000000" w:rsidRDefault="00000000" w:rsidRPr="00000000" w14:paraId="000003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3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라반을 외면하고 델릴라에게 다가가 손을 내민다.</w:t>
      </w:r>
    </w:p>
    <w:p w:rsidR="00000000" w:rsidDel="00000000" w:rsidP="00000000" w:rsidRDefault="00000000" w:rsidRPr="00000000" w14:paraId="000003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맹세했어. 이제 정표를 돌려줘.</w:t>
      </w:r>
    </w:p>
    <w:p w:rsidR="00000000" w:rsidDel="00000000" w:rsidP="00000000" w:rsidRDefault="00000000" w:rsidRPr="00000000" w14:paraId="0000030A">
      <w:pPr>
        <w:spacing w:after="40" w:line="288.00000000000006" w:lineRule="auto"/>
        <w:rPr>
          <w:sz w:val="21"/>
          <w:szCs w:val="21"/>
        </w:rPr>
      </w:pPr>
      <w:commentRangeStart w:id="71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악랄하게 웃는다.</w:t>
      </w:r>
      <w:commentRangeEnd w:id="71"/>
      <w:r>
        <w:rPr>
          <w:rStyle w:val="CommentReference"/>
        </w:rPr>
        <w:commentReference w:id="71"/>
      </w:r>
    </w:p>
    <w:p w:rsidR="00000000" w:rsidDel="00000000" w:rsidP="00000000" w:rsidRDefault="00000000" w:rsidRPr="00000000" w14:paraId="000003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성급하네. 우리 가문의 이름을 버렸다면, 떠나는 자가 치러야 할 법도도 따라야지.</w:t>
      </w:r>
    </w:p>
    <w:p w:rsidR="00000000" w:rsidDel="00000000" w:rsidP="00000000" w:rsidRDefault="00000000" w:rsidRPr="00000000" w14:paraId="000003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하인들을 향해 명령한다.</w:t>
      </w:r>
    </w:p>
    <w:p w:rsidR="00000000" w:rsidDel="00000000" w:rsidP="00000000" w:rsidRDefault="00000000" w:rsidRPr="00000000" w14:paraId="0000030D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제단에서 기름 먹인 장작을 가져와라! 신성한 불길로 안뜰에 길을 만들어!</w:t>
      </w:r>
      <w:commentRangeEnd w:id="72"/>
      <w:r>
        <w:rPr>
          <w:rStyle w:val="CommentReference"/>
        </w:rPr>
        <w:commentReference w:id="72"/>
      </w:r>
    </w:p>
    <w:p w:rsidR="00000000" w:rsidDel="00000000" w:rsidP="00000000" w:rsidRDefault="00000000" w:rsidRPr="00000000" w14:paraId="000003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델릴라의 명령에 따라 분주하게 움직이기 시작한다.</w:t>
      </w:r>
    </w:p>
    <w:p w:rsidR="00000000" w:rsidDel="00000000" w:rsidP="00000000" w:rsidRDefault="00000000" w:rsidRPr="00000000" w14:paraId="000003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경악하며 델릴라를 바라본다.</w:t>
      </w:r>
    </w:p>
    <w:p w:rsidR="00000000" w:rsidDel="00000000" w:rsidP="00000000" w:rsidRDefault="00000000" w:rsidRPr="00000000" w14:paraId="000003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 무슨 짓을 하려는 거야, 델릴라?</w:t>
      </w:r>
    </w:p>
    <w:p w:rsidR="00000000" w:rsidDel="00000000" w:rsidP="00000000" w:rsidRDefault="00000000" w:rsidRPr="00000000" w14:paraId="000003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사악한 미소만 짓는다.</w:t>
      </w:r>
    </w:p>
    <w:p w:rsidR="00000000" w:rsidDel="00000000" w:rsidP="00000000" w:rsidRDefault="00000000" w:rsidRPr="00000000" w14:paraId="0000031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Title"/>
        <w:spacing w:before="280" w:lineRule="auto"/>
        <w:rPr>
          <w:sz w:val="21"/>
          <w:szCs w:val="21"/>
        </w:rPr>
      </w:pPr>
      <w:bookmarkStart w:colFirst="0" w:colLast="0" w:name="_xjgy34z067y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40" w:before="140" w:lineRule="auto"/>
        <w:rPr>
          <w:b w:val="1"/>
          <w:bCs w:val="1"/>
          <w:sz w:val="23"/>
          <w:szCs w:val="23"/>
        </w:rPr>
      </w:pPr>
      <w:commentRangeStart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같은 시각</w:t>
      </w:r>
      <w:commentRangeEnd w:id="73"/>
      <w:r>
        <w:rPr>
          <w:rStyle w:val="CommentReference"/>
        </w:rPr>
        <w:commentReference w:id="73"/>
      </w:r>
    </w:p>
    <w:p w:rsidR="00000000" w:rsidDel="00000000" w:rsidP="00000000" w:rsidRDefault="00000000" w:rsidRPr="00000000" w14:paraId="0000031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다말, 파라오, 모세, 가족들, 라반</w:t>
      </w:r>
    </w:p>
    <w:p w:rsidR="00000000" w:rsidDel="00000000" w:rsidP="00000000" w:rsidRDefault="00000000" w:rsidRPr="00000000" w14:paraId="000003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지켜보는 가운데, 하인들이 기름을 흠뻑 먹인 장작과 기름이 담긴 항아리를 안뜰로 옮겨온다.</w:t>
      </w:r>
    </w:p>
    <w:p w:rsidR="00000000" w:rsidDel="00000000" w:rsidP="00000000" w:rsidRDefault="00000000" w:rsidRPr="00000000" w14:paraId="000003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다말의 발 앞에서부터 안뜰을 가로지르는 장작길을 만든다.</w:t>
      </w:r>
    </w:p>
    <w:p w:rsidR="00000000" w:rsidDel="00000000" w:rsidP="00000000" w:rsidRDefault="00000000" w:rsidRPr="00000000" w14:paraId="000003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공포에 질린 표정으로 그 모습을 바라본다.</w:t>
      </w:r>
    </w:p>
    <w:p w:rsidR="00000000" w:rsidDel="00000000" w:rsidP="00000000" w:rsidRDefault="00000000" w:rsidRPr="00000000" w14:paraId="000003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하인이 횃불을 가져와 장작에 불을 붙인다.</w:t>
      </w:r>
    </w:p>
    <w:p w:rsidR="00000000" w:rsidDel="00000000" w:rsidP="00000000" w:rsidRDefault="00000000" w:rsidRPr="00000000" w14:paraId="000003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순식간에 불길이 솟아오르며 안뜰을 가로지르는 불의 길이 만들어진다.</w:t>
      </w:r>
    </w:p>
    <w:p w:rsidR="00000000" w:rsidDel="00000000" w:rsidP="00000000" w:rsidRDefault="00000000" w:rsidRPr="00000000" w14:paraId="000003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활활 타오르는 불길을 바라보며 만족스럽게 웃는다.</w:t>
      </w:r>
    </w:p>
    <w:p w:rsidR="00000000" w:rsidDel="00000000" w:rsidP="00000000" w:rsidRDefault="00000000" w:rsidRPr="00000000" w14:paraId="000003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다말에게서 빼앗은 정표를 불길 위에서 흔들며 조롱한다.</w:t>
      </w:r>
    </w:p>
    <w:p w:rsidR="00000000" w:rsidDel="00000000" w:rsidP="00000000" w:rsidRDefault="00000000" w:rsidRPr="00000000" w14:paraId="000003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정표가 언니에게는 전부지? 그럼 증명해 봐. 신성한 불의 길을 맨발로 걸어. 언니가 정말 결백하다면, 신성한 불꽃도 언니를 해치지 않겠지. 끝까지 건너와. 그러지 않으면 이 보물을 영원히 불길 속에 던져버릴 테니까.</w:t>
      </w:r>
    </w:p>
    <w:p w:rsidR="00000000" w:rsidDel="00000000" w:rsidP="00000000" w:rsidRDefault="00000000" w:rsidRPr="00000000" w14:paraId="000003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경악과 분노로 델릴라를 노려본다.</w:t>
      </w:r>
    </w:p>
    <w:p w:rsidR="00000000" w:rsidDel="00000000" w:rsidP="00000000" w:rsidRDefault="00000000" w:rsidRPr="00000000" w14:paraId="000003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제정신이 아니구나.</w:t>
      </w:r>
    </w:p>
    <w:p w:rsidR="00000000" w:rsidDel="00000000" w:rsidP="00000000" w:rsidRDefault="00000000" w:rsidRPr="00000000" w14:paraId="000003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팔짱을 낀 채 비웃는다.</w:t>
      </w:r>
    </w:p>
    <w:p w:rsidR="00000000" w:rsidDel="00000000" w:rsidP="00000000" w:rsidRDefault="00000000" w:rsidRPr="00000000" w14:paraId="000003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벌써 두려운 것이오? 상황이 조금 뜨거워지니 그 위대한 사랑도 식어버린 모양이군.</w:t>
      </w:r>
    </w:p>
    <w:p w:rsidR="00000000" w:rsidDel="00000000" w:rsidP="00000000" w:rsidRDefault="00000000" w:rsidRPr="00000000" w14:paraId="000003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망설이는 다말을 보며 다시 비꼰다.</w:t>
      </w:r>
    </w:p>
    <w:p w:rsidR="00000000" w:rsidDel="00000000" w:rsidP="00000000" w:rsidRDefault="00000000" w:rsidRPr="00000000" w14:paraId="000003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어? 마음이 바뀌었어? 결국 이런 쓰레기는 아무래도 상관없었던 거야?</w:t>
      </w:r>
    </w:p>
    <w:p w:rsidR="00000000" w:rsidDel="00000000" w:rsidP="00000000" w:rsidRDefault="00000000" w:rsidRPr="00000000" w14:paraId="000003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불길 속에 던지려는 시늉을 한다.</w:t>
      </w:r>
    </w:p>
    <w:p w:rsidR="00000000" w:rsidDel="00000000" w:rsidP="00000000" w:rsidRDefault="00000000" w:rsidRPr="00000000" w14:paraId="000003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델릴라, 그러지 마!</w:t>
      </w:r>
    </w:p>
    <w:p w:rsidR="00000000" w:rsidDel="00000000" w:rsidP="00000000" w:rsidRDefault="00000000" w:rsidRPr="00000000" w14:paraId="000003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3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모세의 모습이 스쳐 지나간다.</w:t>
      </w:r>
    </w:p>
    <w:p w:rsidR="00000000" w:rsidDel="00000000" w:rsidP="00000000" w:rsidRDefault="00000000" w:rsidRPr="00000000" w14:paraId="000003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있는 그대로의 나를 처음으로 바라봐준 사람이야. 이건 단순한 정표가 아니야. 그가 내게 맡긴 마음이야. 저들에게 짓밟히게 둘 수는 없어.</w:t>
      </w:r>
    </w:p>
    <w:p w:rsidR="00000000" w:rsidDel="00000000" w:rsidP="00000000" w:rsidRDefault="00000000" w:rsidRPr="00000000" w14:paraId="000003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눈빛으로 델릴라를 바라본다.</w:t>
      </w:r>
    </w:p>
    <w:p w:rsidR="00000000" w:rsidDel="00000000" w:rsidP="00000000" w:rsidRDefault="00000000" w:rsidRPr="00000000" w14:paraId="000003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하겠어.</w:t>
      </w:r>
    </w:p>
    <w:p w:rsidR="00000000" w:rsidDel="00000000" w:rsidP="00000000" w:rsidRDefault="00000000" w:rsidRPr="00000000" w14:paraId="000003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짓는다.</w:t>
      </w:r>
    </w:p>
    <w:p w:rsidR="00000000" w:rsidDel="00000000" w:rsidP="00000000" w:rsidRDefault="00000000" w:rsidRPr="00000000" w14:paraId="000003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천천히 신발을 벗고 불타는 장작길 앞에 선다.</w:t>
      </w:r>
    </w:p>
    <w:p w:rsidR="00000000" w:rsidDel="00000000" w:rsidP="00000000" w:rsidRDefault="00000000" w:rsidRPr="00000000" w14:paraId="000003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가족들과 하객들이 숨을 죽인 채 지켜본다.</w:t>
      </w:r>
    </w:p>
    <w:p w:rsidR="00000000" w:rsidDel="00000000" w:rsidP="00000000" w:rsidRDefault="00000000" w:rsidRPr="00000000" w14:paraId="000003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불길 위로 첫발을 내딛는다. 뜨거운 불꽃이 발을 휘감고, 다말의 얼굴이 극심한 고통으로 일그러진다.</w:t>
      </w:r>
    </w:p>
    <w:p w:rsidR="00000000" w:rsidDel="00000000" w:rsidP="00000000" w:rsidRDefault="00000000" w:rsidRPr="00000000" w14:paraId="000003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저 쇠붙이 때문에 목숨을 버리겠다는 것이냐? 다말, 네가 정녕 미쳤구나!</w:t>
      </w:r>
    </w:p>
    <w:p w:rsidR="00000000" w:rsidDel="00000000" w:rsidP="00000000" w:rsidRDefault="00000000" w:rsidRPr="00000000" w14:paraId="000003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폭소를 터뜨린다.</w:t>
      </w:r>
    </w:p>
    <w:p w:rsidR="00000000" w:rsidDel="00000000" w:rsidP="00000000" w:rsidRDefault="00000000" w:rsidRPr="00000000" w14:paraId="000003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믿을 수가 없군! 고귀한 가문의 아가씨가 거지 하나를 위해 불길을 걷고 있다니! 그 노예가 그토록 대단한가 보군. 그자를 위해서라면 기꺼이 불에 타 죽을 수도 있다는 것인가?</w:t>
      </w:r>
    </w:p>
    <w:p w:rsidR="00000000" w:rsidDel="00000000" w:rsidP="00000000" w:rsidRDefault="00000000" w:rsidRPr="00000000" w14:paraId="000003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말에 웃음을 터뜨린다.</w:t>
      </w:r>
    </w:p>
    <w:p w:rsidR="00000000" w:rsidDel="00000000" w:rsidP="00000000" w:rsidRDefault="00000000" w:rsidRPr="00000000" w14:paraId="000003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그러게 말이에요. 그 가난한 노예가 언니에게 무엇을 더 줄 수 있었겠어요? 아무것도 가진 것이 없으니, 이런 고철 조각조차 보물처럼 느껴지는 거겠죠.</w:t>
      </w:r>
    </w:p>
    <w:p w:rsidR="00000000" w:rsidDel="00000000" w:rsidP="00000000" w:rsidRDefault="00000000" w:rsidRPr="00000000" w14:paraId="000003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이를 악물고 한 걸음씩 불길 위를 나아간다. 땀과 눈물이 뒤섞여 다말의 얼굴을 타고 흐른다.</w:t>
      </w:r>
    </w:p>
    <w:p w:rsidR="00000000" w:rsidDel="00000000" w:rsidP="00000000" w:rsidRDefault="00000000" w:rsidRPr="00000000" w14:paraId="000003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모세와 나눈 약속이 떠오른다.</w:t>
      </w:r>
    </w:p>
    <w:p w:rsidR="00000000" w:rsidDel="00000000" w:rsidP="00000000" w:rsidRDefault="00000000" w:rsidRPr="00000000" w14:paraId="000003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(FLASHBACK)</w:t>
      </w:r>
    </w:p>
    <w:p w:rsidR="00000000" w:rsidDel="00000000" w:rsidP="00000000" w:rsidRDefault="00000000" w:rsidRPr="00000000" w14:paraId="000003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안 / 낮</w:t>
      </w:r>
    </w:p>
    <w:p w:rsidR="00000000" w:rsidDel="00000000" w:rsidP="00000000" w:rsidRDefault="00000000" w:rsidRPr="00000000" w14:paraId="000003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목에 황금 정표를 걸어준다.</w:t>
      </w:r>
    </w:p>
    <w:p w:rsidR="00000000" w:rsidDel="00000000" w:rsidP="00000000" w:rsidRDefault="00000000" w:rsidRPr="00000000" w14:paraId="000003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3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 END)</w:t>
      </w:r>
    </w:p>
    <w:p w:rsidR="00000000" w:rsidDel="00000000" w:rsidP="00000000" w:rsidRDefault="00000000" w:rsidRPr="00000000" w14:paraId="000003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현재.</w:t>
      </w:r>
    </w:p>
    <w:p w:rsidR="00000000" w:rsidDel="00000000" w:rsidP="00000000" w:rsidRDefault="00000000" w:rsidRPr="00000000" w14:paraId="000003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결연한 눈빛으로 앞을 바라본다.</w:t>
      </w:r>
    </w:p>
    <w:p w:rsidR="00000000" w:rsidDel="00000000" w:rsidP="00000000" w:rsidRDefault="00000000" w:rsidRPr="00000000" w14:paraId="000003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되찾을게요, 모세. 무슨 일이 있어도 지키겠다고 당신에게 약속했으니까.</w:t>
      </w:r>
    </w:p>
    <w:p w:rsidR="00000000" w:rsidDel="00000000" w:rsidP="00000000" w:rsidRDefault="00000000" w:rsidRPr="00000000" w14:paraId="00000340">
      <w:pPr>
        <w:spacing w:after="40" w:before="140" w:lineRule="auto"/>
        <w:rPr>
          <w:b w:val="1"/>
          <w:bCs w:val="1"/>
          <w:sz w:val="23"/>
          <w:szCs w:val="23"/>
        </w:rPr>
      </w:pPr>
      <w:commentRangeStart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신전 / 같은 시각</w:t>
      </w:r>
      <w:commentRangeEnd w:id="74"/>
      <w:r>
        <w:rPr>
          <w:rStyle w:val="CommentReference"/>
        </w:rPr>
        <w:commentReference w:id="74"/>
      </w:r>
    </w:p>
    <w:p w:rsidR="00000000" w:rsidDel="00000000" w:rsidP="00000000" w:rsidRDefault="00000000" w:rsidRPr="00000000" w14:paraId="0000034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</w:t>
      </w:r>
      <w:del w:author="Rowan Lee" w:id="13" w:date="2026-07-30T10:50:16Z">
        <w:r w:rsidDel="00000000" w:rsidR="00000000" w:rsidRPr="00000000">
          <w:rPr>
            <w:color w:val="4a4a4a"/>
            <w:sz w:val="20"/>
            <w:szCs w:val="20"/>
            <w:rtl w:val="0"/>
          </w:rPr>
          <w:delText xml:space="preserve">칼리스토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</w:t>
      </w:r>
      <w:commentRangeStart w:id="2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옥좌에 앉아 있는 모세를 발견하고 절박하게 외친다.</w:t>
      </w:r>
    </w:p>
    <w:p w:rsidR="00000000" w:rsidDel="00000000" w:rsidP="00000000" w:rsidRDefault="00000000" w:rsidRPr="00000000" w14:paraId="000003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주군! 다말 님께서 위험에 처하셨습니다!</w:t>
      </w:r>
    </w:p>
    <w:p w:rsidR="00000000" w:rsidDel="00000000" w:rsidP="00000000" w:rsidRDefault="00000000" w:rsidRPr="00000000" w14:paraId="000003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자리에서 벌떡 일어난다.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다말? 그게 무슨 말이냐?</w:t>
      </w:r>
    </w:p>
    <w:p w:rsidR="00000000" w:rsidDel="00000000" w:rsidP="00000000" w:rsidRDefault="00000000" w:rsidRPr="00000000" w14:paraId="0000034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어리석은 필멸자들이, 다말 님의 가족들이 다말 님을 핍박하고 있습니다!</w:t>
      </w:r>
      <w:commentRangeEnd w:id="75"/>
      <w:r>
        <w:rPr>
          <w:rStyle w:val="CommentReference"/>
        </w:rPr>
        <w:commentReference w:id="75"/>
      </w:r>
    </w:p>
    <w:p w:rsidR="00000000" w:rsidDel="00000000" w:rsidP="00000000" w:rsidRDefault="00000000" w:rsidRPr="00000000" w14:paraId="000003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얼굴이 순식간에 분노로 일그러진다.</w:t>
      </w:r>
    </w:p>
    <w:p w:rsidR="00000000" w:rsidDel="00000000" w:rsidP="00000000" w:rsidRDefault="00000000" w:rsidRPr="00000000" w14:paraId="000003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</w:t>
      </w:r>
    </w:p>
    <w:p w:rsidR="00000000" w:rsidDel="00000000" w:rsidP="00000000" w:rsidRDefault="00000000" w:rsidRPr="00000000" w14:paraId="00000349">
      <w:pPr>
        <w:spacing w:after="40" w:line="288.00000000000006" w:lineRule="auto"/>
        <w:rPr>
          <w:sz w:val="21"/>
          <w:szCs w:val="21"/>
        </w:rPr>
      </w:pPr>
      <w:commentRangeStart w:id="76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쥐고 바닥을 쾅 치자 황금빛 갑옷이 입혀진다.</w:t>
      </w:r>
      <w:commentRangeEnd w:id="76"/>
      <w:r>
        <w:rPr>
          <w:rStyle w:val="CommentReference"/>
        </w:rPr>
        <w:commentReference w:id="76"/>
      </w:r>
    </w:p>
    <w:p w:rsidR="00000000" w:rsidDel="00000000" w:rsidP="00000000" w:rsidRDefault="00000000" w:rsidRPr="00000000" w14:paraId="0000034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명을 전하라! </w:t>
      </w:r>
      <w:commentRangeStart w:id="25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신전의 정예 수호대를 소집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하라! 지금 당장 왕도로 </w:t>
      </w:r>
      <w:ins w:author="Rowan Lee" w:id="14" w:date="2026-07-30T10:52:06Z">
        <w:commentRangeStart w:id="26"/>
        <w:commentRangeStart w:id="26"/>
        <w:commentRangeEnd w:id="26"/>
        <w:r w:rsidDel="00000000" w:rsidR="00000000" w:rsidRPr="00000000">
          <w:commentReference w:id="26"/>
        </w:r>
        <w:r w:rsidDel="00000000" w:rsidR="00000000" w:rsidRPr="00000000">
          <w:rPr>
            <w:sz w:val="21"/>
            <w:szCs w:val="21"/>
            <w:rtl w:val="0"/>
            <w:rPrChange w:author="Rowan Lee" w:id="15" w:date="2026-07-30T10:52:06Z">
              <w:rPr>
                <w:sz w:val="21"/>
                <w:szCs w:val="21"/>
              </w:rPr>
            </w:rPrChange>
          </w:rPr>
          <w:t xml:space="preserve">간다</w:t>
        </w:r>
        <w:del w:author="Rowan Lee" w:id="14" w:date="2026-07-30T10:52:06Z">
          <w:r w:rsidDel="00000000" w:rsidR="00000000" w:rsidRPr="00000000">
            <w:rPr>
              <w:sz w:val="21"/>
              <w:szCs w:val="21"/>
              <w:rtl w:val="0"/>
              <w:rPrChange w:author="Rowan Lee" w:id="15" w:date="2026-07-30T10:52:06Z">
                <w:rPr>
                  <w:sz w:val="21"/>
                  <w:szCs w:val="21"/>
                </w:rPr>
              </w:rPrChange>
            </w:rPr>
            <w:delText xml:space="preserve"> </w:delText>
          </w:r>
        </w:del>
      </w:ins>
      <w:del w:author="Rowan Lee" w:id="14" w:date="2026-07-30T10:52:06Z">
        <w:r w:rsidDel="00000000" w:rsidR="00000000" w:rsidRPr="00000000">
          <w:rPr>
            <w:sz w:val="21"/>
            <w:szCs w:val="21"/>
            <w:rtl w:val="0"/>
            <w:rPrChange w:author="Rowan Lee" w:id="15" w:date="2026-07-30T10:52:06Z">
              <w:rPr>
                <w:sz w:val="21"/>
                <w:szCs w:val="21"/>
              </w:rPr>
            </w:rPrChange>
          </w:rPr>
          <w:delText xml:space="preserve">강림한다</w:delText>
        </w:r>
      </w:del>
      <w:r w:rsidDel="00000000" w:rsidR="00000000" w:rsidRPr="00000000">
        <w:rPr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3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들자 그의 주변으로 위협적인 모래폭풍이 불기 시작한다.</w:t>
      </w:r>
    </w:p>
    <w:p w:rsidR="00000000" w:rsidDel="00000000" w:rsidP="00000000" w:rsidRDefault="00000000" w:rsidRPr="00000000" w14:paraId="000003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모래폭풍을 타고 하늘로 비상한다.</w:t>
      </w:r>
    </w:p>
    <w:p w:rsidR="00000000" w:rsidDel="00000000" w:rsidP="00000000" w:rsidRDefault="00000000" w:rsidRPr="00000000" w14:paraId="000003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발 아래 펼쳐진 왕도를 보고 이를 악문다.</w:t>
      </w:r>
    </w:p>
    <w:p w:rsidR="00000000" w:rsidDel="00000000" w:rsidP="00000000" w:rsidRDefault="00000000" w:rsidRPr="00000000" w14:paraId="000003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다말... 조금만 버티거라!</w:t>
      </w:r>
    </w:p>
    <w:p w:rsidR="00000000" w:rsidDel="00000000" w:rsidP="00000000" w:rsidRDefault="00000000" w:rsidRPr="00000000" w14:paraId="00000351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Title"/>
        <w:spacing w:before="280" w:lineRule="auto"/>
        <w:rPr/>
      </w:pPr>
      <w:bookmarkStart w:colFirst="0" w:colLast="0" w:name="_u2d653ifzbl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제16화</w:t>
      </w:r>
    </w:p>
    <w:p w:rsidR="00000000" w:rsidDel="00000000" w:rsidP="00000000" w:rsidRDefault="00000000" w:rsidRPr="00000000" w14:paraId="0000035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5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네페라, 파라오, 모세, 라반</w:t>
      </w:r>
    </w:p>
    <w:p w:rsidR="00000000" w:rsidDel="00000000" w:rsidP="00000000" w:rsidRDefault="00000000" w:rsidRPr="00000000" w14:paraId="000003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마침내 불길을 모두 건너고 바닥에 쓰러진다.</w:t>
      </w:r>
    </w:p>
    <w:p w:rsidR="00000000" w:rsidDel="00000000" w:rsidP="00000000" w:rsidRDefault="00000000" w:rsidRPr="00000000" w14:paraId="000003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거칠게 숨을 몰아쉬던 다말이 델릴라를 올려다본다.</w:t>
      </w:r>
    </w:p>
    <w:p w:rsidR="00000000" w:rsidDel="00000000" w:rsidP="00000000" w:rsidRDefault="00000000" w:rsidRPr="00000000" w14:paraId="000003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나… 해냈어. 정표 돌려줘, 델릴라.</w:t>
      </w:r>
    </w:p>
    <w:p w:rsidR="00000000" w:rsidDel="00000000" w:rsidP="00000000" w:rsidRDefault="00000000" w:rsidRPr="00000000" w14:paraId="000003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경멸 어린 미소를 지으며 다말을 내려다본다.</w:t>
      </w:r>
    </w:p>
    <w:p w:rsidR="00000000" w:rsidDel="00000000" w:rsidP="00000000" w:rsidRDefault="00000000" w:rsidRPr="00000000" w14:paraId="000003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이게 그렇게 갖고 싶어?</w:t>
      </w:r>
    </w:p>
    <w:p w:rsidR="00000000" w:rsidDel="00000000" w:rsidP="00000000" w:rsidRDefault="00000000" w:rsidRPr="00000000" w14:paraId="000003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손에 쥔 정표를 놓는다.</w:t>
      </w:r>
    </w:p>
    <w:p w:rsidR="00000000" w:rsidDel="00000000" w:rsidP="00000000" w:rsidRDefault="00000000" w:rsidRPr="00000000" w14:paraId="000003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정표가 차가운 돌바닥 위로 떨어지며 날카로운 소리를 낸다.</w:t>
      </w:r>
    </w:p>
    <w:p w:rsidR="00000000" w:rsidDel="00000000" w:rsidP="00000000" w:rsidRDefault="00000000" w:rsidRPr="00000000" w14:paraId="000003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주워 가. 네 처지에 어울리게 주인 잃은 개처럼 기어서 말이야. 저기까지 갈 수만 있다면 네 것이야.</w:t>
      </w:r>
    </w:p>
    <w:p w:rsidR="00000000" w:rsidDel="00000000" w:rsidP="00000000" w:rsidRDefault="00000000" w:rsidRPr="00000000" w14:paraId="000003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고통으로 일그러진 얼굴로 바닥을 기기 시작한다.</w:t>
      </w:r>
    </w:p>
    <w:p w:rsidR="00000000" w:rsidDel="00000000" w:rsidP="00000000" w:rsidRDefault="00000000" w:rsidRPr="00000000" w14:paraId="000003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피와 재로 얼룩진 손으로 차가운 돌바닥을 짚으며 필사적으로 정표를 향해 나아간다.</w:t>
      </w:r>
    </w:p>
    <w:p w:rsidR="00000000" w:rsidDel="00000000" w:rsidP="00000000" w:rsidRDefault="00000000" w:rsidRPr="00000000" w14:paraId="000003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믿을 수 없다는 듯 소리친다.</w:t>
      </w:r>
    </w:p>
    <w:p w:rsidR="00000000" w:rsidDel="00000000" w:rsidP="00000000" w:rsidRDefault="00000000" w:rsidRPr="00000000" w14:paraId="000003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오, 다말! 정말 이런 짓까지 하려는 것이냐? 고작 저 쇠붙이 하나 때문에 네 마지막 존엄마저 내버리겠다는 거야?</w:t>
      </w:r>
    </w:p>
    <w:p w:rsidR="00000000" w:rsidDel="00000000" w:rsidP="00000000" w:rsidRDefault="00000000" w:rsidRPr="00000000" w14:paraId="000003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조롱을 무시한 채 계속해서 정표를 향해 기어간다.</w:t>
      </w:r>
    </w:p>
    <w:p w:rsidR="00000000" w:rsidDel="00000000" w:rsidP="00000000" w:rsidRDefault="00000000" w:rsidRPr="00000000" w14:paraId="000003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하늘이 갑자기 어두워지며 소용돌이치는 먹구름이 궁전 위로 몰려든다.</w:t>
      </w:r>
    </w:p>
    <w:p w:rsidR="00000000" w:rsidDel="00000000" w:rsidP="00000000" w:rsidRDefault="00000000" w:rsidRPr="00000000" w14:paraId="000003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하객들과 구경꾼들이 두려움에 찬 눈으로 하늘을 올려다본다.</w:t>
      </w:r>
    </w:p>
    <w:p w:rsidR="00000000" w:rsidDel="00000000" w:rsidP="00000000" w:rsidRDefault="00000000" w:rsidRPr="00000000" w14:paraId="000003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다말의 손끝이 정표에 닿는다. 다말이 피 묻은 손으로 정표를 소중히 움켜쥔다.</w:t>
      </w:r>
    </w:p>
    <w:p w:rsidR="00000000" w:rsidDel="00000000" w:rsidP="00000000" w:rsidRDefault="00000000" w:rsidRPr="00000000" w14:paraId="000003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드디어 되찾았어….</w:t>
      </w:r>
    </w:p>
    <w:p w:rsidR="00000000" w:rsidDel="00000000" w:rsidP="00000000" w:rsidRDefault="00000000" w:rsidRPr="00000000" w14:paraId="00000366">
      <w:pPr>
        <w:spacing w:after="40" w:line="288.00000000000006" w:lineRule="auto"/>
        <w:rPr>
          <w:sz w:val="21"/>
          <w:szCs w:val="21"/>
        </w:rPr>
      </w:pPr>
      <w:commentRangeStart w:id="77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화로에서 시뻘겋게 달아오른 태양 문양의 낙인을 꺼내 든다.</w:t>
      </w:r>
      <w:commentRangeEnd w:id="77"/>
      <w:r>
        <w:rPr>
          <w:rStyle w:val="CommentReference"/>
        </w:rPr>
        <w:commentReference w:id="77"/>
      </w:r>
    </w:p>
    <w:p w:rsidR="00000000" w:rsidDel="00000000" w:rsidP="00000000" w:rsidRDefault="00000000" w:rsidRPr="00000000" w14:paraId="000003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그 쓰레기가 그토록 특별하다고 믿는 거야?</w:t>
      </w:r>
    </w:p>
    <w:p w:rsidR="00000000" w:rsidDel="00000000" w:rsidP="00000000" w:rsidRDefault="00000000" w:rsidRPr="00000000" w14:paraId="000003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턱을 거칠게 붙잡는다.</w:t>
      </w:r>
    </w:p>
    <w:p w:rsidR="00000000" w:rsidDel="00000000" w:rsidP="00000000" w:rsidRDefault="00000000" w:rsidRPr="00000000" w14:paraId="000003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그 보잘것없는 노예에게 참으로 헌신적이구나. 하지만 이 낙인이 언니의 아름다움을 앗아가도 그가 지금처럼 언니를 바라봐줄까?</w:t>
      </w:r>
    </w:p>
    <w:p w:rsidR="00000000" w:rsidDel="00000000" w:rsidP="00000000" w:rsidRDefault="00000000" w:rsidRPr="00000000" w14:paraId="000003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공포와 분노에 찬 눈으로 델릴라를 노려본다.</w:t>
      </w:r>
    </w:p>
    <w:p w:rsidR="00000000" w:rsidDel="00000000" w:rsidP="00000000" w:rsidRDefault="00000000" w:rsidRPr="00000000" w14:paraId="000003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나를 짓밟으려다 네 심장까지 독으로 물들였구나. 하지만 명심해. 신들께서 반드시 네 죄를 물으실 거야. 너 같은 괴물에게 베풀 자비는 없어!</w:t>
      </w:r>
    </w:p>
    <w:p w:rsidR="00000000" w:rsidDel="00000000" w:rsidP="00000000" w:rsidRDefault="00000000" w:rsidRPr="00000000" w14:paraId="000003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</w:t>
      </w:r>
    </w:p>
    <w:p w:rsidR="00000000" w:rsidDel="00000000" w:rsidP="00000000" w:rsidRDefault="00000000" w:rsidRPr="00000000" w14:paraId="000003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신들이라고? 신들의 총애를 받는 사람은 바로 나야! 내가 직접 언니를 짓밟아주겠어. 언니에게 어울리는 진흙탕 속에 처박아줄 거야! 온 세상이 내 앞에 무릎을 꿇을 때, 언니는 시궁창을 기어 다니는 쥐가 되는 거야!</w:t>
      </w:r>
    </w:p>
    <w:p w:rsidR="00000000" w:rsidDel="00000000" w:rsidP="00000000" w:rsidRDefault="00000000" w:rsidRPr="00000000" w14:paraId="000003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달궈진 낙인을 다말의 얼굴에 가져다 댄다.</w:t>
      </w:r>
    </w:p>
    <w:p w:rsidR="00000000" w:rsidDel="00000000" w:rsidP="00000000" w:rsidRDefault="00000000" w:rsidRPr="00000000" w14:paraId="000003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흥분한 채 외친다.</w:t>
      </w:r>
    </w:p>
    <w:p w:rsidR="00000000" w:rsidDel="00000000" w:rsidP="00000000" w:rsidRDefault="00000000" w:rsidRPr="00000000" w14:paraId="0000037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태워버려! 저 배신자에게 고통을 안겨줘! 신성한 혈통을 모욕한 대가가 무엇인지 똑똑히 가르쳐주란 말이야!</w:t>
      </w:r>
    </w:p>
    <w:p w:rsidR="00000000" w:rsidDel="00000000" w:rsidP="00000000" w:rsidRDefault="00000000" w:rsidRPr="00000000" w14:paraId="00000371">
      <w:pPr>
        <w:spacing w:after="40" w:line="288.00000000000006" w:lineRule="auto"/>
        <w:rPr>
          <w:sz w:val="21"/>
          <w:szCs w:val="21"/>
        </w:rPr>
      </w:pPr>
      <w:commentRangeStart w:id="78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얼굴을 향해 낙인을 내리찍으려는 순간. 하늘에서 천둥 같은 목소리가 울려 퍼진다.</w:t>
      </w:r>
      <w:commentRangeEnd w:id="78"/>
      <w:r>
        <w:rPr>
          <w:rStyle w:val="CommentReference"/>
        </w:rPr>
        <w:commentReference w:id="78"/>
      </w:r>
    </w:p>
    <w:p w:rsidR="00000000" w:rsidDel="00000000" w:rsidP="00000000" w:rsidRDefault="00000000" w:rsidRPr="00000000" w14:paraId="000003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그녀에게서 떨어져!</w:t>
      </w:r>
    </w:p>
    <w:p w:rsidR="00000000" w:rsidDel="00000000" w:rsidP="00000000" w:rsidRDefault="00000000" w:rsidRPr="00000000" w14:paraId="000003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모래폭풍이 궁전을 덮쳐온다. 황금빛 모래가 사방으로 뻗어나가며 델릴라의 손에 들린 낙인을 강타한다.</w:t>
      </w:r>
    </w:p>
    <w:p w:rsidR="00000000" w:rsidDel="00000000" w:rsidP="00000000" w:rsidRDefault="00000000" w:rsidRPr="00000000" w14:paraId="000003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낙인이 델릴라의 손에서 튕겨 나가 불화살처럼 날아가 옆의 돌기둥에 깊숙이 박힌다. 그 충격으로 델릴라가 뒤로 나가떨어진다.</w:t>
      </w:r>
    </w:p>
    <w:p w:rsidR="00000000" w:rsidDel="00000000" w:rsidP="00000000" w:rsidRDefault="00000000" w:rsidRPr="00000000" w14:paraId="000003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그녀에게 손을 댄다면... 죽음을 면치 못할 것이다!</w:t>
      </w:r>
    </w:p>
    <w:p w:rsidR="00000000" w:rsidDel="00000000" w:rsidP="00000000" w:rsidRDefault="00000000" w:rsidRPr="00000000" w14:paraId="000003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엄청난 폭발음과 함께 궁전의 거대한 문이 산산조각 난다. 모래폭풍이 궁전을 한차례 휩쓴다.</w:t>
      </w:r>
    </w:p>
    <w:p w:rsidR="00000000" w:rsidDel="00000000" w:rsidP="00000000" w:rsidRDefault="00000000" w:rsidRPr="00000000" w14:paraId="00000377">
      <w:pPr>
        <w:spacing w:after="40" w:line="288.00000000000006" w:lineRule="auto"/>
        <w:rPr>
          <w:sz w:val="21"/>
          <w:szCs w:val="21"/>
        </w:rPr>
      </w:pPr>
      <w:commentRangeStart w:id="79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모래폭풍, 흙바람 속에서 한 인영이 나타난다. 모래폭풍이 잦아들고 황금 갑옷을 입은 모세가 걸어 나온다.</w:t>
      </w:r>
      <w:commentRangeEnd w:id="79"/>
      <w:r>
        <w:rPr>
          <w:rStyle w:val="CommentReference"/>
        </w:rPr>
        <w:commentReference w:id="79"/>
      </w:r>
    </w:p>
    <w:p w:rsidR="00000000" w:rsidDel="00000000" w:rsidP="00000000" w:rsidRDefault="00000000" w:rsidRPr="00000000" w14:paraId="000003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델릴라, 라반과 네페라가 경악과 공포에 질린 채 얼어붙는다.</w:t>
      </w:r>
    </w:p>
    <w:p w:rsidR="00000000" w:rsidDel="00000000" w:rsidP="00000000" w:rsidRDefault="00000000" w:rsidRPr="00000000" w14:paraId="000003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힘겹게 고개를 든다. 눈물에 젖은 다말의 눈에 지팡이를 쥔 모세의 모습이 비친다.</w:t>
      </w:r>
    </w:p>
    <w:p w:rsidR="00000000" w:rsidDel="00000000" w:rsidP="00000000" w:rsidRDefault="00000000" w:rsidRPr="00000000" w14:paraId="0000037D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Title"/>
        <w:spacing w:before="280" w:lineRule="auto"/>
        <w:rPr/>
      </w:pPr>
      <w:bookmarkStart w:colFirst="0" w:colLast="0" w:name="_fct2jbyzvyb0" w:id="16"/>
      <w:bookmarkEnd w:id="16"/>
      <w:commentRangeStart w:id="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제17화</w:t>
      </w:r>
      <w:commentRangeEnd w:id="80"/>
      <w:r>
        <w:rPr>
          <w:rStyle w:val="CommentReference"/>
        </w:rPr>
        <w:commentReference w:id="80"/>
      </w:r>
    </w:p>
    <w:p w:rsidR="00000000" w:rsidDel="00000000" w:rsidP="00000000" w:rsidRDefault="00000000" w:rsidRPr="00000000" w14:paraId="0000037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8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모세, 파라오, 다말, 네페라, 가족들, 라반, 병사들</w:t>
      </w:r>
    </w:p>
    <w:p w:rsidR="00000000" w:rsidDel="00000000" w:rsidP="00000000" w:rsidRDefault="00000000" w:rsidRPr="00000000" w14:paraId="000003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성큼성큼 다가가 델릴라를 걷어찬다.</w:t>
      </w:r>
    </w:p>
    <w:p w:rsidR="00000000" w:rsidDel="00000000" w:rsidP="00000000" w:rsidRDefault="00000000" w:rsidRPr="00000000" w14:paraId="000003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비명을 지르며 바닥에 나가떨어진다.</w:t>
      </w:r>
    </w:p>
    <w:p w:rsidR="00000000" w:rsidDel="00000000" w:rsidP="00000000" w:rsidRDefault="00000000" w:rsidRPr="00000000" w14:paraId="000003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놀란 눈으로 그 모습을 바라본다.</w:t>
      </w:r>
    </w:p>
    <w:p w:rsidR="00000000" w:rsidDel="00000000" w:rsidP="00000000" w:rsidRDefault="00000000" w:rsidRPr="00000000" w14:paraId="000003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바닥에 쓰러진 다말을 조심스럽게 안아 일으킨다.</w:t>
      </w:r>
    </w:p>
    <w:p w:rsidR="00000000" w:rsidDel="00000000" w:rsidP="00000000" w:rsidRDefault="00000000" w:rsidRPr="00000000" w14:paraId="000003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 내가 왔어. 괜찮은 건가?</w:t>
      </w:r>
    </w:p>
    <w:p w:rsidR="00000000" w:rsidDel="00000000" w:rsidP="00000000" w:rsidRDefault="00000000" w:rsidRPr="00000000" w14:paraId="000003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 고인 눈으로 모세를 올려다본다.</w:t>
      </w:r>
    </w:p>
    <w:p w:rsidR="00000000" w:rsidDel="00000000" w:rsidP="00000000" w:rsidRDefault="00000000" w:rsidRPr="00000000" w14:paraId="000003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네페라는 손으로 입을 틀어막은 채 놀란 표정으로 두 사람을 바라본다.</w:t>
      </w:r>
    </w:p>
    <w:p w:rsidR="00000000" w:rsidDel="00000000" w:rsidP="00000000" w:rsidRDefault="00000000" w:rsidRPr="00000000" w14:paraId="000003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이것 좀 봐요.</w:t>
      </w:r>
    </w:p>
    <w:p w:rsidR="00000000" w:rsidDel="00000000" w:rsidP="00000000" w:rsidRDefault="00000000" w:rsidRPr="00000000" w14:paraId="000003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떨리는 손을 들어 피 묻은 정표를 모세에게 보여준다.</w:t>
      </w:r>
    </w:p>
    <w:p w:rsidR="00000000" w:rsidDel="00000000" w:rsidP="00000000" w:rsidRDefault="00000000" w:rsidRPr="00000000" w14:paraId="000003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되찾았어요. 이제 안전해요.</w:t>
      </w:r>
    </w:p>
    <w:p w:rsidR="00000000" w:rsidDel="00000000" w:rsidP="00000000" w:rsidRDefault="00000000" w:rsidRPr="00000000" w14:paraId="000003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피투성이 손과 정표를 번갈아 바라본다. 모세가 조심스럽게 다말의 손에 입을 맞춘 뒤 그녀를 소중히 품에 안는다. 모세의 눈이 불타는 분노를 품은 채 다말의 가족들을 향한다.</w:t>
      </w:r>
    </w:p>
    <w:p w:rsidR="00000000" w:rsidDel="00000000" w:rsidP="00000000" w:rsidRDefault="00000000" w:rsidRPr="00000000" w14:paraId="000003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사색이 되어 몸을 떤다.</w:t>
      </w:r>
    </w:p>
    <w:p w:rsidR="00000000" w:rsidDel="00000000" w:rsidP="00000000" w:rsidRDefault="00000000" w:rsidRPr="00000000" w14:paraId="000003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자는... 잠깐. 다말의 남편인 노예가 아니더냐?</w:t>
      </w:r>
    </w:p>
    <w:p w:rsidR="00000000" w:rsidDel="00000000" w:rsidP="00000000" w:rsidRDefault="00000000" w:rsidRPr="00000000" w14:paraId="000003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의복을 보세요. 어떻게 노예 주제에 저런 신성한 갑옷을 입고 있을 수 있는 거죠?</w:t>
      </w:r>
    </w:p>
    <w:p w:rsidR="00000000" w:rsidDel="00000000" w:rsidP="00000000" w:rsidRDefault="00000000" w:rsidRPr="00000000" w14:paraId="000003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모세의 뒤에 도열한 수십 명의 황금 갑옷 병사들을 둘러본다.</w:t>
      </w:r>
    </w:p>
    <w:p w:rsidR="00000000" w:rsidDel="00000000" w:rsidP="00000000" w:rsidRDefault="00000000" w:rsidRPr="00000000" w14:paraId="000003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저 병사들이... 노예의 명령을 따르고 있잖아요?</w:t>
      </w:r>
    </w:p>
    <w:p w:rsidR="00000000" w:rsidDel="00000000" w:rsidP="00000000" w:rsidRDefault="00000000" w:rsidRPr="00000000" w14:paraId="000003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소리친다.</w:t>
      </w:r>
    </w:p>
    <w:p w:rsidR="00000000" w:rsidDel="00000000" w:rsidP="00000000" w:rsidRDefault="00000000" w:rsidRPr="00000000" w14:paraId="000003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속지 마세요! 저 거지 곁에는 늘 아론이 붙어 다녔잖아요. 그자가 병사였다고 했던 것 기억 안 나세요?</w:t>
      </w:r>
    </w:p>
    <w:p w:rsidR="00000000" w:rsidDel="00000000" w:rsidP="00000000" w:rsidRDefault="00000000" w:rsidRPr="00000000" w14:paraId="000003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아… 그랬지.</w:t>
      </w:r>
    </w:p>
    <w:p w:rsidR="00000000" w:rsidDel="00000000" w:rsidP="00000000" w:rsidRDefault="00000000" w:rsidRPr="00000000" w14:paraId="000003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 혼인식 날의 일로 분이 풀리지 않은 모양이에요. 우리를 겁주려고 옛 동료들을 데려다가 병사인 척 꾸민 게 분명해요. 참으로 한심한 연극이네요.</w:t>
      </w:r>
    </w:p>
    <w:p w:rsidR="00000000" w:rsidDel="00000000" w:rsidP="00000000" w:rsidRDefault="00000000" w:rsidRPr="00000000" w14:paraId="000003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델릴라의 말에 자신감을 얻고 앞으로 나선다.</w:t>
      </w:r>
    </w:p>
    <w:p w:rsidR="00000000" w:rsidDel="00000000" w:rsidP="00000000" w:rsidRDefault="00000000" w:rsidRPr="00000000" w14:paraId="000003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조금 전 궁전의 무기고가 털렸다는 보고가 들어왔다. 이제야 모든 것이 설명되는군.</w:t>
      </w:r>
    </w:p>
    <w:p w:rsidR="00000000" w:rsidDel="00000000" w:rsidP="00000000" w:rsidRDefault="00000000" w:rsidRPr="00000000" w14:paraId="000003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안도하며 폭소를 터뜨린다.</w:t>
      </w:r>
    </w:p>
    <w:p w:rsidR="00000000" w:rsidDel="00000000" w:rsidP="00000000" w:rsidRDefault="00000000" w:rsidRPr="00000000" w14:paraId="000003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우스운 일이군. 가진 것 하나 없는 거지가 우리 가문 앞에 나타나 신의 행세를 하다니!</w:t>
      </w:r>
    </w:p>
    <w:p w:rsidR="00000000" w:rsidDel="00000000" w:rsidP="00000000" w:rsidRDefault="00000000" w:rsidRPr="00000000" w14:paraId="000003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손가락질하며 조롱한다.</w:t>
      </w:r>
    </w:p>
    <w:p w:rsidR="00000000" w:rsidDel="00000000" w:rsidP="00000000" w:rsidRDefault="00000000" w:rsidRPr="00000000" w14:paraId="000003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소중한 영웅은 사실 거지에 도둑일 뿐이야. 진짜 수비대가 도착하면 둘 다 쇠사슬에 묶여 화형대로 끌려갈걸? 무섭지도 않아?</w:t>
      </w:r>
    </w:p>
    <w:p w:rsidR="00000000" w:rsidDel="00000000" w:rsidP="00000000" w:rsidRDefault="00000000" w:rsidRPr="00000000" w14:paraId="000003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눈으로 그들을 바라본다.</w:t>
      </w:r>
    </w:p>
    <w:p w:rsidR="00000000" w:rsidDel="00000000" w:rsidP="00000000" w:rsidRDefault="00000000" w:rsidRPr="00000000" w14:paraId="0000039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눈먼 어리석은 자들. 내 앞에서 사라져라.</w:t>
      </w:r>
    </w:p>
    <w:p w:rsidR="00000000" w:rsidDel="00000000" w:rsidP="00000000" w:rsidRDefault="00000000" w:rsidRPr="00000000" w14:paraId="000003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낮게 명령하자 그의 뒤에 도열해 있던 황금 갑옷의 병사들이 일제히 창을 들어 가족들을 겨눈다.</w:t>
      </w:r>
    </w:p>
    <w:p w:rsidR="00000000" w:rsidDel="00000000" w:rsidP="00000000" w:rsidRDefault="00000000" w:rsidRPr="00000000" w14:paraId="000003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공포에 질려 비명을 지른다.</w:t>
      </w:r>
    </w:p>
    <w:p w:rsidR="00000000" w:rsidDel="00000000" w:rsidP="00000000" w:rsidRDefault="00000000" w:rsidRPr="00000000" w14:paraId="000003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이게 무슨 짓이냐?</w:t>
      </w:r>
    </w:p>
    <w:p w:rsidR="00000000" w:rsidDel="00000000" w:rsidP="00000000" w:rsidRDefault="00000000" w:rsidRPr="00000000" w14:paraId="000003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고통에 신음하며 정신을 잃으려 한다.</w:t>
      </w:r>
    </w:p>
    <w:p w:rsidR="00000000" w:rsidDel="00000000" w:rsidP="00000000" w:rsidRDefault="00000000" w:rsidRPr="00000000" w14:paraId="000003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다급하게 다말을 붙잡는다.</w:t>
      </w:r>
    </w:p>
    <w:p w:rsidR="00000000" w:rsidDel="00000000" w:rsidP="00000000" w:rsidRDefault="00000000" w:rsidRPr="00000000" w14:paraId="000003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안 돼! 정신 차려!</w:t>
      </w:r>
    </w:p>
    <w:p w:rsidR="00000000" w:rsidDel="00000000" w:rsidP="00000000" w:rsidRDefault="00000000" w:rsidRPr="00000000" w14:paraId="000003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불에 데어 피투성이가 된 다말의 두 발을 발견한다.</w:t>
      </w:r>
    </w:p>
    <w:p w:rsidR="00000000" w:rsidDel="00000000" w:rsidP="00000000" w:rsidRDefault="00000000" w:rsidRPr="00000000" w14:paraId="000003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눈가가 분노로 붉어진다.</w:t>
      </w:r>
    </w:p>
    <w:p w:rsidR="00000000" w:rsidDel="00000000" w:rsidP="00000000" w:rsidRDefault="00000000" w:rsidRPr="00000000" w14:paraId="000003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다시 고쳐 안은 뒤 살기 어린 눈으로 가족들을 노려본다.</w:t>
      </w:r>
    </w:p>
    <w:p w:rsidR="00000000" w:rsidDel="00000000" w:rsidP="00000000" w:rsidRDefault="00000000" w:rsidRPr="00000000" w14:paraId="000003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…누가 내 아내를 이렇게 만들었지?</w:t>
      </w:r>
    </w:p>
    <w:p w:rsidR="00000000" w:rsidDel="00000000" w:rsidP="00000000" w:rsidRDefault="00000000" w:rsidRPr="00000000" w14:paraId="000003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공포에 질려 입을 다문다.</w:t>
      </w:r>
    </w:p>
    <w:p w:rsidR="00000000" w:rsidDel="00000000" w:rsidP="00000000" w:rsidRDefault="00000000" w:rsidRPr="00000000" w14:paraId="000003A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비웃으며 앞으로 나선다.</w:t>
      </w:r>
    </w:p>
    <w:p w:rsidR="00000000" w:rsidDel="00000000" w:rsidP="00000000" w:rsidRDefault="00000000" w:rsidRPr="00000000" w14:paraId="000003A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그랬어. 그래서 어쩔 건데? 그저 언니가 제정신을 차리게 하려 했을 뿐이야. 저 쓸모없는 정표 하나 때문에 신성한 불길을 걸을 만큼 어리석을 줄 누가 알았겠어?</w:t>
      </w:r>
    </w:p>
    <w:p w:rsidR="00000000" w:rsidDel="00000000" w:rsidP="00000000" w:rsidRDefault="00000000" w:rsidRPr="00000000" w14:paraId="000003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 모세의 얼굴이 흉흉하게 일그러진다.</w:t>
      </w:r>
    </w:p>
    <w:p w:rsidR="00000000" w:rsidDel="00000000" w:rsidP="00000000" w:rsidRDefault="00000000" w:rsidRPr="00000000" w14:paraId="000003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죽고 싶은 것이냐?</w:t>
      </w:r>
    </w:p>
    <w:p w:rsidR="00000000" w:rsidDel="00000000" w:rsidP="00000000" w:rsidRDefault="00000000" w:rsidRPr="00000000" w14:paraId="000003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모세를 향해 고함친다.</w:t>
      </w:r>
    </w:p>
    <w:p w:rsidR="00000000" w:rsidDel="00000000" w:rsidP="00000000" w:rsidRDefault="00000000" w:rsidRPr="00000000" w14:paraId="000003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놈이 감히 신의 피를 이어받은 자 앞에서 목소리를 높이는 것이냐?</w:t>
      </w:r>
    </w:p>
    <w:p w:rsidR="00000000" w:rsidDel="00000000" w:rsidP="00000000" w:rsidRDefault="00000000" w:rsidRPr="00000000" w14:paraId="000003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네가 뭘 할 수 있는데, 거지야? 언니는 너처럼 보잘것없는 자를 택한 순간 아무것도 아닌 존재가 됐어. 우리의 신성한 혈통에 비하면 너는 오물보다도 못해.</w:t>
      </w:r>
    </w:p>
    <w:p w:rsidR="00000000" w:rsidDel="00000000" w:rsidP="00000000" w:rsidRDefault="00000000" w:rsidRPr="00000000" w14:paraId="000003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저 여인을 죽이려 한다면, 내 손에 죽을 가치라도 인정받은 것을 감사히 여겨야 할 것이다.</w:t>
      </w:r>
    </w:p>
    <w:p w:rsidR="00000000" w:rsidDel="00000000" w:rsidP="00000000" w:rsidRDefault="00000000" w:rsidRPr="00000000" w14:paraId="000003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눈빛이 차갑게 가라앉는다.</w:t>
      </w:r>
    </w:p>
    <w:p w:rsidR="00000000" w:rsidDel="00000000" w:rsidP="00000000" w:rsidRDefault="00000000" w:rsidRPr="00000000" w14:paraId="000003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의기양양하게 소리친다.</w:t>
      </w:r>
    </w:p>
    <w:p w:rsidR="00000000" w:rsidDel="00000000" w:rsidP="00000000" w:rsidRDefault="00000000" w:rsidRPr="00000000" w14:paraId="000003B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 것도 없다! 저자들을 체포하라! 저 더러운 거지와 뻔뻔한 신부를 쇠사슬로 묶어라! 엄정한 법정에 세워 그 죄를 심판할 것이다. 당장 끌고 가라!</w:t>
      </w:r>
    </w:p>
    <w:p w:rsidR="00000000" w:rsidDel="00000000" w:rsidP="00000000" w:rsidRDefault="00000000" w:rsidRPr="00000000" w14:paraId="000003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누구도 움직이지 않는다.</w:t>
      </w:r>
    </w:p>
    <w:p w:rsidR="00000000" w:rsidDel="00000000" w:rsidP="00000000" w:rsidRDefault="00000000" w:rsidRPr="00000000" w14:paraId="000003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파라오를 매섭게 노려본다.</w:t>
      </w:r>
    </w:p>
    <w:p w:rsidR="00000000" w:rsidDel="00000000" w:rsidP="00000000" w:rsidRDefault="00000000" w:rsidRPr="00000000" w14:paraId="000003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몸에서 강렬한 황금빛 신력이 일렁인다. </w:t>
      </w:r>
    </w:p>
    <w:p w:rsidR="00000000" w:rsidDel="00000000" w:rsidP="00000000" w:rsidRDefault="00000000" w:rsidRPr="00000000" w14:paraId="000003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입으로 내 아내를 모욕했느냐?</w:t>
      </w:r>
    </w:p>
    <w:p w:rsidR="00000000" w:rsidDel="00000000" w:rsidP="00000000" w:rsidRDefault="00000000" w:rsidRPr="00000000" w14:paraId="000003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내리찍자 돌풍이 창처럼 가족들을 애워싸 무릎 꿇린다.</w:t>
      </w:r>
    </w:p>
    <w:p w:rsidR="00000000" w:rsidDel="00000000" w:rsidP="00000000" w:rsidRDefault="00000000" w:rsidRPr="00000000" w14:paraId="000003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잡아라!</w:t>
      </w:r>
    </w:p>
    <w:p w:rsidR="00000000" w:rsidDel="00000000" w:rsidP="00000000" w:rsidRDefault="00000000" w:rsidRPr="00000000" w14:paraId="000003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명령이 떨어지자 황금 갑옷의 병사들이 일제히 움직인다.</w:t>
      </w:r>
    </w:p>
    <w:p w:rsidR="00000000" w:rsidDel="00000000" w:rsidP="00000000" w:rsidRDefault="00000000" w:rsidRPr="00000000" w14:paraId="000003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순식간에 델릴라와 파라오, 라반과 네페라를 에워싼다.</w:t>
      </w:r>
    </w:p>
    <w:p w:rsidR="00000000" w:rsidDel="00000000" w:rsidP="00000000" w:rsidRDefault="00000000" w:rsidRPr="00000000" w14:paraId="000003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자신만만한 미소가 사라진다.</w:t>
      </w:r>
    </w:p>
    <w:p w:rsidR="00000000" w:rsidDel="00000000" w:rsidP="00000000" w:rsidRDefault="00000000" w:rsidRPr="00000000" w14:paraId="000003B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Title"/>
        <w:spacing w:before="280" w:lineRule="auto"/>
        <w:rPr/>
      </w:pPr>
      <w:bookmarkStart w:colFirst="0" w:colLast="0" w:name="_hihvufc8itp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제18화</w:t>
      </w:r>
    </w:p>
    <w:p w:rsidR="00000000" w:rsidDel="00000000" w:rsidP="00000000" w:rsidRDefault="00000000" w:rsidRPr="00000000" w14:paraId="000003C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C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병사들, 델릴라, 파라오, 군중, 다말, 모세, 네페라, 라반, 병사1</w:t>
      </w:r>
    </w:p>
    <w:p w:rsidR="00000000" w:rsidDel="00000000" w:rsidP="00000000" w:rsidRDefault="00000000" w:rsidRPr="00000000" w14:paraId="000003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무릎 꿇은 델릴라의 양팔을 붙잡아 거칠게 끌어낸다.</w:t>
      </w:r>
    </w:p>
    <w:p w:rsidR="00000000" w:rsidDel="00000000" w:rsidP="00000000" w:rsidRDefault="00000000" w:rsidRPr="00000000" w14:paraId="000003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저리 가! 감히 누구에게 손을 대는 거야! 나는 파라오의 아내야! 나는—</w:t>
      </w:r>
    </w:p>
    <w:p w:rsidR="00000000" w:rsidDel="00000000" w:rsidP="00000000" w:rsidRDefault="00000000" w:rsidRPr="00000000" w14:paraId="000003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공포에 질린 델릴라가 파라오를 향해 절규한다.</w:t>
      </w:r>
    </w:p>
    <w:p w:rsidR="00000000" w:rsidDel="00000000" w:rsidP="00000000" w:rsidRDefault="00000000" w:rsidRPr="00000000" w14:paraId="000003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님! 도와주세요!</w:t>
      </w:r>
    </w:p>
    <w:p w:rsidR="00000000" w:rsidDel="00000000" w:rsidP="00000000" w:rsidRDefault="00000000" w:rsidRPr="00000000" w14:paraId="000003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병사에게 잡혀있다. 파라오가 이성을 잃고 주변 사람들을 향해 소리친다.</w:t>
      </w:r>
    </w:p>
    <w:p w:rsidR="00000000" w:rsidDel="00000000" w:rsidP="00000000" w:rsidRDefault="00000000" w:rsidRPr="00000000" w14:paraId="000003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무엇들 하는 것이냐? 저자를 죽여라! 저 거지의 배를 가르는 자에게 금화 한 상자를 내리겠다!</w:t>
      </w:r>
    </w:p>
    <w:p w:rsidR="00000000" w:rsidDel="00000000" w:rsidP="00000000" w:rsidRDefault="00000000" w:rsidRPr="00000000" w14:paraId="000003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다말을 품에 안은 채 천천히 앞으로 나아간다.</w:t>
      </w:r>
    </w:p>
    <w:p w:rsidR="00000000" w:rsidDel="00000000" w:rsidP="00000000" w:rsidRDefault="00000000" w:rsidRPr="00000000" w14:paraId="000003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파라오와 라반, 네페라와 델릴라를 단단히 붙잡는다.</w:t>
      </w:r>
    </w:p>
    <w:p w:rsidR="00000000" w:rsidDel="00000000" w:rsidP="00000000" w:rsidRDefault="00000000" w:rsidRPr="00000000" w14:paraId="000003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발악하며 소리친다.</w:t>
      </w:r>
    </w:p>
    <w:p w:rsidR="00000000" w:rsidDel="00000000" w:rsidP="00000000" w:rsidRDefault="00000000" w:rsidRPr="00000000" w14:paraId="000003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commentRangeStart w:id="27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이 제국의 집정관이다! 감히 우리 가문의 사람에게 손을 대다니, 이는 제국의 법을 거스르는 짓이다!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라반도 공포에 질려 외친다.</w:t>
      </w:r>
    </w:p>
    <w:p w:rsidR="00000000" w:rsidDel="00000000" w:rsidP="00000000" w:rsidRDefault="00000000" w:rsidRPr="00000000" w14:paraId="000003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네놈들이 정녕 미친 것이냐? 이분은 파라오 님이시다! </w:t>
      </w:r>
      <w:commentRangeStart w:id="28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피를 이어받은 가문의 후계자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라고!</w:t>
      </w:r>
    </w:p>
    <w:p w:rsidR="00000000" w:rsidDel="00000000" w:rsidP="00000000" w:rsidRDefault="00000000" w:rsidRPr="00000000" w14:paraId="000003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그 말을 듣고 차갑게 코웃음 친다.</w:t>
      </w:r>
    </w:p>
    <w:p w:rsidR="00000000" w:rsidDel="00000000" w:rsidP="00000000" w:rsidRDefault="00000000" w:rsidRPr="00000000" w14:paraId="000003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법? 신의 피?</w:t>
      </w:r>
    </w:p>
    <w:p w:rsidR="00000000" w:rsidDel="00000000" w:rsidP="00000000" w:rsidRDefault="00000000" w:rsidRPr="00000000" w14:paraId="000003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파라오를 싸늘하게 내려다본다.</w:t>
      </w:r>
    </w:p>
    <w:p w:rsidR="00000000" w:rsidDel="00000000" w:rsidP="00000000" w:rsidRDefault="00000000" w:rsidRPr="00000000" w14:paraId="000003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내 아내를 핍박했으니, </w:t>
      </w:r>
      <w:commentRangeStart w:id="29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저승의 얼굴을 보게 될 것이다.</w:t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붙잡힌 파라오를 바라보며 비명을 지른다.</w:t>
      </w:r>
    </w:p>
    <w:p w:rsidR="00000000" w:rsidDel="00000000" w:rsidP="00000000" w:rsidRDefault="00000000" w:rsidRPr="00000000" w14:paraId="000003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</w:t>
      </w:r>
    </w:p>
    <w:p w:rsidR="00000000" w:rsidDel="00000000" w:rsidP="00000000" w:rsidRDefault="00000000" w:rsidRPr="00000000" w14:paraId="000003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기세를 꺾지 않고 모세를 노려보며 외친다.</w:t>
      </w:r>
    </w:p>
    <w:p w:rsidR="00000000" w:rsidDel="00000000" w:rsidP="00000000" w:rsidRDefault="00000000" w:rsidRPr="00000000" w14:paraId="000003D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시궁창의 쥐 같은 놈! 이제 만족했느냐? 내가 아직 자비를 베풀 때 당장 나를 풀어라. 그러지 않으면 내 병사들이 도착한 뒤, 차라리 죽여달라고 빌게 될 것이다!</w:t>
      </w:r>
    </w:p>
    <w:p w:rsidR="00000000" w:rsidDel="00000000" w:rsidP="00000000" w:rsidRDefault="00000000" w:rsidRPr="00000000" w14:paraId="000003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다말을 내려다본다.</w:t>
      </w:r>
    </w:p>
    <w:p w:rsidR="00000000" w:rsidDel="00000000" w:rsidP="00000000" w:rsidRDefault="00000000" w:rsidRPr="00000000" w14:paraId="000003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나직하지만 모두가 들을 수 있는 목소리로 말한다.</w:t>
      </w:r>
    </w:p>
    <w:p w:rsidR="00000000" w:rsidDel="00000000" w:rsidP="00000000" w:rsidRDefault="00000000" w:rsidRPr="00000000" w14:paraId="000003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아내가 흘린 마지막 눈물 한 방울까지 열 배로 갚게 할 것이다.</w:t>
      </w:r>
    </w:p>
    <w:p w:rsidR="00000000" w:rsidDel="00000000" w:rsidP="00000000" w:rsidRDefault="00000000" w:rsidRPr="00000000" w14:paraId="000003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명령한다.</w:t>
      </w:r>
    </w:p>
    <w:p w:rsidR="00000000" w:rsidDel="00000000" w:rsidP="00000000" w:rsidRDefault="00000000" w:rsidRPr="00000000" w14:paraId="000003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저들의 얼굴을 신성한 불길 가까이 가져가라. 다말이 겪은 고통이 무엇인지 똑똑히 깨닫게 해라.</w:t>
      </w:r>
    </w:p>
    <w:p w:rsidR="00000000" w:rsidDel="00000000" w:rsidP="00000000" w:rsidRDefault="00000000" w:rsidRPr="00000000" w14:paraId="000003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타오르는 장작길 앞으로 끌고 간다.</w:t>
      </w:r>
    </w:p>
    <w:p w:rsidR="00000000" w:rsidDel="00000000" w:rsidP="00000000" w:rsidRDefault="00000000" w:rsidRPr="00000000" w14:paraId="000003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겁에 질려 발버둥 친다.</w:t>
      </w:r>
    </w:p>
    <w:p w:rsidR="00000000" w:rsidDel="00000000" w:rsidP="00000000" w:rsidRDefault="00000000" w:rsidRPr="00000000" w14:paraId="000003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살려주세요! 얼굴만은 안 돼요! 제발, 시키는 건 무엇이든 하겠습니다!</w:t>
      </w:r>
    </w:p>
    <w:p w:rsidR="00000000" w:rsidDel="00000000" w:rsidP="00000000" w:rsidRDefault="00000000" w:rsidRPr="00000000" w14:paraId="000003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필사적으로 몸부림친다.</w:t>
      </w:r>
    </w:p>
    <w:p w:rsidR="00000000" w:rsidDel="00000000" w:rsidP="00000000" w:rsidRDefault="00000000" w:rsidRPr="00000000" w14:paraId="000003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멈춰! 멈춰라! 당장 멈추란 말이다! 내 병사들이 곧 이곳에 도착할 것이다! 네놈은 오늘의 일로 목숨을 잃게 될 거야!</w:t>
      </w:r>
    </w:p>
    <w:p w:rsidR="00000000" w:rsidDel="00000000" w:rsidP="00000000" w:rsidRDefault="00000000" w:rsidRPr="00000000" w14:paraId="000003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손을 들어 병사들을 멈춰 세운다.</w:t>
      </w:r>
    </w:p>
    <w:p w:rsidR="00000000" w:rsidDel="00000000" w:rsidP="00000000" w:rsidRDefault="00000000" w:rsidRPr="00000000" w14:paraId="000003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잠깐.</w:t>
      </w:r>
    </w:p>
    <w:p w:rsidR="00000000" w:rsidDel="00000000" w:rsidP="00000000" w:rsidRDefault="00000000" w:rsidRPr="00000000" w14:paraId="000003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승기를 잡았다고 생각한 듯 비웃는다.</w:t>
      </w:r>
    </w:p>
    <w:p w:rsidR="00000000" w:rsidDel="00000000" w:rsidP="00000000" w:rsidRDefault="00000000" w:rsidRPr="00000000" w14:paraId="000003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이제야 두려운 모양이군. 하지만 후회하기에는 이미 늦었다, 이 거지야! 너는 곧 저승의 구렁텅이로 떨어질 것이다!</w:t>
      </w:r>
    </w:p>
    <w:p w:rsidR="00000000" w:rsidDel="00000000" w:rsidP="00000000" w:rsidRDefault="00000000" w:rsidRPr="00000000" w14:paraId="000003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차갑게 미소 짓는다.</w:t>
      </w:r>
    </w:p>
    <w:p w:rsidR="00000000" w:rsidDel="00000000" w:rsidP="00000000" w:rsidRDefault="00000000" w:rsidRPr="00000000" w14:paraId="000003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그런가? 좋아, 기다려주지. 그 대단한 집정관의 권력이 감히 내 심판을 막을 수 있는지 직접 보겠다. </w:t>
      </w:r>
    </w:p>
    <w:p w:rsidR="00000000" w:rsidDel="00000000" w:rsidP="00000000" w:rsidRDefault="00000000" w:rsidRPr="00000000" w14:paraId="000003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손짓한다.</w:t>
      </w:r>
    </w:p>
    <w:p w:rsidR="00000000" w:rsidDel="00000000" w:rsidP="00000000" w:rsidRDefault="00000000" w:rsidRPr="00000000" w14:paraId="000003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계속해라!</w:t>
      </w:r>
    </w:p>
    <w:p w:rsidR="00000000" w:rsidDel="00000000" w:rsidP="00000000" w:rsidRDefault="00000000" w:rsidRPr="00000000" w14:paraId="000003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다시 델릴라와 파라오를 붙잡고 그들의 얼굴을 불길 가까이 밀어 넣는다.</w:t>
      </w:r>
    </w:p>
    <w:p w:rsidR="00000000" w:rsidDel="00000000" w:rsidP="00000000" w:rsidRDefault="00000000" w:rsidRPr="00000000" w14:paraId="000003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비명이 궁전 앞을 가득 메운다.</w:t>
      </w:r>
    </w:p>
    <w:p w:rsidR="00000000" w:rsidDel="00000000" w:rsidP="00000000" w:rsidRDefault="00000000" w:rsidRPr="00000000" w14:paraId="000003E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안 돼!</w:t>
      </w:r>
    </w:p>
    <w:p w:rsidR="00000000" w:rsidDel="00000000" w:rsidP="00000000" w:rsidRDefault="00000000" w:rsidRPr="00000000" w14:paraId="000003EB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 순간, 궁전의 정문이 거칠게 열린다.</w:t>
      </w:r>
    </w:p>
    <w:p w:rsidR="00000000" w:rsidDel="00000000" w:rsidP="00000000" w:rsidRDefault="00000000" w:rsidRPr="00000000" w14:paraId="000003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위엄 있는 갑옷을 입은 남자가 무장한 병사들을 이끌고 들어선다.</w:t>
      </w:r>
    </w:p>
    <w:p w:rsidR="00000000" w:rsidDel="00000000" w:rsidP="00000000" w:rsidRDefault="00000000" w:rsidRPr="00000000" w14:paraId="000003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대집정관인 파라오의 병사들이다. 그 중, 대장 격인 병사1이 근엄하게 소리친다.</w:t>
      </w:r>
    </w:p>
    <w:p w:rsidR="00000000" w:rsidDel="00000000" w:rsidP="00000000" w:rsidRDefault="00000000" w:rsidRPr="00000000" w14:paraId="000003F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물러서! 감히 왕도 한복판에서 요술을 부리는 자가 누구냐!</w:t>
      </w:r>
    </w:p>
    <w:p w:rsidR="00000000" w:rsidDel="00000000" w:rsidP="00000000" w:rsidRDefault="00000000" w:rsidRPr="00000000" w14:paraId="000003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Title"/>
        <w:spacing w:before="280" w:lineRule="auto"/>
        <w:rPr/>
      </w:pPr>
      <w:bookmarkStart w:colFirst="0" w:colLast="0" w:name="_mce9yc1vdh0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제19화</w:t>
      </w:r>
    </w:p>
    <w:p w:rsidR="00000000" w:rsidDel="00000000" w:rsidP="00000000" w:rsidRDefault="00000000" w:rsidRPr="00000000" w14:paraId="000003F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F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델릴라, 라반, 가족들, 모세, 다말, 네페라, 마술사들</w:t>
      </w:r>
    </w:p>
    <w:p w:rsidR="00000000" w:rsidDel="00000000" w:rsidP="00000000" w:rsidRDefault="00000000" w:rsidRPr="00000000" w14:paraId="000003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급히 모세의 병사들을 떨치고 일어나 그의 병사에게로 도망간다.</w:t>
      </w:r>
    </w:p>
    <w:p w:rsidR="00000000" w:rsidDel="00000000" w:rsidP="00000000" w:rsidRDefault="00000000" w:rsidRPr="00000000" w14:paraId="000003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분노하여 소리지른다.</w:t>
      </w:r>
    </w:p>
    <w:p w:rsidR="00000000" w:rsidDel="00000000" w:rsidP="00000000" w:rsidRDefault="00000000" w:rsidRPr="00000000" w14:paraId="000003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 신분을 망각하고 감히 이 몸을 불길에 던지려 한 저 무뢰한 자를 당장 벌하거라!</w:t>
      </w:r>
    </w:p>
    <w:p w:rsidR="00000000" w:rsidDel="00000000" w:rsidP="00000000" w:rsidRDefault="00000000" w:rsidRPr="00000000" w14:paraId="000003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마술사들이 일제히 파라오 앞에 그들의 지팡이를 던진다.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지팡이가 꿈틀거리더니 빠르게 뱀의 모습으로 변화한다.</w:t>
      </w:r>
    </w:p>
    <w:p w:rsidR="00000000" w:rsidDel="00000000" w:rsidP="00000000" w:rsidRDefault="00000000" w:rsidRPr="00000000" w14:paraId="000003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뱀들은 위협적으로 다말을 안은 모세를 애워싼다.</w:t>
      </w:r>
    </w:p>
    <w:p w:rsidR="00000000" w:rsidDel="00000000" w:rsidP="00000000" w:rsidRDefault="00000000" w:rsidRPr="00000000" w14:paraId="000003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모세가 겁먹어 굳었다고 착각하고 비웃는다.</w:t>
      </w:r>
    </w:p>
    <w:p w:rsidR="00000000" w:rsidDel="00000000" w:rsidP="00000000" w:rsidRDefault="00000000" w:rsidRPr="00000000" w14:paraId="000003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보아라! 저 무능한 노예가 이제야 제정신을 차린 모양이다! 하지만 너무 늦었어. 네 아내와 함께 저승의 불길 속에서 영원히 타들어 가거라!</w:t>
      </w:r>
    </w:p>
    <w:p w:rsidR="00000000" w:rsidDel="00000000" w:rsidP="00000000" w:rsidRDefault="00000000" w:rsidRPr="00000000" w14:paraId="000003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델릴라도 그녀를 잡은 병사를 뿌리치고 일어나 웃는다. 델릴라가 파라오의 옆으로 간다.</w:t>
      </w:r>
    </w:p>
    <w:p w:rsidR="00000000" w:rsidDel="00000000" w:rsidP="00000000" w:rsidRDefault="00000000" w:rsidRPr="00000000" w14:paraId="000003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정의가 우리 편이 되었구나! 제국의 신성한 갑옷을 훔치고, 축제일에 피까지 흘리며 우리 모두를 저주한 저 거지에게 부디 그에 걸맞은 벌을 내려주세요, 파라오!</w:t>
      </w:r>
    </w:p>
    <w:p w:rsidR="00000000" w:rsidDel="00000000" w:rsidP="00000000" w:rsidRDefault="00000000" w:rsidRPr="00000000" w14:paraId="000004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말 없이 그의 지팡이를 바닥에 내려놓는다.</w:t>
      </w:r>
    </w:p>
    <w:p w:rsidR="00000000" w:rsidDel="00000000" w:rsidP="00000000" w:rsidRDefault="00000000" w:rsidRPr="00000000" w14:paraId="000004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지팡이가 거대한 뱀이 되어 마술사들의 뱀을 모조리 삼킨다.</w:t>
      </w:r>
    </w:p>
    <w:p w:rsidR="00000000" w:rsidDel="00000000" w:rsidP="00000000" w:rsidRDefault="00000000" w:rsidRPr="00000000" w14:paraId="000004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경악한다.</w:t>
      </w:r>
    </w:p>
    <w:p w:rsidR="00000000" w:rsidDel="00000000" w:rsidP="00000000" w:rsidRDefault="00000000" w:rsidRPr="00000000" w14:paraId="0000040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감히 평범한 자가 보여줄 수 있는 권능이 아니다.</w:t>
      </w:r>
    </w:p>
    <w:p w:rsidR="00000000" w:rsidDel="00000000" w:rsidP="00000000" w:rsidRDefault="00000000" w:rsidRPr="00000000" w14:paraId="000004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저 자는 결혼식 때도 더러운 누더기를 입고 온 거지입니다! 어떻게 그런 사람이 저런 권능을 사용할 수 있다는 겁니까!</w:t>
      </w:r>
    </w:p>
    <w:p w:rsidR="00000000" w:rsidDel="00000000" w:rsidP="00000000" w:rsidRDefault="00000000" w:rsidRPr="00000000" w14:paraId="000004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지팡이 뱀은 곧 다시 지팡이가 된다.</w:t>
      </w:r>
    </w:p>
    <w:p w:rsidR="00000000" w:rsidDel="00000000" w:rsidP="00000000" w:rsidRDefault="00000000" w:rsidRPr="00000000" w14:paraId="000004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주워든다.</w:t>
      </w:r>
    </w:p>
    <w:p w:rsidR="00000000" w:rsidDel="00000000" w:rsidP="00000000" w:rsidRDefault="00000000" w:rsidRPr="00000000" w14:paraId="000004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마술사들의 안색이 새하얗게 질린다.</w:t>
      </w:r>
    </w:p>
    <w:p w:rsidR="00000000" w:rsidDel="00000000" w:rsidP="00000000" w:rsidRDefault="00000000" w:rsidRPr="00000000" w14:paraId="000004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평생 셀 수 없이 많은 마술사를 보아 왔건만 저만한 기적을 부리는 자는 처음 보는구나. </w:t>
      </w:r>
    </w:p>
    <w:p w:rsidR="00000000" w:rsidDel="00000000" w:rsidP="00000000" w:rsidRDefault="00000000" w:rsidRPr="00000000" w14:paraId="000004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권능이 인간의 육신을 빌려 이 땅에 내려온 듯하군.</w:t>
      </w:r>
    </w:p>
    <w:p w:rsidR="00000000" w:rsidDel="00000000" w:rsidP="00000000" w:rsidRDefault="00000000" w:rsidRPr="00000000" w14:paraId="000004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그 기세에 밀려 움찔한다.</w:t>
      </w:r>
    </w:p>
    <w:p w:rsidR="00000000" w:rsidDel="00000000" w:rsidP="00000000" w:rsidRDefault="00000000" w:rsidRPr="00000000" w14:paraId="000004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팔을 붙잡고 애원한다.</w:t>
      </w:r>
    </w:p>
    <w:p w:rsidR="00000000" w:rsidDel="00000000" w:rsidP="00000000" w:rsidRDefault="00000000" w:rsidRPr="00000000" w14:paraId="0000040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자비를 베푸실 필요 없습니다! 저자는 감히 파라오 폐하를 능멸하려 든 천한 거지에 불과합니다! 당장 불길로 심판하십시오! </w:t>
      </w:r>
    </w:p>
    <w:p w:rsidR="00000000" w:rsidDel="00000000" w:rsidP="00000000" w:rsidRDefault="00000000" w:rsidRPr="00000000" w14:paraId="0000040D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네페라도 황급히 맞장구친다.</w:t>
      </w:r>
    </w:p>
    <w:p w:rsidR="00000000" w:rsidDel="00000000" w:rsidP="00000000" w:rsidRDefault="00000000" w:rsidRPr="00000000" w14:paraId="000004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법도를 어지럽히려 변장한 무법자들입니다! </w:t>
      </w:r>
    </w:p>
    <w:p w:rsidR="00000000" w:rsidDel="00000000" w:rsidP="00000000" w:rsidRDefault="00000000" w:rsidRPr="00000000" w14:paraId="000004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맞습니다! 저놈은 신을 사칭하는 사기꾼입니다! 감히 신이 보는 앞에서 이토록 무도한 짓을 저지르는 자가 어찌 결백할 수 있겠습니까!</w:t>
      </w:r>
    </w:p>
    <w:p w:rsidR="00000000" w:rsidDel="00000000" w:rsidP="00000000" w:rsidRDefault="00000000" w:rsidRPr="00000000" w14:paraId="000004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용기를 얻은 파라오가 곁에 있던 병사의 허리에서 단검을 빼앗아 든다.</w:t>
      </w:r>
    </w:p>
    <w:p w:rsidR="00000000" w:rsidDel="00000000" w:rsidP="00000000" w:rsidRDefault="00000000" w:rsidRPr="00000000" w14:paraId="00000411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내 가족들의 말이 맞다.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보여준 것이 대단하긴 하나 그건 왕궁의 마술사도 하는 재주다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2">
      <w:pPr>
        <w:spacing w:after="40" w:line="288.0000000000000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여전히 굳은 얼굴로 말없이 파라오를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겁 먹어서 침을 삼키지만, 티 내지 않으려 애쓴다. 오히려 과장되게 외친다. </w:t>
      </w:r>
    </w:p>
    <w:p w:rsidR="00000000" w:rsidDel="00000000" w:rsidP="00000000" w:rsidRDefault="00000000" w:rsidRPr="00000000" w14:paraId="0000041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이제 그런 건 조금도 중요하지 않다. 곧 네 여자와 함께 내 앞에 무릎 꿇고 차라리 죽여달라 빌게 될 테니! </w:t>
      </w:r>
    </w:p>
    <w:p w:rsidR="00000000" w:rsidDel="00000000" w:rsidP="00000000" w:rsidRDefault="00000000" w:rsidRPr="00000000" w14:paraId="000004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서늘한 얼굴로 파라오에게 말한다.</w:t>
      </w:r>
    </w:p>
    <w:p w:rsidR="00000000" w:rsidDel="00000000" w:rsidP="00000000" w:rsidRDefault="00000000" w:rsidRPr="00000000" w14:paraId="000004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네가 다스리는 제국의 정의냐? 아무 죄 없는 여인을 핍박하고, 마음대로 죽이는 것이?</w:t>
      </w:r>
    </w:p>
    <w:p w:rsidR="00000000" w:rsidDel="00000000" w:rsidP="00000000" w:rsidRDefault="00000000" w:rsidRPr="00000000" w14:paraId="000004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파라오가 모욕감에 얼굴을 일그러뜨린 채 모세에게 칼을 겨눈다. </w:t>
      </w:r>
    </w:p>
    <w:p w:rsidR="00000000" w:rsidDel="00000000" w:rsidP="00000000" w:rsidRDefault="00000000" w:rsidRPr="00000000" w14:paraId="000004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잘난 혓바닥으로 네 목숨을 구할 수 있을 것 같으냐? 저들을 잡아라! 반역자들이다! 칼을 뽑아 모조리 죽여라!</w:t>
      </w:r>
    </w:p>
    <w:p w:rsidR="00000000" w:rsidDel="00000000" w:rsidP="00000000" w:rsidRDefault="00000000" w:rsidRPr="00000000" w14:paraId="0000041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Title"/>
        <w:spacing w:before="280" w:lineRule="auto"/>
        <w:rPr/>
      </w:pPr>
      <w:bookmarkStart w:colFirst="0" w:colLast="0" w:name="_wajjww16trm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제20화</w:t>
      </w:r>
    </w:p>
    <w:p w:rsidR="00000000" w:rsidDel="00000000" w:rsidP="00000000" w:rsidRDefault="00000000" w:rsidRPr="00000000" w14:paraId="0000042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21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다말, 모세, 병사들, 델릴라, 네페라, 라반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명령에 몇몇 병사가 머뭇거리며 무기를 들어 올린다.</w:t>
      </w:r>
    </w:p>
    <w:p w:rsidR="00000000" w:rsidDel="00000000" w:rsidP="00000000" w:rsidRDefault="00000000" w:rsidRPr="00000000" w14:paraId="000004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일촉즉발의 상황.</w:t>
      </w:r>
    </w:p>
    <w:p w:rsidR="00000000" w:rsidDel="00000000" w:rsidP="00000000" w:rsidRDefault="00000000" w:rsidRPr="00000000" w14:paraId="000004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두려움에 떨며 병사들을 바라본다.</w:t>
      </w:r>
    </w:p>
    <w:p w:rsidR="00000000" w:rsidDel="00000000" w:rsidP="00000000" w:rsidRDefault="00000000" w:rsidRPr="00000000" w14:paraId="000004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이대로라면 모세가 위험해. 이걸 멈춰야 해... 나 때문에 그가 죽게 둘 수는 없어.</w:t>
      </w:r>
    </w:p>
    <w:p w:rsidR="00000000" w:rsidDel="00000000" w:rsidP="00000000" w:rsidRDefault="00000000" w:rsidRPr="00000000" w14:paraId="000004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품에서 벗어나려 몸부림친다.</w:t>
      </w:r>
    </w:p>
    <w:p w:rsidR="00000000" w:rsidDel="00000000" w:rsidP="00000000" w:rsidRDefault="00000000" w:rsidRPr="00000000" w14:paraId="000004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움직이면 안 돼. 그 발로는 일어서는 것조차 불가능하다고.</w:t>
      </w:r>
    </w:p>
    <w:p w:rsidR="00000000" w:rsidDel="00000000" w:rsidP="00000000" w:rsidRDefault="00000000" w:rsidRPr="00000000" w14:paraId="000004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만류에도 불구하고 힘겹게 바닥에 내려선다.</w:t>
      </w:r>
    </w:p>
    <w:p w:rsidR="00000000" w:rsidDel="00000000" w:rsidP="00000000" w:rsidRDefault="00000000" w:rsidRPr="00000000" w14:paraId="000004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불에 타 피투성이가 된 다말의 두 발이 드러난다.</w:t>
      </w:r>
    </w:p>
    <w:p w:rsidR="00000000" w:rsidDel="00000000" w:rsidP="00000000" w:rsidRDefault="00000000" w:rsidRPr="00000000" w14:paraId="000004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고통을 참으며 파라오를 향해 절뚝거리며 나아간다.</w:t>
      </w:r>
    </w:p>
    <w:p w:rsidR="00000000" w:rsidDel="00000000" w:rsidP="00000000" w:rsidRDefault="00000000" w:rsidRPr="00000000" w14:paraId="000004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일은 저 때문에 벌어진 거예요. 저만 붙잡아가세요. 제 남편에게는 자비를 베풀어주세요. 제발 그 사람만은 살려주세요!</w:t>
      </w:r>
    </w:p>
    <w:p w:rsidR="00000000" w:rsidDel="00000000" w:rsidP="00000000" w:rsidRDefault="00000000" w:rsidRPr="00000000" w14:paraId="000004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비웃는다.</w:t>
      </w:r>
    </w:p>
    <w:p w:rsidR="00000000" w:rsidDel="00000000" w:rsidP="00000000" w:rsidRDefault="00000000" w:rsidRPr="00000000" w14:paraId="000004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목소리를 내겠다고? 이미 늦었어. 오늘 너희 둘은 나란히 저승에 떨어질 테니까.</w:t>
      </w:r>
    </w:p>
    <w:p w:rsidR="00000000" w:rsidDel="00000000" w:rsidP="00000000" w:rsidRDefault="00000000" w:rsidRPr="00000000" w14:paraId="000004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가슴을 부여잡는다. 다말의 입에서 검붉은 피가 쏟아지고, 그녀가 힘없이 앞으로 고꾸라진다.</w:t>
      </w:r>
    </w:p>
    <w:p w:rsidR="00000000" w:rsidDel="00000000" w:rsidP="00000000" w:rsidRDefault="00000000" w:rsidRPr="00000000" w14:paraId="000004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4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달려가 쓰러지는 다말을 품에 안는다.</w:t>
      </w:r>
    </w:p>
    <w:p w:rsidR="00000000" w:rsidDel="00000000" w:rsidP="00000000" w:rsidRDefault="00000000" w:rsidRPr="00000000" w14:paraId="000004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 모습을 바라보며 만족스러운 미소를 짓는다.</w:t>
      </w:r>
    </w:p>
    <w:p w:rsidR="00000000" w:rsidDel="00000000" w:rsidP="00000000" w:rsidRDefault="00000000" w:rsidRPr="00000000" w14:paraId="000004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다말의 상태를 살핀다. 창백한 얼굴과 피로 물든 입술을 본 순간, 모세의 분노가 폭발한다.</w:t>
      </w:r>
    </w:p>
    <w:p w:rsidR="00000000" w:rsidDel="00000000" w:rsidP="00000000" w:rsidRDefault="00000000" w:rsidRPr="00000000" w14:paraId="000004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두 눈이 섬뜩한 황금빛으로 타오르고, 강력한 모래폭풍이 궁전 앞을 뒤흔든다.</w:t>
      </w:r>
    </w:p>
    <w:p w:rsidR="00000000" w:rsidDel="00000000" w:rsidP="00000000" w:rsidRDefault="00000000" w:rsidRPr="00000000" w14:paraId="000004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분노에 압도된 파라오가 자신의 병사들을 향해 절규한다.</w:t>
      </w:r>
    </w:p>
    <w:p w:rsidR="00000000" w:rsidDel="00000000" w:rsidP="00000000" w:rsidRDefault="00000000" w:rsidRPr="00000000" w14:paraId="000004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무엇을 주저하느냐! 제국의 최정예가 고작 노예 하나에게 겁을 먹었단 말이냐! </w:t>
      </w:r>
    </w:p>
    <w:p w:rsidR="00000000" w:rsidDel="00000000" w:rsidP="00000000" w:rsidRDefault="00000000" w:rsidRPr="00000000" w14:paraId="000004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 우왕좌왕한다.</w:t>
      </w:r>
    </w:p>
    <w:p w:rsidR="00000000" w:rsidDel="00000000" w:rsidP="00000000" w:rsidRDefault="00000000" w:rsidRPr="00000000" w14:paraId="000004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목소리로 선언한다.</w:t>
      </w:r>
    </w:p>
    <w:p w:rsidR="00000000" w:rsidDel="00000000" w:rsidP="00000000" w:rsidRDefault="00000000" w:rsidRPr="00000000" w14:paraId="000004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나와 맞서는 자는 죽음을 피하지 못할 것이다.</w:t>
      </w:r>
    </w:p>
    <w:p w:rsidR="00000000" w:rsidDel="00000000" w:rsidP="00000000" w:rsidRDefault="00000000" w:rsidRPr="00000000" w14:paraId="000004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갑옷의 병사들이 델릴라와 파라오, 라반과 네페라를 향해 창끝을 겨누며 포위망을 좁힌다.</w:t>
      </w:r>
    </w:p>
    <w:p w:rsidR="00000000" w:rsidDel="00000000" w:rsidP="00000000" w:rsidRDefault="00000000" w:rsidRPr="00000000" w14:paraId="000004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병사가 길을 열어준다.</w:t>
      </w:r>
    </w:p>
    <w:p w:rsidR="00000000" w:rsidDel="00000000" w:rsidP="00000000" w:rsidRDefault="00000000" w:rsidRPr="00000000" w14:paraId="000004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의식을 잃은 다말을 안고 그들 사이를 지나 궁전 앞을 떠난다.</w:t>
      </w:r>
    </w:p>
    <w:p w:rsidR="00000000" w:rsidDel="00000000" w:rsidP="00000000" w:rsidRDefault="00000000" w:rsidRPr="00000000" w14:paraId="000004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멀어지는 모세의 뒷모습을 보다가 근처 아무 병사의 멱살을 붙잡고 흔든다.</w:t>
      </w:r>
    </w:p>
    <w:p w:rsidR="00000000" w:rsidDel="00000000" w:rsidP="00000000" w:rsidRDefault="00000000" w:rsidRPr="00000000" w14:paraId="000004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이대로 보내서는 안 된다! 저자가 내게 무슨 짓을 했는지 보지 않았는가!</w:t>
      </w:r>
    </w:p>
    <w:p w:rsidR="00000000" w:rsidDel="00000000" w:rsidP="00000000" w:rsidRDefault="00000000" w:rsidRPr="00000000" w14:paraId="000004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병사들은 겁먹어 시선을 피할 뿐 따라가지 않는다.</w:t>
      </w:r>
    </w:p>
    <w:p w:rsidR="00000000" w:rsidDel="00000000" w:rsidP="00000000" w:rsidRDefault="00000000" w:rsidRPr="00000000" w14:paraId="000004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멀어지는 다말을 바라보며 경멸스럽게 내뱉는다.</w:t>
      </w:r>
    </w:p>
    <w:p w:rsidR="00000000" w:rsidDel="00000000" w:rsidP="00000000" w:rsidRDefault="00000000" w:rsidRPr="00000000" w14:paraId="0000044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추방자야.</w:t>
      </w:r>
    </w:p>
    <w:p w:rsidR="00000000" w:rsidDel="00000000" w:rsidP="00000000" w:rsidRDefault="00000000" w:rsidRPr="00000000" w14:paraId="000004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다말을 바라보던 델릴라의 얼굴에 질투가 차오른다.</w:t>
      </w:r>
    </w:p>
    <w:p w:rsidR="00000000" w:rsidDel="00000000" w:rsidP="00000000" w:rsidRDefault="00000000" w:rsidRPr="00000000" w14:paraId="000004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언니가 저런 남자를 얻은 거지? 언니를 위해서라면 기꺼이 목숨까지 내놓을 남자를...</w:t>
      </w:r>
    </w:p>
    <w:p w:rsidR="00000000" w:rsidDel="00000000" w:rsidP="00000000" w:rsidRDefault="00000000" w:rsidRPr="00000000" w14:paraId="000004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증오로 일그러진다. 델릴라가 피 묻은 입술을 비틀며 나직이 중얼거린다.</w:t>
      </w:r>
    </w:p>
    <w:p w:rsidR="00000000" w:rsidDel="00000000" w:rsidP="00000000" w:rsidRDefault="00000000" w:rsidRPr="00000000" w14:paraId="000004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전부 불태워버릴 거야. 오늘 너희 둘 다 죽여버리겠어.</w:t>
      </w:r>
    </w:p>
    <w:p w:rsidR="00000000" w:rsidDel="00000000" w:rsidP="00000000" w:rsidRDefault="00000000" w:rsidRPr="00000000" w14:paraId="000004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이성을 잃은 델릴라가 곁에 있던 병사의 검을 빼앗아 든다. 델릴라가 검을 움켜쥔 채 모세와 다말을 향해 달려간다.</w:t>
      </w:r>
    </w:p>
    <w:p w:rsidR="00000000" w:rsidDel="00000000" w:rsidP="00000000" w:rsidRDefault="00000000" w:rsidRPr="00000000" w14:paraId="000004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죽어, 이 더러운 거지들아!</w:t>
      </w:r>
    </w:p>
    <w:p w:rsidR="00000000" w:rsidDel="00000000" w:rsidP="00000000" w:rsidRDefault="00000000" w:rsidRPr="00000000" w14:paraId="00000447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Title"/>
        <w:spacing w:before="280" w:lineRule="auto"/>
        <w:rPr/>
      </w:pPr>
      <w:bookmarkStart w:colFirst="0" w:colLast="0" w:name="_attr75q27qr1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Title"/>
        <w:spacing w:before="280" w:lineRule="auto"/>
        <w:rPr/>
      </w:pPr>
      <w:bookmarkStart w:colFirst="0" w:colLast="0" w:name="_10lbila396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제21화</w:t>
      </w:r>
    </w:p>
    <w:p w:rsidR="00000000" w:rsidDel="00000000" w:rsidP="00000000" w:rsidRDefault="00000000" w:rsidRPr="00000000" w14:paraId="0000044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4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모세, 파라오, 병사들, 군중들, 군중1, 네페라, 라반</w:t>
      </w:r>
    </w:p>
    <w:p w:rsidR="00000000" w:rsidDel="00000000" w:rsidP="00000000" w:rsidRDefault="00000000" w:rsidRPr="00000000" w14:paraId="000004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비명을 지르며 모세의 품에 안긴 다말을 향해 검을 휘두른다.</w:t>
      </w:r>
    </w:p>
    <w:p w:rsidR="00000000" w:rsidDel="00000000" w:rsidP="00000000" w:rsidRDefault="00000000" w:rsidRPr="00000000" w14:paraId="000004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보호하기 위해 몸을 틀어 감싼다.</w:t>
      </w:r>
    </w:p>
    <w:p w:rsidR="00000000" w:rsidDel="00000000" w:rsidP="00000000" w:rsidRDefault="00000000" w:rsidRPr="00000000" w14:paraId="000004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검이 모세의 등 뒤 갑옷을 강하게 찌른다.</w:t>
      </w:r>
    </w:p>
    <w:p w:rsidR="00000000" w:rsidDel="00000000" w:rsidP="00000000" w:rsidRDefault="00000000" w:rsidRPr="00000000" w14:paraId="000004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죽어!</w:t>
      </w:r>
    </w:p>
    <w:p w:rsidR="00000000" w:rsidDel="00000000" w:rsidP="00000000" w:rsidRDefault="00000000" w:rsidRPr="00000000" w14:paraId="000004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모세의 </w:t>
      </w:r>
      <w:commentRangeStart w:id="30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어깨 갑옷</w:t>
      </w:r>
      <w:commentRangeEnd w:id="30"/>
      <w:r w:rsidDel="00000000" w:rsidR="00000000" w:rsidRPr="00000000">
        <w:commentReference w:id="30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을 뚫고 깊숙이 박힌다.</w:t>
      </w:r>
    </w:p>
    <w:p w:rsidR="00000000" w:rsidDel="00000000" w:rsidP="00000000" w:rsidRDefault="00000000" w:rsidRPr="00000000" w14:paraId="000004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고통스러운 신음을 흘린다. 상처에서 흘러나온 붉은 피가 돌바닥에 떨어진다.</w:t>
      </w:r>
    </w:p>
    <w:p w:rsidR="00000000" w:rsidDel="00000000" w:rsidP="00000000" w:rsidRDefault="00000000" w:rsidRPr="00000000" w14:paraId="000004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닿은 돌바닥이 시커멓게 타들어 가며 연기가 피어오른다.</w:t>
      </w:r>
    </w:p>
    <w:p w:rsidR="00000000" w:rsidDel="00000000" w:rsidP="00000000" w:rsidRDefault="00000000" w:rsidRPr="00000000" w14:paraId="000004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처음에는 놀라 눈을 크게 뜨지만, 이내 광기 어린 웃음을 터뜨린다.</w:t>
      </w:r>
    </w:p>
    <w:p w:rsidR="00000000" w:rsidDel="00000000" w:rsidP="00000000" w:rsidRDefault="00000000" w:rsidRPr="00000000" w14:paraId="000004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봐! 저자도 피를 흘리잖아! 꼴좋구나, 신성한 육신이라더니, 평범한 칼날에도 상처를 입는군!</w:t>
      </w:r>
    </w:p>
    <w:p w:rsidR="00000000" w:rsidDel="00000000" w:rsidP="00000000" w:rsidRDefault="00000000" w:rsidRPr="00000000" w14:paraId="000004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고통을 참으며 다말을 고쳐 안는다.</w:t>
      </w:r>
    </w:p>
    <w:p w:rsidR="00000000" w:rsidDel="00000000" w:rsidP="00000000" w:rsidRDefault="00000000" w:rsidRPr="00000000" w14:paraId="000004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자신의 어깨에 박힌 검을 뽑아 바닥에 내던진 뒤, 불타는 눈으로 델릴라를 노려본다.</w:t>
      </w:r>
    </w:p>
    <w:p w:rsidR="00000000" w:rsidDel="00000000" w:rsidP="00000000" w:rsidRDefault="00000000" w:rsidRPr="00000000" w14:paraId="000004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나의 황금 정표는 지금 다말에게 있다. 그 성물이 내 신력을 지켜주고 있었지. 하지만 내가 온전한 힘을 지니지 못했다 해도, 너희의 하찮은 쇠붙이는 내게 아무런 위협도 되지 못한다.</w:t>
      </w:r>
    </w:p>
    <w:p w:rsidR="00000000" w:rsidDel="00000000" w:rsidP="00000000" w:rsidRDefault="00000000" w:rsidRPr="00000000" w14:paraId="000004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상처에서 황금빛이 일렁인다.</w:t>
      </w:r>
    </w:p>
    <w:p w:rsidR="00000000" w:rsidDel="00000000" w:rsidP="00000000" w:rsidRDefault="00000000" w:rsidRPr="00000000" w14:paraId="000004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잠시 멈칫하더니 믿을 수 없다는 표정으로 되묻는다.</w:t>
      </w:r>
    </w:p>
    <w:p w:rsidR="00000000" w:rsidDel="00000000" w:rsidP="00000000" w:rsidRDefault="00000000" w:rsidRPr="00000000" w14:paraId="000004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대체... 이게 무슨 말도 안 되는 일이야?</w:t>
      </w:r>
    </w:p>
    <w:p w:rsidR="00000000" w:rsidDel="00000000" w:rsidP="00000000" w:rsidRDefault="00000000" w:rsidRPr="00000000" w14:paraId="000004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향해 분노에 찬 목소리로 묻는다.</w:t>
      </w:r>
    </w:p>
    <w:p w:rsidR="00000000" w:rsidDel="00000000" w:rsidP="00000000" w:rsidRDefault="00000000" w:rsidRPr="00000000" w14:paraId="000004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너와 다말은 같은 피를 나눈 자매다. 그런데 어째서 이토록 잔인하게 구는 것이냐. 어떤 악의가 네 심장을 이토록 독으로 물들였지, 델릴라?</w:t>
      </w:r>
    </w:p>
    <w:p w:rsidR="00000000" w:rsidDel="00000000" w:rsidP="00000000" w:rsidRDefault="00000000" w:rsidRPr="00000000" w14:paraId="000004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비웃음을 터뜨린다.</w:t>
      </w:r>
    </w:p>
    <w:p w:rsidR="00000000" w:rsidDel="00000000" w:rsidP="00000000" w:rsidRDefault="00000000" w:rsidRPr="00000000" w14:paraId="000004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자매? 저 천박한 여자는 내게 아무것도 아니야. 저자를 가족이라 부르느니 차라리 내 살을 도려내겠어. 언니는 참으로 축복받았네. 신의 피를 이은 가문을 버리고도, 보잘것없다고 여겼던 남자에게 이토록 넘치는 사랑을 받고 있으니. 정말 감동적이야. 하지만 잘 들어. 언니의 기쁨이 달콤할수록, 그 행복을 갈기갈기 찢어버리고 싶은 내 갈망은 더욱 커질 테니까!</w:t>
      </w:r>
    </w:p>
    <w:p w:rsidR="00000000" w:rsidDel="00000000" w:rsidP="00000000" w:rsidRDefault="00000000" w:rsidRPr="00000000" w14:paraId="000004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병사들에게 붙잡혀 있던 파라오가 광분해 소리친다.</w:t>
      </w:r>
    </w:p>
    <w:p w:rsidR="00000000" w:rsidDel="00000000" w:rsidP="00000000" w:rsidRDefault="00000000" w:rsidRPr="00000000" w14:paraId="000004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저자를 끝장내! 그 심장을 뽑아버려!</w:t>
      </w:r>
    </w:p>
    <w:p w:rsidR="00000000" w:rsidDel="00000000" w:rsidP="00000000" w:rsidRDefault="00000000" w:rsidRPr="00000000" w14:paraId="000004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외침에 힘을 얻은 델릴라가 바닥에 떨어진 검을 다시 집어 든다.</w:t>
      </w:r>
    </w:p>
    <w:p w:rsidR="00000000" w:rsidDel="00000000" w:rsidP="00000000" w:rsidRDefault="00000000" w:rsidRPr="00000000" w14:paraId="000004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잘난 신성함과 함께 저승의 구렁텅이로 떨어져라!</w:t>
      </w:r>
    </w:p>
    <w:p w:rsidR="00000000" w:rsidDel="00000000" w:rsidP="00000000" w:rsidRDefault="00000000" w:rsidRPr="00000000" w14:paraId="000004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의식을 잃은 다말을 향해 검을 치켜들고 달려든다.</w:t>
      </w:r>
    </w:p>
    <w:p w:rsidR="00000000" w:rsidDel="00000000" w:rsidP="00000000" w:rsidRDefault="00000000" w:rsidRPr="00000000" w14:paraId="000004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경악으로 커진다.</w:t>
      </w:r>
    </w:p>
    <w:p w:rsidR="00000000" w:rsidDel="00000000" w:rsidP="00000000" w:rsidRDefault="00000000" w:rsidRPr="00000000" w14:paraId="000004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다말의 심장을 꿰뚫기 직전. 푸른빛이 번쩍이며 칼날이 허공에서 멈춘다. 검이 순식간에 시뻘겋게 달아오르더니 녹아내린 쇳물이 되어 바닥으로 떨어진다.</w:t>
      </w:r>
    </w:p>
    <w:p w:rsidR="00000000" w:rsidDel="00000000" w:rsidP="00000000" w:rsidRDefault="00000000" w:rsidRPr="00000000" w14:paraId="000004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화상을 입은 손을 부여잡고 비명을 지른다.</w:t>
      </w:r>
    </w:p>
    <w:p w:rsidR="00000000" w:rsidDel="00000000" w:rsidP="00000000" w:rsidRDefault="00000000" w:rsidRPr="00000000" w14:paraId="000004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아악!</w:t>
      </w:r>
    </w:p>
    <w:p w:rsidR="00000000" w:rsidDel="00000000" w:rsidP="00000000" w:rsidRDefault="00000000" w:rsidRPr="00000000" w14:paraId="000004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사람들이 겁에 질려 소리 지른다.</w:t>
      </w:r>
    </w:p>
    <w:p w:rsidR="00000000" w:rsidDel="00000000" w:rsidP="00000000" w:rsidRDefault="00000000" w:rsidRPr="00000000" w14:paraId="000004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가장 큰 강이 피로 물들었다!!</w:t>
      </w:r>
    </w:p>
    <w:p w:rsidR="00000000" w:rsidDel="00000000" w:rsidP="00000000" w:rsidRDefault="00000000" w:rsidRPr="00000000" w14:paraId="0000046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큰 강이 상류부터 핏빛으로 물들기 시작한다.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우물이 핏물로 가득 찼다. 신께서 우리를 버리셨다! 이대로 모두 죽고 말 거야! </w:t>
        <w:br w:type="textWrapping"/>
      </w:r>
    </w:p>
    <w:p w:rsidR="00000000" w:rsidDel="00000000" w:rsidP="00000000" w:rsidRDefault="00000000" w:rsidRPr="00000000" w14:paraId="0000046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공포에 질린 채 우물을 본다.</w:t>
      </w:r>
    </w:p>
    <w:p w:rsidR="00000000" w:rsidDel="00000000" w:rsidP="00000000" w:rsidRDefault="00000000" w:rsidRPr="00000000" w14:paraId="0000047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저택의 우물이란 우물이 전부 피로 넘친다.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owan Lee" w:id="21" w:date="2026-07-30T10:06:17Z"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모세 곁에 모세가 믿는 신 트루갓이라하죠.. 기독교의 여호와 느낌으로. 한국어는 진정한 신.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신이 모세와 함께하고 있는 셈이라, 이런 다신교/그리스신화적인 비트는 좀 안 맞습니다. 수정 필요.</w:t>
      </w:r>
    </w:p>
  </w:comment>
  <w:comment w:author="Rowan Lee" w:id="18" w:date="2026-07-30T11:24:54Z"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원로가 모세를 알아보는 게 이상합니다. 원작에서, 아폴론의 신성을 알아보던 내용이 그대로 잔재로 남았습니다.</w:t>
      </w:r>
    </w:p>
  </w:comment>
  <w:comment w:author="Rowan Lee" w:id="20" w:date="2026-07-30T11:11:16Z"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신의 대언자시여! 꼭 필요할 때만 진정한 신, 이외엔 그냥 신으로. 모세와 모세 민족이 믿는 신 이야기입니다.</w:t>
      </w:r>
    </w:p>
  </w:comment>
  <w:comment w:author="Rowan Lee" w:id="17" w:date="2026-07-30T11:14:44Z"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해가 중천에 떴다는 말과 충돌</w:t>
      </w:r>
    </w:p>
  </w:comment>
  <w:comment w:author="Rowan Lee" w:id="8" w:date="2026-07-30T09:17:08Z"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대왕비</w:t>
      </w:r>
    </w:p>
  </w:comment>
  <w:comment w:author="Rowan Lee" w:id="26" w:date="2026-07-30T10:52:13Z"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강림은 신의 느낌</w:t>
      </w:r>
    </w:p>
  </w:comment>
  <w:comment w:author="Rowan Lee" w:id="9" w:date="2026-07-30T09:19:30Z"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같은 지문이 연달아 있어서,하나는 삭제, 하나는 다른 표정 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 첫 표정만 유지하고 나머지 두 개는 다른 표정으로 해주셔야 할 걸로요!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특히 세번째는 놀란 느낌보단, 빡친 느낌이 더 좋을 것 같아요!</w:t>
      </w:r>
    </w:p>
  </w:comment>
  <w:comment w:author="Rowan Lee" w:id="10" w:date="2026-07-30T09:19:30Z"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같은 지문이 연달아 있어서,하나는 삭제, 하나는 다른 표정 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 첫 표정만 유지하고 나머지 두 개는 다른 표정으로 해주셔야 할 걸로요!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특히 세번째는 놀란 느낌보단, 빡친 느낌이 더 좋을 것 같아요!</w:t>
      </w:r>
    </w:p>
  </w:comment>
  <w:comment w:author="Rowan Lee" w:id="12" w:date="2026-07-30T09:19:30Z"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같은 지문이 연달아 있어서,하나는 삭제, 하나는 다른 표정 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 첫 표정만 유지하고 나머지 두 개는 다른 표정으로 해주셔야 할 걸로요!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특히 세번째는 놀란 느낌보단, 빡친 느낌이 더 좋을 것 같아요!</w:t>
      </w:r>
    </w:p>
  </w:comment>
  <w:comment w:author="Rowan Lee" w:id="24" w:date="2026-07-30T10:51:27Z"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신전은 그리스 신이나, 다른 종교의 느낌이라서, 성소지만 소박하거나 휑한 느낌이고, 옥좌에 앉은 느낌은 왕이나 신의 느낌이라 이것도 다르게 처리해주시면 좋을 것 같습니다.</w:t>
      </w:r>
    </w:p>
  </w:comment>
  <w:comment w:author="Rowan Lee" w:id="2" w:date="2026-07-30T08:01:10Z"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새를 날렸잖아!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수로를 타고 연꽃이 흘러가는 장면 등이 루즈하고, 사물의 움직이라 정적이고, 비직관적이어서. 새를 던지는 것으로 바꿨습니다.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늠름?하고 멋진 매(파라오 어깨나 머리위에 앉음) / 꼬질꼬질한 비둘기 (모세 지팡이 위에 앉음) 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파라오 새는 매로, 모세한테 가느 새는 비둘기로 하려 합니다. (종교적 상징 고려)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부분이 자꾸 바뀌어 죄송합니다만, 고려해주세요!</w:t>
      </w:r>
    </w:p>
  </w:comment>
  <w:comment w:author="Rowan Lee" w:id="3" w:date="2026-07-30T08:56:15Z"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매/비둘기를 대사에서 언급할 필요는 없고, 지문에, 어느쪽이 매이고 어느쪽이 비둘기인지 분명하게 작성해주시면 됩니다.</w:t>
      </w:r>
    </w:p>
  </w:comment>
  <w:comment w:author="Rowan Lee" w:id="11" w:date="2026-07-30T09:50:34Z"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다른 노예인가요 모세인가요? 최대한 지문에선 이름으로 표기 부탁 드립니다!</w:t>
      </w:r>
    </w:p>
  </w:comment>
  <w:comment w:author="Rowan Lee" w:id="4" w:date="2026-07-30T09:13:38Z"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새 규칙으로. "새가 내려앉은 자가 배필이다" 한 줄이면 됩니다.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라반이 두 딸에게 새를 나눠주는 그림이었으면 좋겠어요 — 매는 황금 새장, 비둘기는 나무 상자. 아버지가 딸 값을 매겨둔 게 한 컷에 보이게요.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규칙 설명이 지금 좀 긴데, 나머지는 군중 웅성거림으로 흘려주세요.</w:t>
      </w:r>
    </w:p>
  </w:comment>
  <w:comment w:author="Rowan Lee" w:id="29" w:date="2026-07-30T10:58:25Z"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하데스의 얼굴을 본다는 말을 기계적 치환한 문장 같습니다.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다른 표현을 쓰는 게 좋아보입니다.</w:t>
      </w:r>
    </w:p>
  </w:comment>
  <w:comment w:author="Rowan Lee" w:id="13" w:date="2026-07-30T09:51:51Z"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달라졌기에 수정 필요</w:t>
      </w:r>
    </w:p>
  </w:comment>
  <w:comment w:author="Rowan Lee" w:id="6" w:date="2026-07-30T09:14:07Z"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언니! 내가 먼저 해도 돼?</w:t>
      </w:r>
    </w:p>
  </w:comment>
  <w:comment w:author="Rowan Lee" w:id="28" w:date="2026-07-30T10:57:20Z"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신의 피를 이어받은 정통한 왕국의 지배자시다!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이외에, 파라오가 가문의 후계자로 표현되는 것을 조심해주세요!</w:t>
      </w:r>
    </w:p>
  </w:comment>
  <w:comment w:author="Rowan Lee" w:id="27" w:date="2026-07-30T10:56:49Z"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나는 이 땅의 파라오다!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감히 이 파라오의 사람들에게 손을 대다니! 이는 왕국의 법을 거스르는 짓이다!</w:t>
      </w:r>
    </w:p>
  </w:comment>
  <w:comment w:author="Rowan Lee" w:id="16" w:date="2026-07-30T10:00:13Z"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모세가 일으킨 돌풍이</w:t>
      </w:r>
    </w:p>
  </w:comment>
  <w:comment w:author="Rowan Lee" w:id="19" w:date="2026-07-30T10:02:44Z"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진정한 신</w:t>
      </w:r>
    </w:p>
  </w:comment>
  <w:comment w:author="Rowan Lee" w:id="22" w:date="2026-07-30T10:03:27Z"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병사1 인물에 추가 필요</w:t>
      </w:r>
    </w:p>
  </w:comment>
  <w:comment w:author="Rowan Lee" w:id="25" w:date="2026-07-30T10:54:35Z"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성소의 용맹한 전사들을 소집하라! 영어는 Mighty Warriors</w:t>
      </w:r>
    </w:p>
  </w:comment>
  <w:comment w:author="Rowan Lee" w:id="0" w:date="2026-07-30T08:14:28Z"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[세계관]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'왕국'은 전체에서 3회(1화 2회·8화 1회)뿐이고 그 외는 전부 '제국'입니다(17회). 여기에 8화의 '원로', 후반부의 '집정관·대집정관·평의회'까지 나와 파라오가 왕인지 집정관인지, 나라가 왕국인지 제국인지 헷갈립니다. 이전 논의한 바 및 이집트 원형을 고려하였을 때 왕국이 적합합니다. 제국을 변경해주세요.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그리고 직위도,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파라오가 있는 나라에 로마 공화정 직위가 있으면 원형이 무너진다는 판단이 있어서,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재상·신관·서기관·왕실근위 이 정도의 이집트 풍으로 하면 좋을 것 같습니다!</w:t>
      </w:r>
    </w:p>
  </w:comment>
  <w:comment w:author="Rowan Lee" w:id="1" w:date="2026-07-30T09:35:42Z"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그리고 모세가 신/왕 처럼 묘사되는 건 주의해주세요~!</w:t>
      </w:r>
    </w:p>
  </w:comment>
  <w:comment w:author="Rowan Lee" w:id="14" w:date="2026-07-30T09:54:04Z"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운명의 저울. 이집트풍으로.</w:t>
      </w:r>
    </w:p>
  </w:comment>
  <w:comment w:author="Rowan Lee" w:id="30" w:date="2026-07-30T11:01:05Z"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등 뒤? 어깨? 부위를 위 지문과 통일해주세요!</w:t>
      </w:r>
    </w:p>
  </w:comment>
  <w:comment w:author="Rowan Lee" w:id="5" w:date="2026-07-30T09:15:12Z"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다말이 새장을 선택하려는 순간, 델릴라가 재빠르게 끼어들어 가로막는다.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단순히 손을 막기보다, 이미 먼저할 생각 만만으로 껴들어 놓고 먼저 해도 돼? 묻는 게 좀 더 킹받을 것 같아요.</w:t>
      </w:r>
    </w:p>
  </w:comment>
  <w:comment w:author="Rowan Lee" w:id="23" w:date="2026-07-30T10:49:34Z"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아론도 모세처럼 단 하나의 신을 믿는데, 신들이시여는 부적합합니다.</w:t>
      </w:r>
    </w:p>
  </w:comment>
  <w:comment w:author="Rowan Lee" w:id="15" w:date="2026-07-30T09:57:52Z"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태양신은 거짓된 가짜 신 취급하는 모세인데 너무 존중하는 터라, 약간 다른 이유일 듯 합니다.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걱정마. 한낱 거짓된 신이 내 운명을 정할 순 없으니까. 이건 그 분의(혹은 진정한 신)의 뜻이야.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혹은, 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걱정마. 한낱 거짓된 신이 내 운명을 정할 순 없으니까.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이렇게만 하고,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모세가 이 운명이 진짜 신의 뜻이었음을 나중에 깨닫 게 되는? 비트로 삼아도 좋을 것 같아요.</w:t>
      </w:r>
    </w:p>
  </w:comment>
  <w:comment w:author="Rowan Lee" w:id="7" w:date="2026-07-30T09:16:49Z"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매가 광장을 가로질러 파라오 어깨(또는 머리 위)에 앉는 걸로.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연꽃 관련한 부분은 코멘트 더 안 달겠습니다. 잘 부탁 드립니다!!</w:t>
      </w:r>
    </w:p>
  </w:comment>
  <w:comment w:id="31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의원 → 신관의로. 이집트풍으로 통일하기로 한 부분입니다.</w:t>
      </w:r>
      <w:r>
        <w:rPr>
          <w:sz w:val="18"/>
          <w:szCs w:val="18"/>
        </w:rPr>
        <w:br/>
        <w:t xml:space="preserve">그리고 델릴라가 저 자리에서 아무 제지 없이 서 있는 게 이상해서, 앞에 근위 둘이 달려들었다가 단검에 물러서는 컷 하나만 넣어주세요.</w:t>
      </w:r>
    </w:p>
  </w:comment>
  <w:comment w:id="32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저희 쪽 사정입니다. 하늘에서 내려온 불이 델릴라만 콕 집어 태우면 신이 화면에 나와서 직접 처형한 게 되어버려서요.</w:t>
      </w:r>
      <w:r>
        <w:rPr>
          <w:sz w:val="18"/>
          <w:szCs w:val="18"/>
        </w:rPr>
        <w:br/>
        <w:t xml:space="preserve">금 간 기둥이 꺾이면서 천장이 통째로 내려앉고, 도망 안 가고 웃고 있던 델릴라가 그 아래 있는 걸로 바꿔주시면 좋겠습니다. 앞 단락(14)에 천장에서 돌가루 쏟아지고 기둥에 금 가는 컷을 미리 깔아주세요.</w:t>
      </w:r>
    </w:p>
  </w:comment>
  <w:comment w:id="33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위와 연결됩니다. "탄 채로"가 아니라 돌더미에 깔리는 걸로. 뻗은 손이 다말의 손 옆에 떨어지는 그림이면 좋겠어요.</w:t>
      </w:r>
    </w:p>
  </w:comment>
  <w:comment w:id="34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"거대한 실루엣"은 사람 크기가 아닌 느낌이라, 낡은 지팡이를 짚은 한 남자가 걸어오고 얼굴은 안 보이는 걸로 해주세요.</w:t>
      </w:r>
    </w:p>
  </w:comment>
  <w:comment w:id="35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지옥 → 저승. 단어 하나만이고 대사는 그대로 갑니다.</w:t>
      </w:r>
    </w:p>
  </w:comment>
  <w:comment w:id="36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이 뒤에 모세 대사를 좀 넣어주세요. 지금 모세가 무료 1~7화 통틀어 대사가 13줄뿐이라 너무 말이 없습니다. 원작 아폴론은 이 자리에서 "인간들이 무슨 의식을 벌이는지 한번 구경해 볼까?" 하고 판을 올려다보거든요.</w:t>
      </w:r>
      <w:r>
        <w:rPr>
          <w:sz w:val="18"/>
          <w:szCs w:val="18"/>
        </w:rPr>
        <w:br/>
        <w:t xml:space="preserve">다만 모세는 재미로 구경하는 인물은 아니니 능글맞지 않게, 이런 결이면 좋겠습니다 —</w:t>
      </w:r>
      <w:r>
        <w:rPr>
          <w:sz w:val="18"/>
          <w:szCs w:val="18"/>
        </w:rPr>
        <w:br/>
        <w:t xml:space="preserve">아론: 오늘은 저 집 딸들이 새를 날려 배필을 고른답니다.</w:t>
      </w:r>
      <w:r>
        <w:rPr>
          <w:sz w:val="18"/>
          <w:szCs w:val="18"/>
        </w:rPr>
        <w:br/>
        <w:t xml:space="preserve">모세: 새 한 마리로 사람 평생을 정하는군.</w:t>
      </w:r>
      <w:r>
        <w:rPr>
          <w:sz w:val="18"/>
          <w:szCs w:val="18"/>
        </w:rPr>
        <w:br/>
        <w:t xml:space="preserve">아론: 저들 방식이지요.</w:t>
      </w:r>
      <w:r>
        <w:rPr>
          <w:sz w:val="18"/>
          <w:szCs w:val="18"/>
        </w:rPr>
        <w:br/>
        <w:t xml:space="preserve">모세: 저 위에선 새를 날리고, 여기선 사람이 돌을 깬다.</w:t>
      </w:r>
      <w:r>
        <w:rPr>
          <w:sz w:val="18"/>
          <w:szCs w:val="18"/>
        </w:rPr>
        <w:br/>
        <w:t xml:space="preserve">△ 모세가 발코니에서 눈을 떼지 않는다.</w:t>
      </w:r>
      <w:r>
        <w:rPr>
          <w:sz w:val="18"/>
          <w:szCs w:val="18"/>
        </w:rPr>
        <w:br/>
        <w:t xml:space="preserve">눈을 안 떼야 3화에서 비둘기가 왔을 때 고개를 들 이유도 생깁니다.</w:t>
      </w:r>
    </w:p>
  </w:comment>
  <w:comment w:id="37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등장인물 줄에서 "시종" 빼주세요. 119에서 시종 부르는 컷이 없어집니다.</w:t>
      </w:r>
    </w:p>
  </w:comment>
  <w:comment w:id="38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145~151 일곱 줄(젖은 소매 시종 / 델릴라의 계략 VO / 등 밀치기 / 연꽃 궤적)은 전부 삭제하고 144에서 152로 바로 붙여주세요. 새로 바뀌면서 수문·범람이 없어졌습니다.</w:t>
      </w:r>
    </w:p>
  </w:comment>
  <w:comment w:id="39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공개된 노예 구역이라 "주군" 호칭은 빼주세요. 문장은 새 의식에 맞춰 "어째서 쫓아내지 않으신 겁니까? 어서 날려 보내십시오!" 정도로요.</w:t>
      </w:r>
    </w:p>
  </w:comment>
  <w:comment w:id="40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208에 이어지는 부분입니다. 여기서도 모세가 태양신 규칙을 그냥 받아들이고 넘어가는 걸로 읽혀서요.</w:t>
      </w:r>
      <w:r>
        <w:rPr>
          <w:sz w:val="18"/>
          <w:szCs w:val="18"/>
        </w:rPr>
        <w:br/>
        <w:t xml:space="preserve">"나는 그 새를 따르는 게 아니다. 네 선택을 받는 거지." 한 문장만 앞에 붙여주시면 좋겠습니다.</w:t>
      </w:r>
    </w:p>
  </w:comment>
  <w:comment w:id="41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"이 땅의 거짓된 신들은 권세를 차지하기 위해 서로 계략을 꾸미기 바쁜데" — 이건 올림포스 신들이 서로 다투는 원작 설정이 남은 문장입니다. 우리 쪽 신은 하나뿐이라 다툴 상대가 없어서요.</w:t>
      </w:r>
      <w:r>
        <w:rPr>
          <w:sz w:val="18"/>
          <w:szCs w:val="18"/>
        </w:rPr>
        <w:br/>
        <w:t xml:space="preserve">"이 땅 사람들은 우상 앞에서 권세를 구걸하는데..." 정도로 바꿔주세요.</w:t>
      </w:r>
    </w:p>
  </w:comment>
  <w:comment w:id="42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290에 남기신 코멘트와 같은 건입니다. 지팡이를 "내리찍는" 동작만 빼주세요 — 내리찍으면 지팡이가 힘의 스위치처럼 보여서요. 드는 건 괜찮습니다.</w:t>
      </w:r>
      <w:r>
        <w:rPr>
          <w:sz w:val="18"/>
          <w:szCs w:val="18"/>
        </w:rPr>
        <w:br/>
        <w:t xml:space="preserve">한 팔로 다말을 감싸고 다른 손의 지팡이를 위로 드는 걸로요. 지팡이는 이 작품 얼굴이니 화면에서 빼지는 말아주세요.</w:t>
      </w:r>
    </w:p>
  </w:comment>
  <w:comment w:id="43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위와 같이. "지팡이를 내려치니" → "지팡이를 들자"로.</w:t>
      </w:r>
    </w:p>
  </w:comment>
  <w:comment w:id="44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지팡이를 허리춤에 숨기면 지팡이 자체가 비밀인 게 되는데, 숨겨야 하는 건 정체입니다. 서둘러 입을 다물고 주위를 살피는 걸로 바꿔주세요.</w:t>
      </w:r>
    </w:p>
  </w:comment>
  <w:comment w:id="45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7화 바다 부분을 좀 크게 바꾸고 싶습니다. 저희 쪽 사정이라 죄송합니다.</w:t>
      </w:r>
      <w:r>
        <w:rPr>
          <w:sz w:val="18"/>
          <w:szCs w:val="18"/>
        </w:rPr>
        <w:br/>
        <w:t xml:space="preserve">지금은 모세가 걸어서 광장에 도착한 다음에 바다를 가르는데, 그러면 갈라진 물길로 갈 데가 없어서 그냥 보여주기가 됩니다.</w:t>
      </w:r>
      <w:r>
        <w:rPr>
          <w:sz w:val="18"/>
          <w:szCs w:val="18"/>
        </w:rPr>
        <w:br/>
        <w:t xml:space="preserve">모세를 먼저 보여주지 말고, 아무도 예상 못 한 순간에 굉음과 함께 바다가 갈라지고 그 안쪽에서 걸어 나오는 걸로 해주세요. 등장 자체가 기적이 되게요.</w:t>
      </w:r>
      <w:r>
        <w:rPr>
          <w:sz w:val="18"/>
          <w:szCs w:val="18"/>
        </w:rPr>
        <w:br/>
        <w:t xml:space="preserve">367 = △ 그 순간, 바다 쪽에서 땅을 울리는 굉음이 터진다. / △ 하객들이 일제히 바다 쪽으로 고개를 돌린다.</w:t>
      </w:r>
      <w:r>
        <w:rPr>
          <w:sz w:val="18"/>
          <w:szCs w:val="18"/>
        </w:rPr>
        <w:br/>
        <w:t xml:space="preserve">368·369 군인 조롱 두 줄은 삭제입니다 — 모세가 아직 화면에 없어서 막을 대상이 없습니다.</w:t>
      </w:r>
      <w:r>
        <w:rPr>
          <w:sz w:val="18"/>
          <w:szCs w:val="18"/>
        </w:rPr>
        <w:br/>
        <w:t xml:space="preserve">370 = △ 파라오의 군인들이 창을 고쳐 쥐고 바다 쪽으로 몸을 돌린다.</w:t>
      </w:r>
      <w:r>
        <w:rPr>
          <w:sz w:val="18"/>
          <w:szCs w:val="18"/>
        </w:rPr>
        <w:br/>
        <w:t xml:space="preserve">371 뒤 = △ 갈라진 물길 안쪽, 물 벽 그늘에서 발소리가 난다. / △ 낡은 지팡이를 쥔 남루한 차림의 모세가 마른 갯바닥을 밟고 걸어 나온다.</w:t>
      </w:r>
    </w:p>
  </w:comment>
  <w:comment w:id="46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이 컷은 그대로 가시면 됩니다. 46~49화와의 차이는 바다 크기가 아니라 몇 명이 건너느냐입니다 — 여기는 혼례 하객들이 보고, 뒤에는 민족 전체가 건넙니다.</w:t>
      </w:r>
    </w:p>
  </w:comment>
  <w:comment w:id="47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파라오는 무릎 꿇지 않게 해주세요. 앞줄 하객들만 하나둘 꿇고 파라오는 선 채로 굳어 있는 걸로요.</w:t>
      </w:r>
      <w:r>
        <w:rPr>
          <w:sz w:val="18"/>
          <w:szCs w:val="18"/>
        </w:rPr>
        <w:br/>
        <w:t xml:space="preserve">왕이 노예 앞에 무릎 꿇으면 뒤에서 위상 회복이 안 됩니다.</w:t>
      </w:r>
      <w:r>
        <w:rPr>
          <w:sz w:val="18"/>
          <w:szCs w:val="18"/>
        </w:rPr>
        <w:br/>
        <w:t xml:space="preserve">그리고 여기서 파라오의 눈이 다말에게 가 있고, 무릎 꿇은 델릴라가 그 옆얼굴을 보는 반 컷 하나만 넣어주세요. 11~16화 델릴라 동기가 여기서 깔립니다.</w:t>
      </w:r>
    </w:p>
  </w:comment>
  <w:comment w:id="48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이 뒤에 다말 리액션 한 컷이 필요합니다. 원작 5화 마지막 줄인데 빠져 있어요.</w:t>
      </w:r>
      <w:r>
        <w:rPr>
          <w:sz w:val="18"/>
          <w:szCs w:val="18"/>
        </w:rPr>
        <w:br/>
        <w:t xml:space="preserve">△ 다말이 믿을 수 없다는 표정으로 모세를 바라본다. 절망으로 흔들리던 눈빛에 서서히 희망이 차오른다.</w:t>
      </w:r>
    </w:p>
  </w:comment>
  <w:comment w:id="49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8화를 7화와 같은 자리·같은 시각에서 시작해주세요. 지금은 장소가 바뀌면서 물길이 화면에서 사라지는데, 물이 닫히는 걸 눈으로 보여준 뒤라야 델릴라의 부정이 발악으로 들립니다.</w:t>
      </w:r>
      <w:r>
        <w:rPr>
          <w:sz w:val="18"/>
          <w:szCs w:val="18"/>
        </w:rPr>
        <w:br/>
        <w:t xml:space="preserve">#1. 죽음의 바다 앞 광장 / 같은 시각</w:t>
      </w:r>
      <w:r>
        <w:rPr>
          <w:sz w:val="18"/>
          <w:szCs w:val="18"/>
        </w:rPr>
        <w:br/>
        <w:t xml:space="preserve">381 뒤에 = △ 두 사람이 물 벽 사이를 나란히 걸어 광장 쪽으로 올라선다. / △ 뭍에 올라서는 순간 물 벽이 무너지며 물길이 도로 닫힌다.</w:t>
      </w:r>
    </w:p>
  </w:comment>
  <w:comment w:id="50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이 뒤에 모세 대사 하나만 꼭 넣어주세요. 무릎 꿇은 사람들을 내려다보며 —</w:t>
      </w:r>
      <w:r>
        <w:rPr>
          <w:sz w:val="18"/>
          <w:szCs w:val="18"/>
        </w:rPr>
        <w:br/>
        <w:t xml:space="preserve">모세: 내게 절하지 마라. 길을 여신 분은 따로 계신다.</w:t>
      </w:r>
      <w:r>
        <w:rPr>
          <w:sz w:val="18"/>
          <w:szCs w:val="18"/>
        </w:rPr>
        <w:br/>
        <w:t xml:space="preserve">이 한 줄이 있어야 모세가 신 행세하는 사람이 아니게 됩니다. 대사는 이대로 부탁 드립니다.</w:t>
      </w:r>
    </w:p>
  </w:comment>
  <w:comment w:id="51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"때마침 불어온 폭풍" 말고 물로 우기게 해주세요. 눈앞에 물길이 있으니까요.</w:t>
      </w:r>
      <w:r>
        <w:rPr>
          <w:sz w:val="18"/>
          <w:szCs w:val="18"/>
        </w:rPr>
        <w:br/>
        <w:t xml:space="preserve">"때마침 물이 빠진 것뿐이야! 저기는 하루에 두 번씩 갯바닥이 드러나는 자리라고!!"</w:t>
      </w:r>
    </w:p>
  </w:comment>
  <w:comment w:id="52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"인간들의 혼인 관습"이라고 하면 모세가 사람이 아닌 게 됩니다. "이곳 혼인 관습으로는" 정도로요. 그리고 여기도 사람 많은 자리라 "주군"은 빼주세요.</w:t>
      </w:r>
    </w:p>
  </w:comment>
  <w:comment w:id="53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417에 남기신 지적 그대로입니다. 418~420 세 줄(모세를 알아봄 / "신의 대언자이시지 않은가!" / 아론이 쉿 하는 신호)은 통째로 삭제하고 417에서 421로 바로 넘어가주세요.</w:t>
      </w:r>
      <w:r>
        <w:rPr>
          <w:sz w:val="18"/>
          <w:szCs w:val="18"/>
        </w:rPr>
        <w:br/>
        <w:t xml:space="preserve">대신 이 장면 자체는 살리고 싶습니다. 노신관이 감탄하는 근거를 정체가 아니라 방금 본 것으로 옮기면 됩니다.</w:t>
      </w:r>
    </w:p>
  </w:comment>
  <w:comment w:id="54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위와 연결됩니다. 무엇을 봤는지는 말하지 않게 두세요 —</w:t>
      </w:r>
      <w:r>
        <w:rPr>
          <w:sz w:val="18"/>
          <w:szCs w:val="18"/>
        </w:rPr>
        <w:br/>
        <w:t xml:space="preserve">노신관: 라반 님. 당신의 사위는 예사 사람이 아닙니다. 하늘이 그와 함께 있습니다!</w:t>
      </w:r>
      <w:r>
        <w:rPr>
          <w:sz w:val="18"/>
          <w:szCs w:val="18"/>
        </w:rPr>
        <w:br/>
        <w:t xml:space="preserve">사위가 둘이라 라반이 파라오 이야기로 알아듣는 그림입니다. 못 박아버리면 그 오해가 성립하지 않습니다.</w:t>
      </w:r>
    </w:p>
  </w:comment>
  <w:comment w:id="55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아론이 태양신 이름으로 맹세를 주관하면 안 될 것 같습니다.</w:t>
      </w:r>
      <w:r>
        <w:rPr>
          <w:sz w:val="18"/>
          <w:szCs w:val="18"/>
        </w:rPr>
        <w:br/>
        <w:t xml:space="preserve">"나의 신 앞에, 이 불을 증인 삼아 맹세하십시오." 정도로요. 다말은 무슨 신인지 모른 채 다음 줄에서 "신들께서"라고 받으면 됩니다.</w:t>
      </w:r>
    </w:p>
  </w:comment>
  <w:comment w:id="56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아론의 말을 듣기 전에 모세가 먼저 한숨을 쉬고 있습니다. 한숨을 453 뒤로 옮겨주세요.</w:t>
      </w:r>
    </w:p>
  </w:comment>
  <w:comment w:id="57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"황금 정표" → "황금 검 펜던트"로. 지문 첫 등장이라 여기만 풀네임이고 뒤로는 그냥 "펜던트"면 됩니다.</w:t>
      </w:r>
    </w:p>
  </w:comment>
  <w:comment w:id="58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절연당한 딸이 그 집에 혼자 가는 이유가 지금은 없습니다.</w:t>
      </w:r>
      <w:r>
        <w:rPr>
          <w:sz w:val="18"/>
          <w:szCs w:val="18"/>
        </w:rPr>
        <w:br/>
        <w:t xml:space="preserve">원작 451에 이미 동기가 있었는데("어머니께 바칠 성스러운 띠") 초고에서 "신께"로 바뀌면서 사라졌더라고요. 원작대로 돌려주시면 좋겠습니다.</w:t>
      </w:r>
      <w:r>
        <w:rPr>
          <w:sz w:val="18"/>
          <w:szCs w:val="18"/>
        </w:rPr>
        <w:br/>
        <w:t xml:space="preserve">"어머니께 바칠 띠를 마저 짜서 올리고 오려고요. 돌아가신 분께 드리는 거니 그 집 사람들도 막지는 못할 거예요."</w:t>
      </w:r>
      <w:r>
        <w:rPr>
          <w:sz w:val="18"/>
          <w:szCs w:val="18"/>
        </w:rPr>
        <w:br/>
        <w:t xml:space="preserve">네페라가 계모라는 설정하고도 맞물립니다.</w:t>
      </w:r>
    </w:p>
  </w:comment>
  <w:comment w:id="59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10화는 이 화만 통째로 다시 써주셔야 할 것 같습니다. 저희 쪽 사정이라 죄송합니다.</w:t>
      </w:r>
      <w:r>
        <w:rPr>
          <w:sz w:val="18"/>
          <w:szCs w:val="18"/>
        </w:rPr>
        <w:br/>
        <w:t xml:space="preserve">지금 10화가 원작 8화의 올림포스 신계 씬이라, 이름만 갈면 뼈대가 그대로 남습니다. 그리고 신이 아들 없다고 노해서 힘이 흔들린다는 이유로 모세를 부르는데, 그러면 우리 신이 삐치는 존재가 되어버려요.</w:t>
      </w:r>
      <w:r>
        <w:rPr>
          <w:sz w:val="18"/>
          <w:szCs w:val="18"/>
        </w:rPr>
        <w:br/>
        <w:t xml:space="preserve">대신 이 자리에 남쪽 노역장 소식을 넣고 싶습니다. 어제 왕실이 채석장 노예들을 남쪽으로 몰아갔고, 줄 세워서 늙은 사람 병든 사람 골라내 그 자리에서 죽였다고요. 사흘이면 남쪽에 닿습니다. 그래서 모세가 "때가 왔다" 하고 떠나는 겁니다.</w:t>
      </w:r>
      <w:r>
        <w:rPr>
          <w:sz w:val="18"/>
          <w:szCs w:val="18"/>
        </w:rPr>
        <w:br/>
        <w:t xml:space="preserve">새 공간도 새 인물도 없습니다 — 채석장과 돌 깨는 노예는 2~3화에 이미 있어요.</w:t>
      </w:r>
      <w:r>
        <w:rPr>
          <w:sz w:val="18"/>
          <w:szCs w:val="18"/>
        </w:rPr>
        <w:br/>
        <w:t xml:space="preserve">그리고 9화 클리프에서 장로들이 다말 앞에서 이미 불렀으니, 모세가 둘러대는 건 안 될 것 같습니다. 다말이 "저분들이 당신을 대언자라고 불렀어요" 묻고 모세가 "지금은 아니다. 나중에 전부 말하지" 하는 정도로, 감추지 말고 넘어가주세요.</w:t>
      </w:r>
      <w:r>
        <w:rPr>
          <w:sz w:val="18"/>
          <w:szCs w:val="18"/>
        </w:rPr>
        <w:br/>
        <w:t xml:space="preserve">예물 수레도 성소 보물고가 아니라 사람들이 몇 해 모은 향유·직물로요. 라반 집으로 보내라 하면서 "오늘 그 집에 내 아내 혼자 간다"고 이유를 붙여주세요.</w:t>
      </w:r>
      <w:r>
        <w:rPr>
          <w:sz w:val="18"/>
          <w:szCs w:val="18"/>
        </w:rPr>
        <w:br/>
        <w:t xml:space="preserve">그리고 이 화 클리프행어가 지금 없습니다. 뒤에 라반의 저택 앞 씬을 붙여서 델릴라의 "혼자 왔네?"로 끊어주세요.</w:t>
      </w:r>
      <w:r>
        <w:rPr>
          <w:sz w:val="18"/>
          <w:szCs w:val="18"/>
        </w:rPr>
        <w:br/>
        <w:t xml:space="preserve">실물 대본은 수정 지시서에 붙여뒀습니다.</w:t>
      </w:r>
    </w:p>
  </w:comment>
  <w:comment w:id="60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"며칠 집을 떠나 있더니" — 혼인식이 어제라 하룻밤입니다.</w:t>
      </w:r>
    </w:p>
  </w:comment>
  <w:comment w:id="61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등장인물 줄의 "신 부장"은 대본에 없는 인물입니다. 그리고 "사제"는 아래에서 장로1로 바뀝니다.</w:t>
      </w:r>
    </w:p>
  </w:comment>
  <w:comment w:id="62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예물을 성소에서 보낸 게 아니라 사막 저편 사람들이 보낸 걸로 바꿔주세요(10화와 연결됩니다). 성소가 보물창고처럼 보이는 걸 피하고 싶어서요.</w:t>
      </w:r>
      <w:r>
        <w:rPr>
          <w:sz w:val="18"/>
          <w:szCs w:val="18"/>
        </w:rPr>
        <w:br/>
        <w:t xml:space="preserve">"낯선 옷차림의 이방인들이 짐수레를 끌고 와 향유와 직물을 부린다" 정도로요. 초라하면 안 됩니다 — 뒤에 "선물도 두 배, 영광도 두 배"가 있어서요.</w:t>
      </w:r>
      <w:r>
        <w:rPr>
          <w:sz w:val="18"/>
          <w:szCs w:val="18"/>
        </w:rPr>
        <w:br/>
        <w:t xml:space="preserve">638~641의 "성소의 사제"는 "늙은 장로1", "신성한 봉헌물"은 "사막 저편에서 보내온 혼인 예물"로 부탁 드립니다.</w:t>
      </w:r>
    </w:p>
  </w:comment>
  <w:comment w:id="63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"평의회 수장께서 베푸신 은총"은 세계관에 안 맞기도 하지만, 왕이 남의 은총을 추측하는 것도 어색합니다.</w:t>
      </w:r>
      <w:r>
        <w:rPr>
          <w:sz w:val="18"/>
          <w:szCs w:val="18"/>
        </w:rPr>
        <w:br/>
        <w:t xml:space="preserve">"사막의 부족들이 나와 델릴라의 혼인을 축하하러 보낸 것이다. 그 외에 무엇이겠는가." 정도로 파라오가 단정해버리면 좋겠습니다.</w:t>
      </w:r>
    </w:p>
  </w:comment>
  <w:comment w:id="64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델릴라가 금화로 입막음하는 부분을 빼주세요. 성직자가 뇌물 받고 거짓말하면 저쪽 종교도 왕국만큼 부패해 보여서요.</w:t>
      </w:r>
      <w:r>
        <w:rPr>
          <w:sz w:val="18"/>
          <w:szCs w:val="18"/>
        </w:rPr>
        <w:br/>
        <w:t xml:space="preserve">대신 파라오가 손을 들어 말을 끊는 걸로요 —</w:t>
      </w:r>
      <w:r>
        <w:rPr>
          <w:sz w:val="18"/>
          <w:szCs w:val="18"/>
        </w:rPr>
        <w:br/>
        <w:t xml:space="preserve">651 △ 파라오가 손을 들어 장로1의 말을 끊는다.</w:t>
      </w:r>
      <w:r>
        <w:rPr>
          <w:sz w:val="18"/>
          <w:szCs w:val="18"/>
        </w:rPr>
        <w:br/>
        <w:t xml:space="preserve">652 파라오: 내 앞에서 두 번 말하게 하지 마라.</w:t>
      </w:r>
      <w:r>
        <w:rPr>
          <w:sz w:val="18"/>
          <w:szCs w:val="18"/>
        </w:rPr>
        <w:br/>
        <w:t xml:space="preserve">653 △ 장로1이 파라오 뒤의 근위들을 훑어본다. 이내 고개를 숙인다.</w:t>
      </w:r>
      <w:r>
        <w:rPr>
          <w:sz w:val="18"/>
          <w:szCs w:val="18"/>
        </w:rPr>
        <w:br/>
        <w:t xml:space="preserve">654 장로1: …예물은 이 집에 두고 갑니다. 저희가 맡은 일은 끝났습니다.</w:t>
      </w:r>
      <w:r>
        <w:rPr>
          <w:sz w:val="18"/>
          <w:szCs w:val="18"/>
        </w:rPr>
        <w:br/>
        <w:t xml:space="preserve">진실을 덮는 힘이 뇌물이 아니라 왕의 한마디로 가면 파라오 위상도 같이 올라갑니다.</w:t>
      </w:r>
    </w:p>
  </w:comment>
  <w:comment w:id="65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여기 남은 "사제"도 장로1로.</w:t>
      </w:r>
    </w:p>
  </w:comment>
  <w:comment w:id="66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"원로들이 이 모습을 본다면" → "왕도의 명가들이 이 모습을 본다면"으로.</w:t>
      </w:r>
      <w:r>
        <w:rPr>
          <w:sz w:val="18"/>
          <w:szCs w:val="18"/>
        </w:rPr>
        <w:br/>
        <w:t xml:space="preserve">8화의 원로는 노신관으로 바꾸는데, 여기 원로는 뜻이 달라서요. 찾아바꾸기로 한꺼번에 처리하지 말아주세요.</w:t>
      </w:r>
    </w:p>
  </w:comment>
  <w:comment w:id="67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왕도 신전 벽화에 대언자 형상이 있으면, 왕국 사람들이 모세의 신을 이미 안다는 뜻이 됩니다. 8화 원로 건과 같은 문제예요. 원작에도 벽화는 없습니다.</w:t>
      </w:r>
      <w:r>
        <w:rPr>
          <w:sz w:val="18"/>
          <w:szCs w:val="18"/>
        </w:rPr>
        <w:br/>
        <w:t xml:space="preserve">라반이 왕실 상인이니 거래하는 사막 부족들 사이 소문으로 알아보는 게 자연스러울 것 같습니다. 바로 앞에서 그 부족들이 예물을 두고 갔고요.</w:t>
      </w:r>
      <w:r>
        <w:rPr>
          <w:sz w:val="18"/>
          <w:szCs w:val="18"/>
        </w:rPr>
        <w:br/>
        <w:t xml:space="preserve">"저것은… 사막 부족들이 저희 대언자의 표라며 떠받든다는 그 물건이 아니냐?"</w:t>
      </w:r>
    </w:p>
  </w:comment>
  <w:comment w:id="68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727에 남기신 것과 연결됩니다. 10화에서 "목숨을 걸고 지켜"라는 명을 받은 사람이 수풀에서 구경만 하면 인물이 죽어버려서요.</w:t>
      </w:r>
      <w:r>
        <w:rPr>
          <w:sz w:val="18"/>
          <w:szCs w:val="18"/>
        </w:rPr>
        <w:br/>
        <w:t xml:space="preserve">723 = △ 담장 뒤에 있던 아론이 뛰쳐나와 쓰러진 다말 앞을 막아선다.</w:t>
      </w:r>
      <w:r>
        <w:rPr>
          <w:sz w:val="18"/>
          <w:szCs w:val="18"/>
        </w:rPr>
        <w:br/>
        <w:t xml:space="preserve">726 = △ 라반의 하인 넷이 달려들어 아론을 붙잡아 문밖으로 끌어낸다.</w:t>
      </w:r>
      <w:r>
        <w:rPr>
          <w:sz w:val="18"/>
          <w:szCs w:val="18"/>
        </w:rPr>
        <w:br/>
        <w:t xml:space="preserve">727 = 아론: 그 손 놔라! 이분 남편이 가만있지 않는다!</w:t>
      </w:r>
      <w:r>
        <w:rPr>
          <w:sz w:val="18"/>
          <w:szCs w:val="18"/>
        </w:rPr>
        <w:br/>
        <w:t xml:space="preserve">몸으로 막다 수적으로 밀려 끌려나가면 명은 이행되고, 혼자로는 안 된다는 게 15화 보고의 근거가 됩니다.</w:t>
      </w:r>
    </w:p>
  </w:comment>
  <w:comment w:id="69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"가문에서 대대로 내려온 성물" → "태어날 때부터 지녀온 유품"으로. 742의 파라오 대사도 같이요.</w:t>
      </w:r>
      <w:r>
        <w:rPr>
          <w:sz w:val="18"/>
          <w:szCs w:val="18"/>
        </w:rPr>
        <w:br/>
        <w:t xml:space="preserve">성물이면 물건에 힘이 있는 게 되는데, 그냥 유품이라 힘은 없습니다.</w:t>
      </w:r>
    </w:p>
  </w:comment>
  <w:comment w:id="70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722와 같은 건입니다. "신의 성물" 대신 —</w:t>
      </w:r>
      <w:r>
        <w:rPr>
          <w:sz w:val="18"/>
          <w:szCs w:val="18"/>
        </w:rPr>
        <w:br/>
        <w:t xml:space="preserve">"어떻게 그런 물건이 여기 있나 했는데. 사막 것들 이야기야 늘 허황되지. 저런 노예가 그런 것과 엮여 있을 리가 없지."</w:t>
      </w:r>
    </w:p>
  </w:comment>
  <w:comment w:id="71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이 뒤에 아론이 떠나는 컷을 넣어주세요. 15화에서 모세를 어떻게 찾아가는지가 지금 비어 있습니다.</w:t>
      </w:r>
      <w:r>
        <w:rPr>
          <w:sz w:val="18"/>
          <w:szCs w:val="18"/>
        </w:rPr>
        <w:br/>
        <w:t xml:space="preserve">△ 문밖으로 내동댕이쳐진 아론이 몸을 일으켜 매어둔 말의 고삐를 푼다.</w:t>
      </w:r>
      <w:r>
        <w:rPr>
          <w:sz w:val="18"/>
          <w:szCs w:val="18"/>
        </w:rPr>
        <w:br/>
        <w:t xml:space="preserve">아론: 나 혼자로는 안 된다. 주군께 알려야 해.</w:t>
      </w:r>
      <w:r>
        <w:rPr>
          <w:sz w:val="18"/>
          <w:szCs w:val="18"/>
        </w:rPr>
        <w:br/>
        <w:t xml:space="preserve">△ 아론이 말에 올라 남쪽 길로 내달린다.</w:t>
      </w:r>
    </w:p>
  </w:comment>
  <w:comment w:id="72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기름 먹인 장작 위를 맨발로 오래 걸으면 사람이 죽습니다. 숯길로 바꿔주시면 좋겠습니다 — 실제로 있던 결백 시험이고, 화상은 남고 목숨은 붙어서 16화에서 기어가는 장면이 성립합니다.</w:t>
      </w:r>
      <w:r>
        <w:rPr>
          <w:sz w:val="18"/>
          <w:szCs w:val="18"/>
        </w:rPr>
        <w:br/>
        <w:t xml:space="preserve">"화로의 숯을 안뜰에 쏟아부어라! 저 여자가 걸어갈 길을 만들어!"</w:t>
      </w:r>
      <w:r>
        <w:rPr>
          <w:sz w:val="18"/>
          <w:szCs w:val="18"/>
        </w:rPr>
        <w:br/>
        <w:t xml:space="preserve">791~821의 장작·불길도 전부 숯으로, 길이는 열 걸음 정도로 잡아주세요.</w:t>
      </w:r>
    </w:p>
  </w:comment>
  <w:comment w:id="73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씬 헤더를 "라반의 저택 안뜰"로 바꿔주세요. 사건이 담장 안에서 벌어지는데 헤더가 "궁전 앞"이라, 18화에서 근위대가 "안뜰로 쏟아져 들어온다"와 안 맞습니다. 850·894·959·1012도 같이요.</w:t>
      </w:r>
    </w:p>
  </w:comment>
  <w:comment w:id="74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833에 남기신 것과 연결됩니다. 신전·옥좌를 빼면서 이 씬 자체를 길 위로 옮기고 싶습니다.</w:t>
      </w:r>
      <w:r>
        <w:rPr>
          <w:sz w:val="18"/>
          <w:szCs w:val="18"/>
        </w:rPr>
        <w:br/>
        <w:t xml:space="preserve">#2. 왕도 밖 남쪽 길 / 같은 시각</w:t>
      </w:r>
      <w:r>
        <w:rPr>
          <w:sz w:val="18"/>
          <w:szCs w:val="18"/>
        </w:rPr>
        <w:br/>
        <w:t xml:space="preserve">△ 말을 몰아 달려온 아론이 길을 걷던 모세를 발견하고 절박하게 외친다.</w:t>
      </w:r>
      <w:r>
        <w:rPr>
          <w:sz w:val="18"/>
          <w:szCs w:val="18"/>
        </w:rPr>
        <w:br/>
        <w:t xml:space="preserve">10화에서 모세가 걸어서 떠나기 때문에 아론이 말로 따라잡을 수 있습니다.</w:t>
      </w:r>
    </w:p>
  </w:comment>
  <w:comment w:id="75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"어리석은 필멸자들이"는 모세 쪽이 인간이 아닌 느낌이라 빼주세요.</w:t>
      </w:r>
      <w:r>
        <w:rPr>
          <w:sz w:val="18"/>
          <w:szCs w:val="18"/>
        </w:rPr>
        <w:br/>
        <w:t xml:space="preserve">"다말 님의 가족들이 그분을 짓밟고 있습니다! 제가 막다가 하인들에게 끌려 나왔습니다!"</w:t>
      </w:r>
    </w:p>
  </w:comment>
  <w:comment w:id="76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841에 남기신 것과 연결됩니다. 갑옷이 저절로 입혀지는 것도 빼주세요.</w:t>
      </w:r>
      <w:r>
        <w:rPr>
          <w:sz w:val="18"/>
          <w:szCs w:val="18"/>
        </w:rPr>
        <w:br/>
        <w:t xml:space="preserve">840 = △ 모세가 아론이 타고 온 말의 고삐를 낚아챈다.</w:t>
      </w:r>
      <w:r>
        <w:rPr>
          <w:sz w:val="18"/>
          <w:szCs w:val="18"/>
        </w:rPr>
        <w:br/>
        <w:t xml:space="preserve">841 = 모세: 왕도부터 간다. 반나절이면 저 줄을 다시 따라잡는다. / 아론: 저는 어찌합니까! / 모세: 걸어서 뒤따라와라.</w:t>
      </w:r>
      <w:r>
        <w:rPr>
          <w:sz w:val="18"/>
          <w:szCs w:val="18"/>
        </w:rPr>
        <w:br/>
        <w:t xml:space="preserve">842·845·846 모래폭풍·비상도 말로 달리는 걸로 바꿔주세요.</w:t>
      </w:r>
      <w:r>
        <w:rPr>
          <w:sz w:val="18"/>
          <w:szCs w:val="18"/>
        </w:rPr>
        <w:br/>
        <w:t xml:space="preserve">말이 한 필뿐이라 아론은 걸어서 오게 되고, 그래서 19화 후반에야 왕도에 닿습니다.</w:t>
      </w:r>
    </w:p>
  </w:comment>
  <w:comment w:id="77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791에서 화로의 숯을 안뜰에 다 쏟았으니, 낙인은 그 숯 속에 박아뒀던 걸 꺼내는 걸로 해주세요.</w:t>
      </w:r>
    </w:p>
  </w:comment>
  <w:comment w:id="78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"하늘에서 천둥 같은 목소리"는 신이 하늘에서 말하는 그림이라 빼주세요. 저택 문밖에서 고함이 터지는 걸로요.</w:t>
      </w:r>
      <w:r>
        <w:rPr>
          <w:sz w:val="18"/>
          <w:szCs w:val="18"/>
        </w:rPr>
        <w:br/>
        <w:t xml:space="preserve">882의 모래폭풍도 1화(32)에 나왔던 동풍으로 통일해주시면 좋겠습니다. 낙인을 후려쳐 날려버리는 정도로요.</w:t>
      </w:r>
    </w:p>
  </w:comment>
  <w:comment w:id="79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갑옷 없이 남루한 차림 그대로 걸어 들어오게 해주세요. 사람들이 얼어붙는 이유는 옷이 아니라 방금 본 바람이니까요.</w:t>
      </w:r>
    </w:p>
  </w:comment>
  <w:comment w:id="80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17~21화는 이 다섯 화를 다시 써주셔야 할 것 같습니다. 줄 단위로는 손을 못 대겠더라고요. 저희 쪽 사정이라 정말 죄송합니다.</w:t>
      </w:r>
      <w:r>
        <w:rPr>
          <w:sz w:val="18"/>
          <w:szCs w:val="18"/>
        </w:rPr>
        <w:br/>
        <w:t xml:space="preserve">이유는, 이 다섯 화가 통째로 "모세가 데려온 황금 갑옷 병사 수십 명" 위에 서 있는데 그 병사들을 빼야 해서입니다. 노예 공동체가 왕실근위를 제압할 사병을 가지고 있으면 50화 내내 해방을 요구할 이유가 없어져버려서요.</w:t>
      </w:r>
      <w:r>
        <w:rPr>
          <w:sz w:val="18"/>
          <w:szCs w:val="18"/>
        </w:rPr>
        <w:br/>
        <w:t xml:space="preserve">그리고 970·972에 남긴 것처럼 파라오가 자기 왕도에서 사병에게 붙잡히는데 그의 병사는 뒤늦게 오고, 와서도 아무 힘을 못 씁니다.</w:t>
      </w:r>
      <w:r>
        <w:rPr>
          <w:sz w:val="18"/>
          <w:szCs w:val="18"/>
        </w:rPr>
        <w:br/>
        <w:t xml:space="preserve">바꾸는 방향은 이겁니다 — 모세가 이기고 떠나는 게 아니라 잡혀서 파라오 앞에 섭니다.</w:t>
      </w:r>
      <w:r>
        <w:rPr>
          <w:sz w:val="18"/>
          <w:szCs w:val="18"/>
        </w:rPr>
        <w:br/>
        <w:t xml:space="preserve">17화 델릴라 자백까지는 그대로 가고, 동풍이 숯을 회오리로 세워 네 사람을 가둡니다. 18화에서 응징의 정점까지 간 뒤 왕실근위가 들이닥칩니다. 19화에서 모세가 "저 여자를 신관의에게 보내라, 그러면 순순히 따라가겠다"로 조건을 걸고 잡혀서 알현실로 갑니다. 거기서 "내 사람들을 보내라"가 나오고, 이 한마디가 22~50화 전체 엔진이 됩니다. 20화에서 파라오가 거절하고 모세는 "해가 뜨기 전까지 답하라, 답이 없으면 그것이 답이다" 경고 후 지하 감옥으로. 21화에서 델릴라가 내려와 찌르고, 모세는 붉은 피를 흘립니다.</w:t>
      </w:r>
      <w:r>
        <w:rPr>
          <w:sz w:val="18"/>
          <w:szCs w:val="18"/>
        </w:rPr>
        <w:br/>
        <w:t xml:space="preserve">원작에서는 하늘에서 어머니 신이 내려와 끝내는데 우리는 그 카드가 없어서요.</w:t>
      </w:r>
      <w:r>
        <w:rPr>
          <w:sz w:val="18"/>
          <w:szCs w:val="18"/>
        </w:rPr>
        <w:br/>
        <w:t xml:space="preserve">다섯 화 실물 대본을 수정 지시서에 전부 붙여뒀습니다. 원작에서 온 대사는 그대로 살려뒀습니다.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4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