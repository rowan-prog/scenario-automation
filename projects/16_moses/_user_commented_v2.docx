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ins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t xml:space="preserve">책봉하노라</w:t>
        </w:r>
        <w:del w:author="Rowan Lee" w:id="2" w:date="2026-07-30T07:56:03Z">
          <w:r w:rsidDel="00000000" w:rsidR="00000000" w:rsidRPr="00000000">
            <w:rPr>
              <w:sz w:val="21"/>
              <w:szCs w:val="21"/>
              <w:rtl w:val="0"/>
              <w:rPrChange w:author="Rowan Lee" w:id="3" w:date="2026-07-30T07:56:03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delText xml:space="preserve">서임되었노라.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</w:t>
      </w: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던졌잖아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ins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t xml:space="preserve">계속 미친듯 웃고 있다.</w:t>
        </w:r>
        <w:del w:author="Rowan Lee" w:id="4" w:date="2026-07-30T09:12:07Z">
          <w:r w:rsidDel="00000000" w:rsidR="00000000" w:rsidRPr="00000000">
            <w:rPr>
              <w:sz w:val="21"/>
              <w:szCs w:val="21"/>
              <w:rtl w:val="0"/>
              <w:rPrChange w:author="Rowan Lee" w:id="5" w:date="2026-07-30T09:12:07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delText xml:space="preserve">악귀에 씐 듯 웃음을 터뜨린다.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ins w:author="Rowan Lee" w:id="6" w:date="2026-07-30T09:12:41Z">
        <w:r w:rsidDel="00000000" w:rsidR="00000000" w:rsidRPr="00000000">
          <w:rPr>
            <w:sz w:val="21"/>
            <w:szCs w:val="21"/>
            <w:rtl w:val="0"/>
          </w:rPr>
          <w:t xml:space="preserve"> </w:t>
        </w:r>
        <w:r w:rsidDel="00000000" w:rsidR="00000000" w:rsidRPr="00000000">
          <w:rPr>
            <w:sz w:val="21"/>
            <w:szCs w:val="21"/>
            <w:rtl w:val="0"/>
            <w:rPrChange w:author="Rowan Lee" w:id="7" w:date="2026-07-30T09:12:41Z">
              <w:rPr>
                <w:sz w:val="21"/>
                <w:szCs w:val="21"/>
              </w:rPr>
            </w:rPrChange>
          </w:rPr>
          <w:t xml:space="preserve">탄 채로</w:t>
        </w:r>
      </w:ins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한 남자를 발견한 델릴라의 낯빛이 굳는다.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남자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commentRangeEnd w:id="13"/>
      <w:r w:rsidDel="00000000" w:rsidR="00000000" w:rsidRPr="00000000">
        <w:commentReference w:id="13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수레바퀴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ins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t xml:space="preserve">이 땅에서</w:t>
        </w:r>
        <w:del w:author="Rowan Lee" w:id="8" w:date="2026-07-30T11:27:30Z">
          <w:r w:rsidDel="00000000" w:rsidR="00000000" w:rsidRPr="00000000">
            <w:rPr>
              <w:sz w:val="21"/>
              <w:szCs w:val="21"/>
              <w:rtl w:val="0"/>
              <w:rPrChange w:author="Rowan Lee" w:id="9" w:date="2026-07-30T11:27:30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delText xml:space="preserve">이 연약한 인간들의 세상에서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새벽빛처럼 맑은 영혼을 만났군.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보이지 않는 거대한 힘(돌풍)이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해가 기울수록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</w:delText>
        </w:r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</w:rPr>
            </w:rPrChange>
          </w:rPr>
          <w:delText xml:space="preserve">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del w:author="Rowan Lee" w:id="10" w:date="2026-07-30T11:29:02Z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</w:t>
      </w:r>
      <w:del w:author="Rowan Lee" w:id="10" w:date="2026-07-30T11:29:02Z">
        <w:r w:rsidDel="00000000" w:rsidR="00000000" w:rsidRPr="00000000">
          <w:rPr>
            <w:sz w:val="21"/>
            <w:szCs w:val="21"/>
            <w:rtl w:val="0"/>
          </w:rPr>
          <w:delText xml:space="preserve">신들조차 시기할 만큼 맑구나. </w:delText>
        </w:r>
      </w:del>
    </w:p>
    <w:p w:rsidR="00000000" w:rsidDel="00000000" w:rsidP="00000000" w:rsidRDefault="00000000" w:rsidRPr="00000000" w14:paraId="000001D0">
      <w:pPr>
        <w:spacing w:after="80" w:line="288.00000000000006" w:lineRule="auto"/>
        <w:ind w:left="720" w:hanging="36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commentRangeStart w:id="2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신의 대언자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commentRangeStart w:id="2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ins w:author="Rowan Lee" w:id="12" w:date="2026-07-30T10:06:40Z">
        <w:r w:rsidDel="00000000" w:rsidR="00000000" w:rsidRPr="00000000">
          <w:rPr>
            <w:b w:val="1"/>
            <w:bCs w:val="1"/>
            <w:sz w:val="21"/>
            <w:szCs w:val="21"/>
            <w:rtl w:val="0"/>
          </w:rPr>
          <w:t xml:space="preserve">VO</w:t>
        </w:r>
      </w:ins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</w:t>
      </w:r>
      <w:del w:author="Rowan Lee" w:id="13" w:date="2026-07-30T10:50:16Z">
        <w:r w:rsidDel="00000000" w:rsidR="00000000" w:rsidRPr="00000000">
          <w:rPr>
            <w:color w:val="4a4a4a"/>
            <w:sz w:val="20"/>
            <w:szCs w:val="20"/>
            <w:rtl w:val="0"/>
          </w:rPr>
          <w:delText xml:space="preserve">칼리스토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</w:t>
      </w:r>
      <w:commentRangeStart w:id="2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</w:t>
      </w:r>
      <w:commentRangeStart w:id="2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정예 수호대를 소집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하라! 지금 당장 왕도로 </w:t>
      </w:r>
      <w:ins w:author="Rowan Lee" w:id="14" w:date="2026-07-30T10:52:06Z">
        <w:commentRangeStart w:id="26"/>
        <w:commentRangeStart w:id="26"/>
        <w:commentRangeEnd w:id="26"/>
        <w:r w:rsidDel="00000000" w:rsidR="00000000" w:rsidRPr="00000000">
          <w:commentReference w:id="26"/>
        </w:r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t xml:space="preserve">간다</w:t>
        </w:r>
        <w:del w:author="Rowan Lee" w:id="14" w:date="2026-07-30T10:52:06Z">
          <w:r w:rsidDel="00000000" w:rsidR="00000000" w:rsidRPr="00000000">
            <w:rPr>
              <w:sz w:val="21"/>
              <w:szCs w:val="21"/>
              <w:rtl w:val="0"/>
              <w:rPrChange w:author="Rowan Lee" w:id="15" w:date="2026-07-30T10:52:06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14" w:date="2026-07-30T10:52:06Z"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delText xml:space="preserve">강림한다</w:delText>
        </w:r>
      </w:del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commentRangeStart w:id="2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</w:t>
      </w:r>
      <w:commentRangeStart w:id="2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피를 이어받은 가문의 후계자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</w:t>
      </w:r>
      <w:commentRangeStart w:id="2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저승의 얼굴을 보게 될 것이다.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commentRangeStart w:id="3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 갑옷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wan Lee" w:id="21" w:date="2026-07-30T10:06:17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 곁에 모세가 믿는 신 트루갓이라하죠.. 기독교의 여호와 느낌으로. 한국어는 진정한 신.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신이 모세와 함께하고 있는 셈이라, 이런 다신교/그리스신화적인 비트는 좀 안 맞습니다. 수정 필요.</w:t>
      </w:r>
    </w:p>
  </w:comment>
  <w:comment w:author="Rowan Lee" w:id="18" w:date="2026-07-30T11:24:54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원로가 모세를 알아보는 게 이상합니다. 원작에서, 아폴론의 신성을 알아보던 내용이 그대로 잔재로 남았습니다.</w:t>
      </w:r>
    </w:p>
  </w:comment>
  <w:comment w:author="Rowan Lee" w:id="20" w:date="2026-07-30T11:11:16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대언자시여! 꼭 필요할 때만 진정한 신, 이외엔 그냥 신으로. 모세와 모세 민족이 믿는 신 이야기입니다.</w:t>
      </w:r>
    </w:p>
  </w:comment>
  <w:comment w:author="Rowan Lee" w:id="17" w:date="2026-07-30T11:14:44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해가 중천에 떴다는 말과 충돌</w:t>
      </w:r>
    </w:p>
  </w:comment>
  <w:comment w:author="Rowan Lee" w:id="8" w:date="2026-07-30T09:17:08Z"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대왕비</w:t>
      </w:r>
    </w:p>
  </w:comment>
  <w:comment w:author="Rowan Lee" w:id="26" w:date="2026-07-30T10:52:13Z"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강림은 신의 느낌</w:t>
      </w:r>
    </w:p>
  </w:comment>
  <w:comment w:author="Rowan Lee" w:id="9" w:date="2026-07-30T09:19:30Z"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0" w:date="2026-07-30T09:19:30Z"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2" w:date="2026-07-30T09:19:30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24" w:date="2026-07-30T10:51:27Z"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신전은 그리스 신이나, 다른 종교의 느낌이라서, 성소지만 소박하거나 휑한 느낌이고, 옥좌에 앉은 느낌은 왕이나 신의 느낌이라 이것도 다르게 처리해주시면 좋을 것 같습니다.</w:t>
      </w:r>
    </w:p>
  </w:comment>
  <w:comment w:author="Rowan Lee" w:id="2" w:date="2026-07-30T08:01:10Z"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새를 날렸잖아!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수로를 타고 연꽃이 흘러가는 장면 등이 루즈하고, 사물의 움직이라 정적이고, 비직관적이어서. 새를 던지는 것으로 바꿨습니다.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늠름?하고 멋진 매(파라오 어깨나 머리위에 앉음) / 꼬질꼬질한 비둘기 (모세 지팡이 위에 앉음) 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 새는 매로, 모세한테 가느 새는 비둘기로 하려 합니다. (종교적 상징 고려)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자꾸 바뀌어 죄송합니다만, 고려해주세요!</w:t>
      </w:r>
    </w:p>
  </w:comment>
  <w:comment w:author="Rowan Lee" w:id="3" w:date="2026-07-30T08:56:15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매/비둘기를 대사에서 언급할 필요는 없고, 지문에, 어느쪽이 매이고 어느쪽이 비둘기인지 분명하게 작성해주시면 됩니다.</w:t>
      </w:r>
    </w:p>
  </w:comment>
  <w:comment w:author="Rowan Lee" w:id="11" w:date="2026-07-30T09:50:34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노예인가요 모세인가요? 최대한 지문에선 이름으로 표기 부탁 드립니다!</w:t>
      </w:r>
    </w:p>
  </w:comment>
  <w:comment w:author="Rowan Lee" w:id="4" w:date="2026-07-30T09:13:38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 규칙으로. "새가 내려앉은 자가 배필이다" 한 줄이면 됩니다.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라반이 두 딸에게 새를 나눠주는 그림이었으면 좋겠어요 — 매는 황금 새장, 비둘기는 나무 상자. 아버지가 딸 값을 매겨둔 게 한 컷에 보이게요.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규칙 설명이 지금 좀 긴데, 나머지는 군중 웅성거림으로 흘려주세요.</w:t>
      </w:r>
    </w:p>
  </w:comment>
  <w:comment w:author="Rowan Lee" w:id="29" w:date="2026-07-30T10:58:25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하데스의 얼굴을 본다는 말을 기계적 치환한 문장 같습니다.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표현을 쓰는 게 좋아보입니다.</w:t>
      </w:r>
    </w:p>
  </w:comment>
  <w:comment w:author="Rowan Lee" w:id="13" w:date="2026-07-30T09:51:51Z"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달라졌기에 수정 필요</w:t>
      </w:r>
    </w:p>
  </w:comment>
  <w:comment w:author="Rowan Lee" w:id="6" w:date="2026-07-30T09:14:07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언니! 내가 먼저 해도 돼?</w:t>
      </w:r>
    </w:p>
  </w:comment>
  <w:comment w:author="Rowan Lee" w:id="28" w:date="2026-07-30T10:57:20Z"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피를 이어받은 정통한 왕국의 지배자시다!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이외에, 파라오가 가문의 후계자로 표현되는 것을 조심해주세요!</w:t>
      </w:r>
    </w:p>
  </w:comment>
  <w:comment w:author="Rowan Lee" w:id="27" w:date="2026-07-30T10:56:49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나는 이 땅의 파라오다!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감히 이 파라오의 사람들에게 손을 대다니! 이는 왕국의 법을 거스르는 짓이다!</w:t>
      </w:r>
    </w:p>
  </w:comment>
  <w:comment w:author="Rowan Lee" w:id="16" w:date="2026-07-30T10:00:13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일으킨 돌풍이</w:t>
      </w:r>
    </w:p>
  </w:comment>
  <w:comment w:author="Rowan Lee" w:id="19" w:date="2026-07-30T10:02:44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진정한 신</w:t>
      </w:r>
    </w:p>
  </w:comment>
  <w:comment w:author="Rowan Lee" w:id="22" w:date="2026-07-30T10:03:27Z"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병사1 인물에 추가 필요</w:t>
      </w:r>
    </w:p>
  </w:comment>
  <w:comment w:author="Rowan Lee" w:id="25" w:date="2026-07-30T10:54:35Z"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성소의 용맹한 전사들을 소집하라! 영어는 Mighty Warriors</w:t>
      </w:r>
    </w:p>
  </w:comment>
  <w:comment w:author="Rowan Lee" w:id="0" w:date="2026-07-30T08:14:28Z"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[세계관]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'왕국'은 전체에서 3회(1화 2회·8화 1회)뿐이고 그 외는 전부 '제국'입니다(17회). 여기에 8화의 '원로', 후반부의 '집정관·대집정관·평의회'까지 나와 파라오가 왕인지 집정관인지, 나라가 왕국인지 제국인지 헷갈립니다. 이전 논의한 바 및 이집트 원형을 고려하였을 때 왕국이 적합합니다. 제국을 변경해주세요.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직위도,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파라오가 있는 나라에 로마 공화정 직위가 있으면 원형이 무너진다는 판단이 있어서,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재상·신관·서기관·왕실근위 이 정도의 이집트 풍으로 하면 좋을 것 같습니다!</w:t>
      </w:r>
    </w:p>
  </w:comment>
  <w:comment w:author="Rowan Lee" w:id="1" w:date="2026-07-30T09:35:42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모세가 신/왕 처럼 묘사되는 건 주의해주세요~!</w:t>
      </w:r>
    </w:p>
  </w:comment>
  <w:comment w:author="Rowan Lee" w:id="14" w:date="2026-07-30T09:54:04Z"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운명의 저울. 이집트풍으로.</w:t>
      </w:r>
    </w:p>
  </w:comment>
  <w:comment w:author="Rowan Lee" w:id="30" w:date="2026-07-30T11:01:05Z"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 뒤? 어깨? 부위를 위 지문과 통일해주세요!</w:t>
      </w:r>
    </w:p>
  </w:comment>
  <w:comment w:author="Rowan Lee" w:id="5" w:date="2026-07-30T09:15:12Z"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다말이 새장을 선택하려는 순간, 델릴라가 재빠르게 끼어들어 가로막는다.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단순히 손을 막기보다, 이미 먼저할 생각 만만으로 껴들어 놓고 먼저 해도 돼? 묻는 게 좀 더 킹받을 것 같아요.</w:t>
      </w:r>
    </w:p>
  </w:comment>
  <w:comment w:author="Rowan Lee" w:id="23" w:date="2026-07-30T10:49:34Z"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아론도 모세처럼 단 하나의 신을 믿는데, 신들이시여는 부적합합니다.</w:t>
      </w:r>
    </w:p>
  </w:comment>
  <w:comment w:author="Rowan Lee" w:id="15" w:date="2026-07-30T09:57:52Z"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태양신은 거짓된 가짜 신 취급하는 모세인데 너무 존중하는 터라, 약간 다른 이유일 듯 합니다.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이건 그 분의(혹은 진정한 신)의 뜻이야.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혹은, 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이렇게만 하고,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이 운명이 진짜 신의 뜻이었음을 나중에 깨닫 게 되는? 비트로 삼아도 좋을 것 같아요.</w:t>
      </w:r>
    </w:p>
  </w:comment>
  <w:comment w:author="Rowan Lee" w:id="7" w:date="2026-07-30T09:16:49Z"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매가 광장을 가로질러 파라오 어깨(또는 머리 위)에 앉는 걸로.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연꽃 관련한 부분은 코멘트 더 안 달겠습니다. 잘 부탁 드립니다!!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