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w6e1u6k4gtj" w:id="0"/>
      <w:bookmarkEnd w:id="0"/>
      <w:commentRangeStart w:id="0"/>
      <w:commentRangeStart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제1화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신전 / 낮</w:t>
      </w:r>
    </w:p>
    <w:p w:rsidR="00000000" w:rsidDel="00000000" w:rsidP="00000000" w:rsidRDefault="00000000" w:rsidRPr="00000000" w14:paraId="00000003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사제, 파라오, 다말, 군중, 델릴라</w:t>
      </w:r>
    </w:p>
    <w:p w:rsidR="00000000" w:rsidDel="00000000" w:rsidP="00000000" w:rsidRDefault="00000000" w:rsidRPr="00000000" w14:paraId="0000000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장엄하고 거대한 신전.</w:t>
      </w:r>
    </w:p>
    <w:p w:rsidR="00000000" w:rsidDel="00000000" w:rsidP="00000000" w:rsidRDefault="00000000" w:rsidRPr="00000000" w14:paraId="000000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지붕과 조각상 위로 불길한 까마귀 떼가 모여 앉아 있다.</w:t>
      </w:r>
    </w:p>
    <w:p w:rsidR="00000000" w:rsidDel="00000000" w:rsidP="00000000" w:rsidRDefault="00000000" w:rsidRPr="00000000" w14:paraId="000000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신전 내부의 원형 홀에서는 장엄한 의식이 거행되고 있다.</w:t>
      </w:r>
    </w:p>
    <w:p w:rsidR="00000000" w:rsidDel="00000000" w:rsidP="00000000" w:rsidRDefault="00000000" w:rsidRPr="00000000" w14:paraId="000000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사제를 중심으로 수많은 사람이 모여 있고, 그 앞에는 다말과 파라오가 무릎을 꿇고 있다.</w:t>
      </w:r>
    </w:p>
    <w:p w:rsidR="00000000" w:rsidDel="00000000" w:rsidP="00000000" w:rsidRDefault="00000000" w:rsidRPr="00000000" w14:paraId="0000000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신들의 뜻에 따라, 파라오의 아내 다말은 그 덕과 헌신을 인정받아 이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왕국의 </w:t>
      </w:r>
      <w:ins w:author="Rowan Lee" w:id="0" w:date="2026-07-30T07:57:32Z">
        <w:r w:rsidDel="00000000" w:rsidR="00000000" w:rsidRPr="00000000">
          <w:rPr>
            <w:sz w:val="21"/>
            <w:szCs w:val="21"/>
            <w:highlight w:val="white"/>
            <w:rtl w:val="0"/>
            <w:rPrChange w:author="Rowan Lee" w:id="1" w:date="2026-07-30T07:57:32Z">
              <w:rPr>
                <w:sz w:val="21"/>
                <w:szCs w:val="21"/>
                <w:highlight w:val="white"/>
              </w:rPr>
            </w:rPrChange>
          </w:rPr>
          <w:t xml:space="preserve">대왕비</w:t>
        </w:r>
      </w:ins>
      <w:del w:author="Rowan Lee" w:id="0" w:date="2026-07-30T07:57:32Z">
        <w:r w:rsidDel="00000000" w:rsidR="00000000" w:rsidRPr="00000000">
          <w:rPr>
            <w:sz w:val="21"/>
            <w:szCs w:val="21"/>
            <w:highlight w:val="white"/>
            <w:rtl w:val="0"/>
            <w:rPrChange w:author="Rowan Lee" w:id="1" w:date="2026-07-30T07:57:32Z">
              <w:rPr>
                <w:sz w:val="21"/>
                <w:szCs w:val="21"/>
                <w:highlight w:val="white"/>
              </w:rPr>
            </w:rPrChange>
          </w:rPr>
          <w:delText xml:space="preserve">가장 위대한 왕비</w:delText>
        </w:r>
      </w:del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로 </w:t>
      </w:r>
      <w:ins w:author="Rowan Lee" w:id="2" w:date="2026-07-30T07:56:03Z">
        <w:r w:rsidDel="00000000" w:rsidR="00000000" w:rsidRPr="00000000">
          <w:rPr>
            <w:sz w:val="21"/>
            <w:szCs w:val="21"/>
            <w:rtl w:val="0"/>
            <w:rPrChange w:author="Rowan Lee" w:id="3" w:date="2026-07-30T07:56:03Z">
              <w:rPr>
                <w:sz w:val="21"/>
                <w:szCs w:val="21"/>
              </w:rPr>
            </w:rPrChange>
          </w:rPr>
          <w:t xml:space="preserve">책봉하노라</w:t>
        </w:r>
        <w:del w:author="Rowan Lee" w:id="2" w:date="2026-07-30T07:56:03Z">
          <w:r w:rsidDel="00000000" w:rsidR="00000000" w:rsidRPr="00000000">
            <w:rPr>
              <w:sz w:val="21"/>
              <w:szCs w:val="21"/>
              <w:rtl w:val="0"/>
              <w:rPrChange w:author="Rowan Lee" w:id="3" w:date="2026-07-30T07:56:03Z">
                <w:rPr>
                  <w:sz w:val="21"/>
                  <w:szCs w:val="21"/>
                </w:rPr>
              </w:rPrChange>
            </w:rPr>
            <w:delText xml:space="preserve"> </w:delText>
          </w:r>
        </w:del>
      </w:ins>
      <w:del w:author="Rowan Lee" w:id="2" w:date="2026-07-30T07:56:03Z">
        <w:r w:rsidDel="00000000" w:rsidR="00000000" w:rsidRPr="00000000">
          <w:rPr>
            <w:sz w:val="21"/>
            <w:szCs w:val="21"/>
            <w:rtl w:val="0"/>
            <w:rPrChange w:author="Rowan Lee" w:id="3" w:date="2026-07-30T07:56:03Z">
              <w:rPr>
                <w:sz w:val="21"/>
                <w:szCs w:val="21"/>
              </w:rPr>
            </w:rPrChange>
          </w:rPr>
          <w:delText xml:space="preserve">서임되었노라.</w:delText>
        </w:r>
      </w:del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신들께서 우리의 증인이 되실 것이다.</w:t>
      </w:r>
    </w:p>
    <w:p w:rsidR="00000000" w:rsidDel="00000000" w:rsidP="00000000" w:rsidRDefault="00000000" w:rsidRPr="00000000" w14:paraId="0000000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미소를 지으며 다말에게 두루마리를 건넨다.</w:t>
      </w:r>
    </w:p>
    <w:p w:rsidR="00000000" w:rsidDel="00000000" w:rsidP="00000000" w:rsidRDefault="00000000" w:rsidRPr="00000000" w14:paraId="0000000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 님, 축하드립니다.</w:t>
      </w:r>
    </w:p>
    <w:p w:rsidR="00000000" w:rsidDel="00000000" w:rsidP="00000000" w:rsidRDefault="00000000" w:rsidRPr="00000000" w14:paraId="0000000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미소를 지으며 두루마리를 받아 드는 순간, 누군가 뒤에서 단검으로 그녀의 가슴을 깊숙이 찌른다.</w:t>
      </w:r>
    </w:p>
    <w:p w:rsidR="00000000" w:rsidDel="00000000" w:rsidP="00000000" w:rsidRDefault="00000000" w:rsidRPr="00000000" w14:paraId="000000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눈이 충격으로 커진다. 손에서 떨어진 두루마리가 바닥을 나뒹군다.</w:t>
      </w:r>
    </w:p>
    <w:p w:rsidR="00000000" w:rsidDel="00000000" w:rsidP="00000000" w:rsidRDefault="00000000" w:rsidRPr="00000000" w14:paraId="0000000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주변 사람들이 경악하며 비명을 지르고, 파라오는 무릎을 꿇은 채 절규한다.</w:t>
      </w:r>
    </w:p>
    <w:p w:rsidR="00000000" w:rsidDel="00000000" w:rsidP="00000000" w:rsidRDefault="00000000" w:rsidRPr="00000000" w14:paraId="0000000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뭐 하고 있느냐! 어서</w:t>
      </w:r>
      <w:commentRangeStart w:id="2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의원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을 데려와!! </w:t>
      </w:r>
    </w:p>
    <w:p w:rsidR="00000000" w:rsidDel="00000000" w:rsidP="00000000" w:rsidRDefault="00000000" w:rsidRPr="00000000" w14:paraId="0000000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까마귀 떼가 일제히 하늘로 날아오르고, 사람들은 혼비백산해 신전 밖으로 달아난다.</w:t>
      </w:r>
    </w:p>
    <w:p w:rsidR="00000000" w:rsidDel="00000000" w:rsidP="00000000" w:rsidRDefault="00000000" w:rsidRPr="00000000" w14:paraId="000000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아수라장이던 신전이 순식간에 텅 빈다.</w:t>
      </w:r>
    </w:p>
    <w:p w:rsidR="00000000" w:rsidDel="00000000" w:rsidP="00000000" w:rsidRDefault="00000000" w:rsidRPr="00000000" w14:paraId="000000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가슴에서 피를 흘린 채 굳어 있던 다말이 천천히 고개를 돌린다. 거지꼴을 한 채 온몸이 상처투성이인 델릴라가 피 묻은 단검을 쥐고 서 있다.</w:t>
      </w:r>
    </w:p>
    <w:p w:rsidR="00000000" w:rsidDel="00000000" w:rsidP="00000000" w:rsidRDefault="00000000" w:rsidRPr="00000000" w14:paraId="000000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델릴라? 어째서...</w:t>
      </w:r>
    </w:p>
    <w:p w:rsidR="00000000" w:rsidDel="00000000" w:rsidP="00000000" w:rsidRDefault="00000000" w:rsidRPr="00000000" w14:paraId="0000001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이름 부르지 마. 우린 이제 더 이상 자매가 아니야. 우린 같은 날 </w:t>
      </w:r>
      <w:commentRangeStart w:id="3"/>
      <w:commentRangeStart w:id="4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연꽃을 던졌잖아</w:t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! 그런데 왜 언니는 파라오 님을 얻고, 나는 거지와 엮이는 저주를 받아야 했지?</w:t>
      </w:r>
    </w:p>
    <w:p w:rsidR="00000000" w:rsidDel="00000000" w:rsidP="00000000" w:rsidRDefault="00000000" w:rsidRPr="00000000" w14:paraId="000000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미소를 지으며 다말의 가슴에 박힌 단검을 거칠게 뽑아낸다.</w:t>
      </w:r>
    </w:p>
    <w:p w:rsidR="00000000" w:rsidDel="00000000" w:rsidP="00000000" w:rsidRDefault="00000000" w:rsidRPr="00000000" w14:paraId="0000001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내 것이었어야 했던 모든 걸 빼앗은 거라고!</w:t>
      </w:r>
    </w:p>
    <w:p w:rsidR="00000000" w:rsidDel="00000000" w:rsidP="00000000" w:rsidRDefault="00000000" w:rsidRPr="00000000" w14:paraId="0000001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피가 뿜어져 나와 바닥의 두루마리를 적신다.</w:t>
      </w:r>
    </w:p>
    <w:p w:rsidR="00000000" w:rsidDel="00000000" w:rsidP="00000000" w:rsidRDefault="00000000" w:rsidRPr="00000000" w14:paraId="0000001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악에 받쳐 소리친다.</w:t>
      </w:r>
    </w:p>
    <w:p w:rsidR="00000000" w:rsidDel="00000000" w:rsidP="00000000" w:rsidRDefault="00000000" w:rsidRPr="00000000" w14:paraId="0000001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 불공평해! 내가 비참하게 썩어가는 동안, 너는 부와 명예를 누리며 살았잖아!</w:t>
      </w:r>
    </w:p>
    <w:p w:rsidR="00000000" w:rsidDel="00000000" w:rsidP="00000000" w:rsidRDefault="00000000" w:rsidRPr="00000000" w14:paraId="000000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 쓰러져 피를 토한다.</w:t>
      </w:r>
    </w:p>
    <w:p w:rsidR="00000000" w:rsidDel="00000000" w:rsidP="00000000" w:rsidRDefault="00000000" w:rsidRPr="00000000" w14:paraId="000000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만약... 만약 삼 년 전, 내 연꽃을 잡은 사람이 파라오가 아니었다면...</w:t>
      </w:r>
    </w:p>
    <w:p w:rsidR="00000000" w:rsidDel="00000000" w:rsidP="00000000" w:rsidRDefault="00000000" w:rsidRPr="00000000" w14:paraId="0000001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쓰러진 다말을 내려다보며 광기 어린 웃음을 터뜨린다.</w:t>
      </w:r>
    </w:p>
    <w:p w:rsidR="00000000" w:rsidDel="00000000" w:rsidP="00000000" w:rsidRDefault="00000000" w:rsidRPr="00000000" w14:paraId="0000001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그토록 갈망하는 영광은... 그저 공허한 그림자일 뿐이야, 델릴라.</w:t>
      </w:r>
    </w:p>
    <w:p w:rsidR="00000000" w:rsidDel="00000000" w:rsidP="00000000" w:rsidRDefault="00000000" w:rsidRPr="00000000" w14:paraId="000000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힘없이 눈을 감는다.</w:t>
      </w:r>
    </w:p>
    <w:p w:rsidR="00000000" w:rsidDel="00000000" w:rsidP="00000000" w:rsidRDefault="00000000" w:rsidRPr="00000000" w14:paraId="0000001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</w:t>
      </w:r>
      <w:ins w:author="Rowan Lee" w:id="4" w:date="2026-07-30T09:12:07Z">
        <w:commentRangeStart w:id="5"/>
        <w:commentRangeStart w:id="5"/>
        <w:commentRangeEnd w:id="5"/>
        <w:r w:rsidDel="00000000" w:rsidR="00000000" w:rsidRPr="00000000">
          <w:commentReference w:id="5"/>
        </w:r>
        <w:r w:rsidDel="00000000" w:rsidR="00000000" w:rsidRPr="00000000">
          <w:rPr>
            <w:sz w:val="21"/>
            <w:szCs w:val="21"/>
            <w:rtl w:val="0"/>
            <w:rPrChange w:author="Rowan Lee" w:id="5" w:date="2026-07-30T09:12:07Z">
              <w:rPr>
                <w:sz w:val="21"/>
                <w:szCs w:val="21"/>
              </w:rPr>
            </w:rPrChange>
          </w:rPr>
          <w:t xml:space="preserve">계속 미친듯 웃고 있다.</w:t>
        </w:r>
        <w:del w:author="Rowan Lee" w:id="4" w:date="2026-07-30T09:12:07Z">
          <w:r w:rsidDel="00000000" w:rsidR="00000000" w:rsidRPr="00000000">
            <w:rPr>
              <w:sz w:val="21"/>
              <w:szCs w:val="21"/>
              <w:rtl w:val="0"/>
              <w:rPrChange w:author="Rowan Lee" w:id="5" w:date="2026-07-30T09:12:07Z">
                <w:rPr>
                  <w:sz w:val="21"/>
                  <w:szCs w:val="21"/>
                </w:rPr>
              </w:rPrChange>
            </w:rPr>
            <w:delText xml:space="preserve"> </w:delText>
          </w:r>
        </w:del>
      </w:ins>
      <w:del w:author="Rowan Lee" w:id="4" w:date="2026-07-30T09:12:07Z">
        <w:r w:rsidDel="00000000" w:rsidR="00000000" w:rsidRPr="00000000">
          <w:rPr>
            <w:sz w:val="21"/>
            <w:szCs w:val="21"/>
            <w:rtl w:val="0"/>
            <w:rPrChange w:author="Rowan Lee" w:id="5" w:date="2026-07-30T09:12:07Z">
              <w:rPr>
                <w:sz w:val="21"/>
                <w:szCs w:val="21"/>
              </w:rPr>
            </w:rPrChange>
          </w:rPr>
          <w:delText xml:space="preserve">악귀에 씐 듯 웃음을 터뜨린다.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굉음과 함께 신전 천장을 뚫고 새하얀 불기둥이 내리꽂혀, 광소하던 델릴라를 통째로 집어삼킨다. </w:t>
      </w:r>
    </w:p>
    <w:p w:rsidR="00000000" w:rsidDel="00000000" w:rsidP="00000000" w:rsidRDefault="00000000" w:rsidRPr="00000000" w14:paraId="000000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비명조차 지르지 못한 채</w:t>
      </w:r>
      <w:ins w:author="Rowan Lee" w:id="6" w:date="2026-07-30T09:12:41Z">
        <w:r w:rsidDel="00000000" w:rsidR="00000000" w:rsidRPr="00000000">
          <w:rPr>
            <w:sz w:val="21"/>
            <w:szCs w:val="21"/>
            <w:rtl w:val="0"/>
          </w:rPr>
          <w:t xml:space="preserve"> </w:t>
        </w:r>
        <w:r w:rsidDel="00000000" w:rsidR="00000000" w:rsidRPr="00000000">
          <w:rPr>
            <w:sz w:val="21"/>
            <w:szCs w:val="21"/>
            <w:rtl w:val="0"/>
            <w:rPrChange w:author="Rowan Lee" w:id="7" w:date="2026-07-30T09:12:41Z">
              <w:rPr>
                <w:sz w:val="21"/>
                <w:szCs w:val="21"/>
              </w:rPr>
            </w:rPrChange>
          </w:rPr>
          <w:t xml:space="preserve">탄 채로</w:t>
        </w:r>
      </w:ins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쓰러져 다말의 곁에서 숨을 거둔다. 바닥에 나란히 누운 두 자매.</w:t>
      </w:r>
    </w:p>
    <w:p w:rsidR="00000000" w:rsidDel="00000000" w:rsidP="00000000" w:rsidRDefault="00000000" w:rsidRPr="00000000" w14:paraId="000000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어디선가 거센 동풍(東風)이 불어와 신전의 횃불을 모두 꺼뜨린다. </w:t>
      </w:r>
    </w:p>
    <w:p w:rsidR="00000000" w:rsidDel="00000000" w:rsidP="00000000" w:rsidRDefault="00000000" w:rsidRPr="00000000" w14:paraId="0000002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만약 다른 삶이 주어진다면, 이 모든 거짓된 영광을 포기할 텐데.</w:t>
      </w:r>
    </w:p>
    <w:p w:rsidR="00000000" w:rsidDel="00000000" w:rsidP="00000000" w:rsidRDefault="00000000" w:rsidRPr="00000000" w14:paraId="0000002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어둠 속, 낡은 나무 지팡이를 든 </w:t>
      </w:r>
      <w:del w:author="Rowan Lee" w:id="8" w:date="2026-07-31T06:39:11Z">
        <w:r w:rsidDel="00000000" w:rsidR="00000000" w:rsidRPr="00000000">
          <w:rPr>
            <w:sz w:val="21"/>
            <w:szCs w:val="21"/>
            <w:rtl w:val="0"/>
          </w:rPr>
          <w:delText xml:space="preserve">거대한 </w:delText>
        </w:r>
      </w:del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실루엣이 다말에게 다가온다.</w:t>
      </w:r>
    </w:p>
    <w:p w:rsidR="00000000" w:rsidDel="00000000" w:rsidP="00000000" w:rsidRDefault="00000000" w:rsidRPr="00000000" w14:paraId="000000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눈동자 클로즈업.</w:t>
      </w:r>
    </w:p>
    <w:p w:rsidR="00000000" w:rsidDel="00000000" w:rsidP="00000000" w:rsidRDefault="00000000" w:rsidRPr="00000000" w14:paraId="0000002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라반의 궁전, 발코니 / 삼 년 전 낮</w:t>
      </w:r>
    </w:p>
    <w:p w:rsidR="00000000" w:rsidDel="00000000" w:rsidP="00000000" w:rsidRDefault="00000000" w:rsidRPr="00000000" w14:paraId="0000002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군중, 델릴라, 네페라, 라반, 시녀, 남자들, 파라오, 가족들</w:t>
      </w:r>
    </w:p>
    <w:p w:rsidR="00000000" w:rsidDel="00000000" w:rsidP="00000000" w:rsidRDefault="00000000" w:rsidRPr="00000000" w14:paraId="0000002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번쩍 눈을 뜬다. 상처 하나 없이 깨끗한 몸. 화려한 황금빛 드레스를 입은 다말이 멍하니 서 있다.</w:t>
      </w:r>
    </w:p>
    <w:p w:rsidR="00000000" w:rsidDel="00000000" w:rsidP="00000000" w:rsidRDefault="00000000" w:rsidRPr="00000000" w14:paraId="000000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발코니 아래 광장에는 수많은 남자가 모여 다말을 향해 손을 뻗으며 외치고 있다.</w:t>
      </w:r>
    </w:p>
    <w:p w:rsidR="00000000" w:rsidDel="00000000" w:rsidP="00000000" w:rsidRDefault="00000000" w:rsidRPr="00000000" w14:paraId="0000002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제게 보내주십시오! 이쪽입니다! 제게 연꽃을 보내주십시오!</w:t>
      </w:r>
    </w:p>
    <w:p w:rsidR="00000000" w:rsidDel="00000000" w:rsidP="00000000" w:rsidRDefault="00000000" w:rsidRPr="00000000" w14:paraId="000000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혼란스러운 표정으로 광장을 내려다본다.</w:t>
      </w:r>
    </w:p>
    <w:p w:rsidR="00000000" w:rsidDel="00000000" w:rsidP="00000000" w:rsidRDefault="00000000" w:rsidRPr="00000000" w14:paraId="0000002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뒤에서 아버지 라반과 계모 네페라, 그리고 멀쩡한 모습의 이복동생 델릴라가 다가온다.</w:t>
      </w:r>
    </w:p>
    <w:p w:rsidR="00000000" w:rsidDel="00000000" w:rsidP="00000000" w:rsidRDefault="00000000" w:rsidRPr="00000000" w14:paraId="0000002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온 도시가 들썩이는군요. 제국의 고귀한 자제들이 전부 저 아래에 있어요.</w:t>
      </w:r>
    </w:p>
    <w:p w:rsidR="00000000" w:rsidDel="00000000" w:rsidP="00000000" w:rsidRDefault="00000000" w:rsidRPr="00000000" w14:paraId="000000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흡족한 표정으로 다말을 바라본다.</w:t>
      </w:r>
    </w:p>
    <w:p w:rsidR="00000000" w:rsidDel="00000000" w:rsidP="00000000" w:rsidRDefault="00000000" w:rsidRPr="00000000" w14:paraId="0000002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너희도 알고 있겠지만, 우리 가문은 오직 고귀한 혈통과만 혼인을 맺는다.</w:t>
      </w:r>
    </w:p>
    <w:p w:rsidR="00000000" w:rsidDel="00000000" w:rsidP="00000000" w:rsidRDefault="00000000" w:rsidRPr="00000000" w14:paraId="000000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엄중한 목소리로 말을 잇는다.</w:t>
      </w:r>
    </w:p>
    <w:p w:rsidR="00000000" w:rsidDel="00000000" w:rsidP="00000000" w:rsidRDefault="00000000" w:rsidRPr="00000000" w14:paraId="0000003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commentRangeStart w:id="6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명심해라. 연꽃을 수로에 띄울 기회는 단 한 번뿐이다. 그 연꽃을 건진 자가 너희의 배필이 될 것이니, 신중하게 선택해야 한다.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다말과 델릴라를 번갈아 바라본다.</w:t>
      </w:r>
    </w:p>
    <w:p w:rsidR="00000000" w:rsidDel="00000000" w:rsidP="00000000" w:rsidRDefault="00000000" w:rsidRPr="00000000" w14:paraId="000000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자신만만한 미소를 짓고 있다.</w:t>
      </w:r>
    </w:p>
    <w:p w:rsidR="00000000" w:rsidDel="00000000" w:rsidP="00000000" w:rsidRDefault="00000000" w:rsidRPr="00000000" w14:paraId="000000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 훌륭한 배필을 얻는 자가 우리 가문에 더 큰 영광을 가져올 것이다.</w:t>
      </w:r>
    </w:p>
    <w:p w:rsidR="00000000" w:rsidDel="00000000" w:rsidP="00000000" w:rsidRDefault="00000000" w:rsidRPr="00000000" w14:paraId="000000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어깨를 잡고 나직하지만 단호하게 말한다.</w:t>
      </w:r>
    </w:p>
    <w:p w:rsidR="00000000" w:rsidDel="00000000" w:rsidP="00000000" w:rsidRDefault="00000000" w:rsidRPr="00000000" w14:paraId="0000003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날 실망시키지 마라.</w:t>
      </w:r>
    </w:p>
    <w:p w:rsidR="00000000" w:rsidDel="00000000" w:rsidP="00000000" w:rsidRDefault="00000000" w:rsidRPr="00000000" w14:paraId="000000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충격과 혼란 속에서 상황을 파악하려 애쓴다.</w:t>
      </w:r>
    </w:p>
    <w:p w:rsidR="00000000" w:rsidDel="00000000" w:rsidP="00000000" w:rsidRDefault="00000000" w:rsidRPr="00000000" w14:paraId="0000003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삼 년 전, 바로 연꽃 띄우기 의식이 열렸던 날로 돌아왔어.</w:t>
      </w:r>
    </w:p>
    <w:p w:rsidR="00000000" w:rsidDel="00000000" w:rsidP="00000000" w:rsidRDefault="00000000" w:rsidRPr="00000000" w14:paraId="0000003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시녀가 다가와 다말에게 연꽃을 내민다.</w:t>
      </w:r>
    </w:p>
    <w:p w:rsidR="00000000" w:rsidDel="00000000" w:rsidP="00000000" w:rsidRDefault="00000000" w:rsidRPr="00000000" w14:paraId="0000003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시녀: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 님, 시간이 되었습니다. 모두가 기다리고 있습니다.</w:t>
      </w:r>
    </w:p>
    <w:p w:rsidR="00000000" w:rsidDel="00000000" w:rsidP="00000000" w:rsidRDefault="00000000" w:rsidRPr="00000000" w14:paraId="000000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commentRangeStart w:id="7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연꽃을 받아 들려는 순간, 델릴라가 그녀의 손을 막고 앞으로 나선다.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commentRangeStart w:id="8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 언니. 내가 먼저 띄워도 될까?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예상하지 못한 행동에 놀라 델릴라를 바라본다.</w:t>
      </w:r>
    </w:p>
    <w:p w:rsidR="00000000" w:rsidDel="00000000" w:rsidP="00000000" w:rsidRDefault="00000000" w:rsidRPr="00000000" w14:paraId="000000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순진한 얼굴로 웃고 있다.</w:t>
      </w:r>
    </w:p>
    <w:p w:rsidR="00000000" w:rsidDel="00000000" w:rsidP="00000000" w:rsidRDefault="00000000" w:rsidRPr="00000000" w14:paraId="0000003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지난 생에서는 나에게 먼저 띄우라고 했으면서, 이번에는 자기가 먼저 띄우겠다고? …델릴라도 나처럼 과거로 돌아온 거구나.</w:t>
      </w:r>
    </w:p>
    <w:p w:rsidR="00000000" w:rsidDel="00000000" w:rsidP="00000000" w:rsidRDefault="00000000" w:rsidRPr="00000000" w14:paraId="0000003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연꽃을 델릴라에게 넘겨준다.</w:t>
      </w:r>
    </w:p>
    <w:p w:rsidR="00000000" w:rsidDel="00000000" w:rsidP="00000000" w:rsidRDefault="00000000" w:rsidRPr="00000000" w14:paraId="000000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승리를 확신한 미소를 지으며 발코니 난간 앞으로 다가선다.</w:t>
      </w:r>
    </w:p>
    <w:p w:rsidR="00000000" w:rsidDel="00000000" w:rsidP="00000000" w:rsidRDefault="00000000" w:rsidRPr="00000000" w14:paraId="0000004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 모인 남자들이 델릴라를 향해 열광적으로 외친다.</w:t>
      </w:r>
    </w:p>
    <w:p w:rsidR="00000000" w:rsidDel="00000000" w:rsidP="00000000" w:rsidRDefault="00000000" w:rsidRPr="00000000" w14:paraId="0000004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 님, 이쪽입니다! 제게 연꽃을 보내주십시오!</w:t>
      </w:r>
    </w:p>
    <w:p w:rsidR="00000000" w:rsidDel="00000000" w:rsidP="00000000" w:rsidRDefault="00000000" w:rsidRPr="00000000" w14:paraId="000000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속에서 화려한 옷차림의 파라오가 사람들을 헤치고 앞으로 나와 델릴라를 올려다본다.</w:t>
      </w:r>
    </w:p>
    <w:p w:rsidR="00000000" w:rsidDel="00000000" w:rsidP="00000000" w:rsidRDefault="00000000" w:rsidRPr="00000000" w14:paraId="0000004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파라오를 발견한 델릴라가 그를 바라본다.</w:t>
      </w:r>
    </w:p>
    <w:p w:rsidR="00000000" w:rsidDel="00000000" w:rsidP="00000000" w:rsidRDefault="00000000" w:rsidRPr="00000000" w14:paraId="000000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사람의 시선이 마주친다.</w:t>
      </w:r>
    </w:p>
    <w:p w:rsidR="00000000" w:rsidDel="00000000" w:rsidP="00000000" w:rsidRDefault="00000000" w:rsidRPr="00000000" w14:paraId="000000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저기 있다.</w:t>
      </w:r>
    </w:p>
    <w:p w:rsidR="00000000" w:rsidDel="00000000" w:rsidP="00000000" w:rsidRDefault="00000000" w:rsidRPr="00000000" w14:paraId="0000004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파라오를 향해 힘껏 연꽃을 수로 위로 띄운다.</w:t>
      </w:r>
    </w:p>
    <w:p w:rsidR="00000000" w:rsidDel="00000000" w:rsidP="00000000" w:rsidRDefault="00000000" w:rsidRPr="00000000" w14:paraId="0000004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이번 생에 파라오 님과 혼인할 사람은 바로 나야!</w:t>
      </w:r>
    </w:p>
    <w:p w:rsidR="00000000" w:rsidDel="00000000" w:rsidP="00000000" w:rsidRDefault="00000000" w:rsidRPr="00000000" w14:paraId="00000049">
      <w:pPr>
        <w:spacing w:after="40" w:line="288.00000000000006" w:lineRule="auto"/>
        <w:rPr>
          <w:sz w:val="21"/>
          <w:szCs w:val="21"/>
        </w:rPr>
      </w:pPr>
      <w:commentRangeStart w:id="9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연꽃이 정확히 파라오의 앞으로 흘러가고 파라오가 건진다.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연꽃을 집어 들고 만족스러운 미소를 짓는다.</w:t>
      </w:r>
    </w:p>
    <w:p w:rsidR="00000000" w:rsidDel="00000000" w:rsidP="00000000" w:rsidRDefault="00000000" w:rsidRPr="00000000" w14:paraId="0000004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기쁨을 감추지 못한다.</w:t>
      </w:r>
    </w:p>
    <w:p w:rsidR="00000000" w:rsidDel="00000000" w:rsidP="00000000" w:rsidRDefault="00000000" w:rsidRPr="00000000" w14:paraId="0000004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발코니 위의 가족들이 환호성을 터뜨린다.</w:t>
      </w:r>
    </w:p>
    <w:p w:rsidR="00000000" w:rsidDel="00000000" w:rsidP="00000000" w:rsidRDefault="00000000" w:rsidRPr="00000000" w14:paraId="0000004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여보, 보세요! 파라오 님이에요! 그분이 델릴라의 연꽃을 받았어요!</w:t>
      </w:r>
    </w:p>
    <w:p w:rsidR="00000000" w:rsidDel="00000000" w:rsidP="00000000" w:rsidRDefault="00000000" w:rsidRPr="00000000" w14:paraId="0000004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그래, 틀림없구나. 파라오의 가문은 신의 피를 이어받은 명가다. 오늘로 우리 가문이 영광의 반열에 오르게 되었다! 신들께서 진정 우리와 함께하시는구나!</w:t>
      </w:r>
    </w:p>
    <w:p w:rsidR="00000000" w:rsidDel="00000000" w:rsidP="00000000" w:rsidRDefault="00000000" w:rsidRPr="00000000" w14:paraId="000000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의기양양한 표정으로 광장을 내려다본다.</w:t>
      </w:r>
    </w:p>
    <w:p w:rsidR="00000000" w:rsidDel="00000000" w:rsidP="00000000" w:rsidRDefault="00000000" w:rsidRPr="00000000" w14:paraId="0000005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내 운명을 바꿨어. 삼 년 뒤에는 이 왕국의 </w:t>
      </w:r>
      <w:commentRangeStart w:id="10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왕비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 될 거야. 부와 영광, 그리고 사랑까지... 모두 내 것이라고.</w:t>
      </w:r>
    </w:p>
    <w:p w:rsidR="00000000" w:rsidDel="00000000" w:rsidP="00000000" w:rsidRDefault="00000000" w:rsidRPr="00000000" w14:paraId="00000051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Rule="auto"/>
        <w:ind w:left="42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</w:r>
    </w:p>
    <w:p w:rsidR="00000000" w:rsidDel="00000000" w:rsidP="00000000" w:rsidRDefault="00000000" w:rsidRPr="00000000" w14:paraId="00000053">
      <w:pPr>
        <w:spacing w:after="200" w:lineRule="auto"/>
        <w:ind w:left="420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그런 델릴라를 의미심장하고 차가운 눈빛으로 바라본다.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사랑하는 내 동생아. 온갖 계략을 꾸미고 발버둥 쳐 마침내 원하던 것을 손에 넣었다고 생각하고 있겠지. 하지만… 넌 지금 스스로 지옥의 불길 속으로 걸어 들어갔을 뿐이야.</w:t>
        <w:br w:type="textWrapping"/>
        <w:br w:type="textWrapping"/>
      </w:r>
    </w:p>
    <w:p w:rsidR="00000000" w:rsidDel="00000000" w:rsidP="00000000" w:rsidRDefault="00000000" w:rsidRPr="00000000" w14:paraId="00000054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Title"/>
        <w:spacing w:before="280" w:lineRule="auto"/>
        <w:rPr/>
      </w:pPr>
      <w:bookmarkStart w:colFirst="0" w:colLast="0" w:name="_dlnj8c89sff5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제2화</w:t>
      </w:r>
    </w:p>
    <w:p w:rsidR="00000000" w:rsidDel="00000000" w:rsidP="00000000" w:rsidRDefault="00000000" w:rsidRPr="00000000" w14:paraId="00000056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궁전, 발코니 / 낮</w:t>
      </w:r>
    </w:p>
    <w:p w:rsidR="00000000" w:rsidDel="00000000" w:rsidP="00000000" w:rsidRDefault="00000000" w:rsidRPr="00000000" w14:paraId="00000057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라반, 델릴라, 다말, 시녀, 파라오, 군중, 아론, 모세</w:t>
      </w:r>
    </w:p>
    <w:p w:rsidR="00000000" w:rsidDel="00000000" w:rsidP="00000000" w:rsidRDefault="00000000" w:rsidRPr="00000000" w14:paraId="000000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기쁨에 겨워 외친다.</w:t>
      </w:r>
    </w:p>
    <w:p w:rsidR="00000000" w:rsidDel="00000000" w:rsidP="00000000" w:rsidRDefault="00000000" w:rsidRPr="00000000" w14:paraId="000000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훌륭하다! 신들께서 진정 델릴라를 총애하시는구나. 우리 가문에 이보다 더 큰 영광이 어디 있겠느냐!</w:t>
      </w:r>
    </w:p>
    <w:p w:rsidR="00000000" w:rsidDel="00000000" w:rsidP="00000000" w:rsidRDefault="00000000" w:rsidRPr="00000000" w14:paraId="0000005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우리 가문의 영광을 위한 일인걸요.</w:t>
      </w:r>
    </w:p>
    <w:p w:rsidR="00000000" w:rsidDel="00000000" w:rsidP="00000000" w:rsidRDefault="00000000" w:rsidRPr="00000000" w14:paraId="000000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돌아보며 비웃듯 말한다.</w:t>
      </w:r>
    </w:p>
    <w:p w:rsidR="00000000" w:rsidDel="00000000" w:rsidP="00000000" w:rsidRDefault="00000000" w:rsidRPr="00000000" w14:paraId="0000005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그렇지, 언니?</w:t>
      </w:r>
    </w:p>
    <w:p w:rsidR="00000000" w:rsidDel="00000000" w:rsidP="00000000" w:rsidRDefault="00000000" w:rsidRPr="00000000" w14:paraId="000000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부드럽게 미소 지으며 답한다.</w:t>
      </w:r>
    </w:p>
    <w:p w:rsidR="00000000" w:rsidDel="00000000" w:rsidP="00000000" w:rsidRDefault="00000000" w:rsidRPr="00000000" w14:paraId="0000005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응. 정말 큰 행운이야, 델릴라. 진심으로 축하해.</w:t>
      </w:r>
    </w:p>
    <w:p w:rsidR="00000000" w:rsidDel="00000000" w:rsidP="00000000" w:rsidRDefault="00000000" w:rsidRPr="00000000" w14:paraId="000000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차갑게 바라본다.</w:t>
      </w:r>
    </w:p>
    <w:p w:rsidR="00000000" w:rsidDel="00000000" w:rsidP="00000000" w:rsidRDefault="00000000" w:rsidRPr="00000000" w14:paraId="000000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누리던 축복받은 삶은 이제 내 것이야. 이번 생에서 너는 두 번 다시 내 위에 설 수 없을 거야.</w:t>
      </w:r>
    </w:p>
    <w:p w:rsidR="00000000" w:rsidDel="00000000" w:rsidP="00000000" w:rsidRDefault="00000000" w:rsidRPr="00000000" w14:paraId="000000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시녀가 델릴라의 곁으로 다가와 속삭인다.</w:t>
      </w:r>
    </w:p>
    <w:p w:rsidR="00000000" w:rsidDel="00000000" w:rsidP="00000000" w:rsidRDefault="00000000" w:rsidRPr="00000000" w14:paraId="0000006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시녀: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 님, 보세요. 파라오 님께서 아가씨에게서 눈을 떼지 못하고 계십니다.</w:t>
      </w:r>
    </w:p>
    <w:p w:rsidR="00000000" w:rsidDel="00000000" w:rsidP="00000000" w:rsidRDefault="00000000" w:rsidRPr="00000000" w14:paraId="000000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만족스러운 미소를 지으며 광장을 내려다본다.</w:t>
      </w:r>
    </w:p>
    <w:p w:rsidR="00000000" w:rsidDel="00000000" w:rsidP="00000000" w:rsidRDefault="00000000" w:rsidRPr="00000000" w14:paraId="000000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여전히 그녀를 바라보며 미소 짓고 있다.</w:t>
      </w:r>
    </w:p>
    <w:p w:rsidR="00000000" w:rsidDel="00000000" w:rsidP="00000000" w:rsidRDefault="00000000" w:rsidRPr="00000000" w14:paraId="0000006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commentRangeStart w:id="11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광장 한쪽에서 노예 무리에 섞인 한 남자를 발견한 델릴라의 낯빛이 굳는다.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노예 무리에 허름한 차림의 모세와 그를 보좌하는 아론이 함께 있다. 모세는 묵묵히 돌을 깬다. 모세의 곁엔 낡은 지팡이 하나가 있다.</w:t>
      </w:r>
    </w:p>
    <w:p w:rsidR="00000000" w:rsidDel="00000000" w:rsidP="00000000" w:rsidRDefault="00000000" w:rsidRPr="00000000" w14:paraId="00000066">
      <w:pPr>
        <w:spacing w:after="40" w:line="288.00000000000006" w:lineRule="auto"/>
        <w:rPr>
          <w:sz w:val="21"/>
          <w:szCs w:val="21"/>
        </w:rPr>
      </w:pPr>
      <w:commentRangeStart w:id="12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모습을 발견한 델릴라의 표정이 굳는다.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남자는… 아냐…그럴 리 없어.</w:t>
      </w:r>
    </w:p>
    <w:p w:rsidR="00000000" w:rsidDel="00000000" w:rsidP="00000000" w:rsidRDefault="00000000" w:rsidRPr="00000000" w14:paraId="00000068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광장 / 같은 시각</w:t>
      </w:r>
    </w:p>
    <w:p w:rsidR="00000000" w:rsidDel="00000000" w:rsidP="00000000" w:rsidRDefault="00000000" w:rsidRPr="00000000" w14:paraId="00000069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아론, 모세, 군중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공사장 한쪽에선 축제의 광란과 무관하게 </w:t>
      </w:r>
      <w:commentRangeStart w:id="13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한 남자</w:t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 묵묵히 돌을 깬다. 도시를 뒤흔드는 함성도 그의 손끝엔 닿지 않는 듯, 이상하리만치 고요하다.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불안한 표정으로 주위를 살피며 모세에게 조심스럽게 속삭인다.</w:t>
      </w:r>
    </w:p>
    <w:p w:rsidR="00000000" w:rsidDel="00000000" w:rsidP="00000000" w:rsidRDefault="00000000" w:rsidRPr="00000000" w14:paraId="0000006C">
      <w:pPr>
        <w:spacing w:after="80" w:line="288.00000000000006" w:lineRule="auto"/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주군.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이러다 정체가 드러나기라도 하면 어쩌시려고 그러십니까.</w:t>
      </w:r>
    </w:p>
    <w:p w:rsidR="00000000" w:rsidDel="00000000" w:rsidP="00000000" w:rsidRDefault="00000000" w:rsidRPr="00000000" w14:paraId="000000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내 백성 곁에 있겠다는 게 그렇게 큰 소리를 낼 일인가? </w:t>
      </w:r>
    </w:p>
    <w:p w:rsidR="00000000" w:rsidDel="00000000" w:rsidP="00000000" w:rsidRDefault="00000000" w:rsidRPr="00000000" w14:paraId="0000006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그렇다고 해서 이렇게 남루한 모습으로 다닐 필요는 없잖습니까! 게다가 노예라니, 이건 말도 안 된다고요!</w:t>
      </w:r>
    </w:p>
    <w:p w:rsidR="00000000" w:rsidDel="00000000" w:rsidP="00000000" w:rsidRDefault="00000000" w:rsidRPr="00000000" w14:paraId="0000006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노예만큼 눈에 띄지 않는 자리도 없지.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40" w:before="1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#3. 라반의 궁전, 발코니 / 낮</w:t>
      </w:r>
    </w:p>
    <w:p w:rsidR="00000000" w:rsidDel="00000000" w:rsidP="00000000" w:rsidRDefault="00000000" w:rsidRPr="00000000" w14:paraId="00000071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1"/>
          <w:szCs w:val="21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1"/>
          <w:szCs w:val="21"/>
          <w:rtl w:val="0"/>
        </w:rPr>
        <w:t xml:space="preserve">델릴라, 모세, 다말, 시종, 네페라, 가족들, 라반, 군중, 아론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0" w:line="288.00000000000006" w:lineRule="auto"/>
        <w:rPr>
          <w:sz w:val="21"/>
          <w:szCs w:val="21"/>
        </w:rPr>
      </w:pPr>
      <w:commentRangeStart w:id="14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델릴라, 아래에 있는 모세를 발견하고 경악을 금치 못한다.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천한 노예가 지난 생의 내 모든 것을 망쳤어. 하지만 이번 생의 나는 파라오 님의 여자가 되었어. 두 번 다시 같은 운명을 되풀이하지 않을 거야.</w:t>
      </w:r>
    </w:p>
    <w:p w:rsidR="00000000" w:rsidDel="00000000" w:rsidP="00000000" w:rsidRDefault="00000000" w:rsidRPr="00000000" w14:paraId="000000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차가운 눈빛으로 다말을 바라본다.</w:t>
      </w:r>
    </w:p>
    <w:p w:rsidR="00000000" w:rsidDel="00000000" w:rsidP="00000000" w:rsidRDefault="00000000" w:rsidRPr="00000000" w14:paraId="0000007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이대론 불안해. 무엇보다 언니가 파라오 님과 견줄 만한 권세를 가진 남자와 이어지는 걸 그냥 두고 볼 수는 없지.</w:t>
      </w:r>
    </w:p>
    <w:p w:rsidR="00000000" w:rsidDel="00000000" w:rsidP="00000000" w:rsidRDefault="00000000" w:rsidRPr="00000000" w14:paraId="0000007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373737"/>
          <w:sz w:val="21"/>
          <w:szCs w:val="21"/>
          <w:rtl w:val="0"/>
        </w:rPr>
        <w:t xml:space="preserve">델릴라가 이를 악물며 조용히 분노를 삼킨다.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언니 차례야. 모든 것을 빼앗기고 쫓겨나, 그 수치 속에서 썩어갈 차례.</w:t>
      </w:r>
    </w:p>
    <w:p w:rsidR="00000000" w:rsidDel="00000000" w:rsidP="00000000" w:rsidRDefault="00000000" w:rsidRPr="00000000" w14:paraId="0000007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손짓해 시종을 부른 뒤 은밀하게 귓속말한다. 시종은 급히 사라진다.</w:t>
      </w:r>
    </w:p>
    <w:p w:rsidR="00000000" w:rsidDel="00000000" w:rsidP="00000000" w:rsidRDefault="00000000" w:rsidRPr="00000000" w14:paraId="0000007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네페라가 다말에게 다가와 날카롭게 말한다.</w:t>
      </w:r>
    </w:p>
    <w:p w:rsidR="00000000" w:rsidDel="00000000" w:rsidP="00000000" w:rsidRDefault="00000000" w:rsidRPr="00000000" w14:paraId="0000007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 가문은 이제 파라오 가문과 혼인으로 맺어졌다. 다말, 너 역시 그에 걸맞은 배필을 골라야 한다. 우리 가문의 이름에 먹칠할 생각은 꿈에도 하지 마라.</w:t>
      </w:r>
    </w:p>
    <w:p w:rsidR="00000000" w:rsidDel="00000000" w:rsidP="00000000" w:rsidRDefault="00000000" w:rsidRPr="00000000" w14:paraId="0000007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웃으며 네페라를 만류하는 척 다말을 비꼰다.</w:t>
      </w:r>
    </w:p>
    <w:p w:rsidR="00000000" w:rsidDel="00000000" w:rsidP="00000000" w:rsidRDefault="00000000" w:rsidRPr="00000000" w14:paraId="0000007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진정하세요. 제 사랑하는 언니는 신들의 총애를 받는 사람이잖아요. 분명 언니의 연꽃은 온 도시가 떠들썩해질 만큼 대단한 분에게 닿을 거예요. 뭐, 파라오 님만큼이나 대단한 분이 있을진 모르겠지만 말이에요.</w:t>
      </w:r>
    </w:p>
    <w:p w:rsidR="00000000" w:rsidDel="00000000" w:rsidP="00000000" w:rsidRDefault="00000000" w:rsidRPr="00000000" w14:paraId="0000007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델릴라와 가족들이 과장되게 웃는다.</w:t>
      </w:r>
    </w:p>
    <w:p w:rsidR="00000000" w:rsidDel="00000000" w:rsidP="00000000" w:rsidRDefault="00000000" w:rsidRPr="00000000" w14:paraId="0000007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어깨를 힘주어 잡는다.</w:t>
      </w:r>
    </w:p>
    <w:p w:rsidR="00000000" w:rsidDel="00000000" w:rsidP="00000000" w:rsidRDefault="00000000" w:rsidRPr="00000000" w14:paraId="0000007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동생의 혼사로 우리는 신의 혈통을 지닌, 왕실과 연을 맺었다. 다말, 너는 우리 가문에 바다의 부를 가져와야 한다. 권세와 재물이 하나로 합쳐질 때, 비로소 우리 가문의 영광이 완성될 것이다.</w:t>
      </w:r>
    </w:p>
    <w:p w:rsidR="00000000" w:rsidDel="00000000" w:rsidP="00000000" w:rsidRDefault="00000000" w:rsidRPr="00000000" w14:paraId="0000008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가족들의 압박 속에서 연꽃을 든 채 굳은 표정으로 서 있다.</w:t>
      </w:r>
    </w:p>
    <w:p w:rsidR="00000000" w:rsidDel="00000000" w:rsidP="00000000" w:rsidRDefault="00000000" w:rsidRPr="00000000" w14:paraId="000000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발코니 아래 광장을 무심히 내려다본다.</w:t>
      </w:r>
    </w:p>
    <w:p w:rsidR="00000000" w:rsidDel="00000000" w:rsidP="00000000" w:rsidRDefault="00000000" w:rsidRPr="00000000" w14:paraId="0000008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수많은 사람이 연꽃을 차지하기 위해 서로 밀치며 광란에 가까운 함성을 내지르고 있다.</w:t>
      </w:r>
    </w:p>
    <w:p w:rsidR="00000000" w:rsidDel="00000000" w:rsidP="00000000" w:rsidRDefault="00000000" w:rsidRPr="00000000" w14:paraId="0000008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부와 권세는 영혼을 옭아매는 황금빛 족쇄일 뿐이야. 이번에는 가문의 영광을 위해 내 삶을 희생하지 않겠어.</w:t>
      </w:r>
    </w:p>
    <w:p w:rsidR="00000000" w:rsidDel="00000000" w:rsidP="00000000" w:rsidRDefault="00000000" w:rsidRPr="00000000" w14:paraId="00000084">
      <w:pPr>
        <w:spacing w:after="40" w:line="288.00000000000006" w:lineRule="auto"/>
        <w:ind w:left="425.19685039370086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결심한 표정으로 발코니 난간 앞으로 다가선다.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그저 욕심 없는 사람과 고요한 삶을 살아갈 거야.</w:t>
      </w:r>
    </w:p>
    <w:p w:rsidR="00000000" w:rsidDel="00000000" w:rsidP="00000000" w:rsidRDefault="00000000" w:rsidRPr="00000000" w14:paraId="0000008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 모인 사람들이 다말을 발견하고 다시 들끓기 시작한다.</w:t>
      </w:r>
    </w:p>
    <w:p w:rsidR="00000000" w:rsidDel="00000000" w:rsidP="00000000" w:rsidRDefault="00000000" w:rsidRPr="00000000" w14:paraId="0000008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아름다우십니다! 이쪽을 봐주세요!</w:t>
      </w:r>
    </w:p>
    <w:p w:rsidR="00000000" w:rsidDel="00000000" w:rsidP="00000000" w:rsidRDefault="00000000" w:rsidRPr="00000000" w14:paraId="0000008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군중을 차갑게 내려다본다. 전부 연꽃을 가지기 위해 혈안이 되어있다.</w:t>
      </w:r>
    </w:p>
    <w:p w:rsidR="00000000" w:rsidDel="00000000" w:rsidP="00000000" w:rsidRDefault="00000000" w:rsidRPr="00000000" w14:paraId="0000008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그런 다말을 바라보며 비웃는다.</w:t>
      </w:r>
    </w:p>
    <w:p w:rsidR="00000000" w:rsidDel="00000000" w:rsidP="00000000" w:rsidRDefault="00000000" w:rsidRPr="00000000" w14:paraId="000000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결심한 듯 눈을 감았다가 뜬다.</w:t>
      </w:r>
    </w:p>
    <w:p w:rsidR="00000000" w:rsidDel="00000000" w:rsidP="00000000" w:rsidRDefault="00000000" w:rsidRPr="00000000" w14:paraId="0000008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아무도 없는 광장 한쪽을 향해 연꽃을 띄우려고 한다.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  <w:br w:type="textWrapping"/>
      </w:r>
      <w:commentRangeStart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광경을 보던 델릴라의 시종이 몰래 수문을 연다.</w:t>
      </w:r>
      <w:commentRangeEnd w:id="15"/>
      <w:r w:rsidDel="00000000" w:rsidR="00000000" w:rsidRPr="00000000">
        <w:commentReference w:id="15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Title"/>
        <w:spacing w:before="280" w:lineRule="auto"/>
        <w:rPr>
          <w:sz w:val="21"/>
          <w:szCs w:val="21"/>
        </w:rPr>
      </w:pPr>
      <w:bookmarkStart w:colFirst="0" w:colLast="0" w:name="_wiqrrf31os2w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제3화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궁전, 발코니 / 낮</w:t>
      </w:r>
    </w:p>
    <w:p w:rsidR="00000000" w:rsidDel="00000000" w:rsidP="00000000" w:rsidRDefault="00000000" w:rsidRPr="00000000" w14:paraId="0000008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모세, 가족들, 네페라, 델릴라, 라반, 군중1, 노예1, 시종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연꽃을 던지려는 순간 굉음과 함께 수로에 물이 미친 듯이 흐르기 시작하고 범람한다.</w:t>
      </w:r>
    </w:p>
    <w:p w:rsidR="00000000" w:rsidDel="00000000" w:rsidP="00000000" w:rsidRDefault="00000000" w:rsidRPr="00000000" w14:paraId="000000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사람들은 갑작스레 범람한 물에 놀라 당황하며 흐트러진다.</w:t>
      </w:r>
    </w:p>
    <w:p w:rsidR="00000000" w:rsidDel="00000000" w:rsidP="00000000" w:rsidRDefault="00000000" w:rsidRPr="00000000" w14:paraId="0000008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수문이 열렸다! 물이 범람하고 있어!!</w:t>
      </w:r>
    </w:p>
    <w:p w:rsidR="00000000" w:rsidDel="00000000" w:rsidP="00000000" w:rsidRDefault="00000000" w:rsidRPr="00000000" w14:paraId="00000090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다말도 놀란 탓에 연꽃을 띄우지 못하고 아수라장을 지켜본다.</w:t>
      </w:r>
    </w:p>
    <w:p w:rsidR="00000000" w:rsidDel="00000000" w:rsidP="00000000" w:rsidRDefault="00000000" w:rsidRPr="00000000" w14:paraId="0000009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수문은 매일 철저히 점검하는 곳이야. 오늘 같이 큰 행사가 있는 날에 고장이 나는 건 말이 안 된다고!</w:t>
      </w:r>
    </w:p>
    <w:p w:rsidR="00000000" w:rsidDel="00000000" w:rsidP="00000000" w:rsidRDefault="00000000" w:rsidRPr="00000000" w14:paraId="00000092">
      <w:pPr>
        <w:spacing w:after="80" w:line="288.00000000000006" w:lineRule="auto"/>
        <w:rPr>
          <w:sz w:val="21"/>
          <w:szCs w:val="21"/>
        </w:rPr>
      </w:pPr>
      <w:commentRangeStart w:id="16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 소매가 축축하게 젖은 델릴라의 시종이 델릴라의 옆으로 달려와 귓속말을 한다. 델릴라가 웃는다.</w:t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시종의 젖은 소매를 보고 깨닫는다.</w:t>
      </w:r>
    </w:p>
    <w:p w:rsidR="00000000" w:rsidDel="00000000" w:rsidP="00000000" w:rsidRDefault="00000000" w:rsidRPr="00000000" w14:paraId="0000009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꾸민 짓이구나. 나를 곤란하게 만들기 위해 이 많은 사람들을 위험에 빠뜨리다니! </w:t>
      </w:r>
    </w:p>
    <w:p w:rsidR="00000000" w:rsidDel="00000000" w:rsidP="00000000" w:rsidRDefault="00000000" w:rsidRPr="00000000" w14:paraId="0000009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다말과 눈이 마주친 델릴라가 발코니에 몸을 내민 다말을 걱정하는 척 등을 밀친다. 다말의 몸이 앞으로 휘청이고, 연꽃이 엉뚱한 수로로 떨어진다.</w:t>
      </w:r>
    </w:p>
    <w:p w:rsidR="00000000" w:rsidDel="00000000" w:rsidP="00000000" w:rsidRDefault="00000000" w:rsidRPr="00000000" w14:paraId="0000009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언니, 위험하니까 안쪽으로 들어와!</w:t>
      </w:r>
    </w:p>
    <w:p w:rsidR="00000000" w:rsidDel="00000000" w:rsidP="00000000" w:rsidRDefault="00000000" w:rsidRPr="00000000" w14:paraId="000000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연꽃은 예상하지 못한 궤적을 그리며 수로 위를 흘러간다.</w:t>
      </w:r>
    </w:p>
    <w:p w:rsidR="00000000" w:rsidDel="00000000" w:rsidP="00000000" w:rsidRDefault="00000000" w:rsidRPr="00000000" w14:paraId="0000009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연꽃은 사람들의 손에 닿지 않고, 흙탕물이 섞인 수로 쪽으로 간다.</w:t>
      </w:r>
    </w:p>
    <w:p w:rsidR="00000000" w:rsidDel="00000000" w:rsidP="00000000" w:rsidRDefault="00000000" w:rsidRPr="00000000" w14:paraId="000000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머리카락을 쥐어 잡고 경악한다. 네페라 역시 입을 막고 놀란다.</w:t>
      </w:r>
    </w:p>
    <w:p w:rsidR="00000000" w:rsidDel="00000000" w:rsidP="00000000" w:rsidRDefault="00000000" w:rsidRPr="00000000" w14:paraId="0000009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 그쪽은 천하고 더러운 노예들이 일하는 곳이란 말이다!</w:t>
      </w:r>
    </w:p>
    <w:p w:rsidR="00000000" w:rsidDel="00000000" w:rsidP="00000000" w:rsidRDefault="00000000" w:rsidRPr="00000000" w14:paraId="000000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연꽃은 수로를 따라 미친 듯이 흘러가고 노예들이 모인 곳의 흙탕물 구덩이로 처박힌다.</w:t>
      </w:r>
    </w:p>
    <w:p w:rsidR="00000000" w:rsidDel="00000000" w:rsidP="00000000" w:rsidRDefault="00000000" w:rsidRPr="00000000" w14:paraId="0000009C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더러워진 연꽃 클로즈업. </w:t>
      </w:r>
    </w:p>
    <w:p w:rsidR="00000000" w:rsidDel="00000000" w:rsidP="00000000" w:rsidRDefault="00000000" w:rsidRPr="00000000" w14:paraId="000000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그것을 보고 차갑게 웃는다.</w:t>
      </w:r>
    </w:p>
    <w:p w:rsidR="00000000" w:rsidDel="00000000" w:rsidP="00000000" w:rsidRDefault="00000000" w:rsidRPr="00000000" w14:paraId="0000009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흙먼지에 짓밟히고, 더러움에 물든 연꽃 꼴 좀 봐. 다말과 어울리는 모습이 되었네. </w:t>
      </w:r>
    </w:p>
    <w:p w:rsidR="00000000" w:rsidDel="00000000" w:rsidP="00000000" w:rsidRDefault="00000000" w:rsidRPr="00000000" w14:paraId="0000009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재밌다는 얼굴로 다말의 희게 질린, 놀란 얼굴을 본다.</w:t>
      </w:r>
    </w:p>
    <w:p w:rsidR="00000000" w:rsidDel="00000000" w:rsidP="00000000" w:rsidRDefault="00000000" w:rsidRPr="00000000" w14:paraId="000000A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어느 누가 저런 더러운 연꽃을 만지고 싶어 할까. 다말도 이제 곧 가장 비참한 밑바닥을 맛보게 되겠구나!</w:t>
      </w:r>
    </w:p>
    <w:p w:rsidR="00000000" w:rsidDel="00000000" w:rsidP="00000000" w:rsidRDefault="00000000" w:rsidRPr="00000000" w14:paraId="000000A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사람들은 연꽃이 있는 곳에 가지 않고 주춤거린다. 노예들도 그들의 발치에 떨어진 연꽃을 봤지만,  눈치를 보고 주춤거린다.</w:t>
      </w:r>
    </w:p>
    <w:p w:rsidR="00000000" w:rsidDel="00000000" w:rsidP="00000000" w:rsidRDefault="00000000" w:rsidRPr="00000000" w14:paraId="000000A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아무리 라반의 사위가 될 기회라 해도 노예들의 구역에 들어가고 싶진 않군. </w:t>
      </w:r>
    </w:p>
    <w:p w:rsidR="00000000" w:rsidDel="00000000" w:rsidP="00000000" w:rsidRDefault="00000000" w:rsidRPr="00000000" w14:paraId="000000A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노예1: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노예인 우리가 욕심을 부리면 신의 노여움을 살 거야.</w:t>
      </w:r>
    </w:p>
    <w:p w:rsidR="00000000" w:rsidDel="00000000" w:rsidP="00000000" w:rsidRDefault="00000000" w:rsidRPr="00000000" w14:paraId="000000A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흙탕물에 수로에서 넘친 물이 흘러 들어가 연꽃이 다시 느리게 이동한다.</w:t>
      </w:r>
    </w:p>
    <w:p w:rsidR="00000000" w:rsidDel="00000000" w:rsidP="00000000" w:rsidRDefault="00000000" w:rsidRPr="00000000" w14:paraId="000000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연꽃이 소란을 신경 쓰지 않고 일에 집중하는 모세의 발치 앞에서 멈춘다. 주변에 작업해야 할 돌들이 널려있다.</w:t>
      </w:r>
    </w:p>
    <w:p w:rsidR="00000000" w:rsidDel="00000000" w:rsidP="00000000" w:rsidRDefault="00000000" w:rsidRPr="00000000" w14:paraId="000000A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다음 돌을 깨기 위해서 손을 뻗는다. 하지만 잡힌 것은 돌이 아닌 연꽃이다.</w:t>
      </w:r>
    </w:p>
    <w:p w:rsidR="00000000" w:rsidDel="00000000" w:rsidP="00000000" w:rsidRDefault="00000000" w:rsidRPr="00000000" w14:paraId="000000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연꽃을 집어 든 남루한 옷차림과 달리 수려한 용모를 지닌 곱슬거리는 짙은 머리색을 한 남자, 모세가 당혹스러운 얼굴로 연꽃을 본다.</w:t>
      </w:r>
    </w:p>
    <w:p w:rsidR="00000000" w:rsidDel="00000000" w:rsidP="00000000" w:rsidRDefault="00000000" w:rsidRPr="00000000" w14:paraId="000000A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이건… 연꽃이잖아?</w:t>
      </w:r>
    </w:p>
    <w:p w:rsidR="00000000" w:rsidDel="00000000" w:rsidP="00000000" w:rsidRDefault="00000000" w:rsidRPr="00000000" w14:paraId="000000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옆에 있던 아론의 얼굴이 굳는다.</w:t>
      </w:r>
    </w:p>
    <w:p w:rsidR="00000000" w:rsidDel="00000000" w:rsidP="00000000" w:rsidRDefault="00000000" w:rsidRPr="00000000" w14:paraId="000000A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발코니 아래를 내려다보며 비웃음을 터뜨린다.</w:t>
      </w:r>
    </w:p>
    <w:p w:rsidR="00000000" w:rsidDel="00000000" w:rsidP="00000000" w:rsidRDefault="00000000" w:rsidRPr="00000000" w14:paraId="000000AB">
      <w:pPr>
        <w:spacing w:after="40" w:line="288.00000000000006" w:lineRule="auto"/>
        <w:ind w:left="425.19685039370086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노예놈이 다말의 연꽃을 잡다니!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아, 드디어 </w:t>
      </w:r>
      <w:commentRangeStart w:id="17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운명의 수레바퀴</w:t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 제자리를 찾아 도는구나! 신들이 다말이 원래 있어야 할 자리를 알아본 거야!</w:t>
      </w:r>
    </w:p>
    <w:p w:rsidR="00000000" w:rsidDel="00000000" w:rsidP="00000000" w:rsidRDefault="00000000" w:rsidRPr="00000000" w14:paraId="000000A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미간을 찌푸리며 군중을 내려다본다. 사람들이 뭉쳐있어서 누가 잡았는지 보이지 않는다.</w:t>
      </w:r>
    </w:p>
    <w:p w:rsidR="00000000" w:rsidDel="00000000" w:rsidP="00000000" w:rsidRDefault="00000000" w:rsidRPr="00000000" w14:paraId="000000A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표정을 갈무리하고 다말의 어깨를 부드럽게 잡는다.</w:t>
      </w:r>
    </w:p>
    <w:p w:rsidR="00000000" w:rsidDel="00000000" w:rsidP="00000000" w:rsidRDefault="00000000" w:rsidRPr="00000000" w14:paraId="000000AE">
      <w:pPr>
        <w:spacing w:after="40" w:line="288.00000000000006" w:lineRule="auto"/>
        <w:ind w:left="425.19685039370086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언니의 신성한 연꽃을 받아 든 자가 누구인지, 아직 찾지 못했나 보네. </w:t>
      </w:r>
    </w:p>
    <w:p w:rsidR="00000000" w:rsidDel="00000000" w:rsidP="00000000" w:rsidRDefault="00000000" w:rsidRPr="00000000" w14:paraId="000000A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다말의 어깨에 손톱을 박아 넣듯이 꽈악 쥐고는 다말의 몸을 모세가 있는 곳으로 돌린다. </w:t>
      </w:r>
    </w:p>
    <w:p w:rsidR="00000000" w:rsidDel="00000000" w:rsidP="00000000" w:rsidRDefault="00000000" w:rsidRPr="00000000" w14:paraId="000000B0">
      <w:pPr>
        <w:spacing w:after="40" w:line="288.00000000000006" w:lineRule="auto"/>
        <w:ind w:left="425.19685039370086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자아, 저쪽을 봐. 신들의 은총조차 닿지 못하는 저 음습한 구석을. 비천한 노예들이 감히 고개조차 들지 못하고 돌을 깨고 있는 저 그늘진 땅을!!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통증을 참는다.</w:t>
      </w:r>
    </w:p>
    <w:p w:rsidR="00000000" w:rsidDel="00000000" w:rsidP="00000000" w:rsidRDefault="00000000" w:rsidRPr="00000000" w14:paraId="000000B2">
      <w:pPr>
        <w:spacing w:after="40" w:line="288.00000000000006" w:lineRule="auto"/>
        <w:ind w:left="425.19685039370086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그곳에 온 도시가 축복해 줄, 단 하나뿐인 운명의 사내가 언니를 기다리고 있으니!!</w:t>
      </w:r>
    </w:p>
    <w:p w:rsidR="00000000" w:rsidDel="00000000" w:rsidP="00000000" w:rsidRDefault="00000000" w:rsidRPr="00000000" w14:paraId="000000B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시선이 델릴라가 가리킨 곳을 향한다.</w:t>
      </w:r>
    </w:p>
    <w:p w:rsidR="00000000" w:rsidDel="00000000" w:rsidP="00000000" w:rsidRDefault="00000000" w:rsidRPr="00000000" w14:paraId="000000B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인파 속에서 어느새 서 있는 모세가 눈에 들어온다.</w:t>
      </w:r>
    </w:p>
    <w:p w:rsidR="00000000" w:rsidDel="00000000" w:rsidP="00000000" w:rsidRDefault="00000000" w:rsidRPr="00000000" w14:paraId="000000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연꽃을 든 채로 고개를 치켜들어 다말이 있는 곳을 올려다본다.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흙투성이인 모세와 다말의 눈이 얽힌다. 그 순간, 다말의 숨이 멎는다.</w:t>
      </w:r>
    </w:p>
    <w:p w:rsidR="00000000" w:rsidDel="00000000" w:rsidP="00000000" w:rsidRDefault="00000000" w:rsidRPr="00000000" w14:paraId="000000B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남자는... 지난 생에서 델릴라의 연꽃을 건졌던 바로 그 남자잖아!</w:t>
      </w:r>
    </w:p>
    <w:p w:rsidR="00000000" w:rsidDel="00000000" w:rsidP="00000000" w:rsidRDefault="00000000" w:rsidRPr="00000000" w14:paraId="000000B7">
      <w:pPr>
        <w:spacing w:after="40" w:line="28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Title"/>
        <w:spacing w:before="280" w:lineRule="auto"/>
        <w:rPr>
          <w:sz w:val="21"/>
          <w:szCs w:val="21"/>
        </w:rPr>
      </w:pPr>
      <w:bookmarkStart w:colFirst="0" w:colLast="0" w:name="_zcmqbi2fnt08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제4화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낮 (계속)</w:t>
      </w:r>
    </w:p>
    <w:p w:rsidR="00000000" w:rsidDel="00000000" w:rsidP="00000000" w:rsidRDefault="00000000" w:rsidRPr="00000000" w14:paraId="000000BB">
      <w:pPr>
        <w:spacing w:after="1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모세, 가족들, 군중, 라반, 네페라, 델릴라, 파라오, 남자1, 아론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가족들이 믿을 수 없다는 표정으로 광장을 내려다본다.</w:t>
      </w:r>
    </w:p>
    <w:p w:rsidR="00000000" w:rsidDel="00000000" w:rsidP="00000000" w:rsidRDefault="00000000" w:rsidRPr="00000000" w14:paraId="000000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경악하며 소리친다.</w:t>
      </w:r>
    </w:p>
    <w:p w:rsidR="00000000" w:rsidDel="00000000" w:rsidP="00000000" w:rsidRDefault="00000000" w:rsidRPr="00000000" w14:paraId="000000B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위대하신 태양신이시여! 신성한 연꽃을 저런 누더기 차림의 노예가 받다니요. 이 무슨 끔찍한 신의 장난이란 말입니까!</w:t>
      </w:r>
    </w:p>
    <w:p w:rsidR="00000000" w:rsidDel="00000000" w:rsidP="00000000" w:rsidRDefault="00000000" w:rsidRPr="00000000" w14:paraId="000000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상황을 즐기며 다말을 조롱한다.</w:t>
      </w:r>
    </w:p>
    <w:p w:rsidR="00000000" w:rsidDel="00000000" w:rsidP="00000000" w:rsidRDefault="00000000" w:rsidRPr="00000000" w14:paraId="000000C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언니도 참 운이 없네. 제국의 수많은 명가 자제들을 두고, 고작 저 미천한 노예에게 언니의 앞날을 던져버리다니. 아버지께서 얼마나 수치스러우실까?</w:t>
      </w:r>
    </w:p>
    <w:p w:rsidR="00000000" w:rsidDel="00000000" w:rsidP="00000000" w:rsidRDefault="00000000" w:rsidRPr="00000000" w14:paraId="000000C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분노로 얼굴을 일그러뜨린 채 다말에게 다가온다.</w:t>
      </w:r>
    </w:p>
    <w:p w:rsidR="00000000" w:rsidDel="00000000" w:rsidP="00000000" w:rsidRDefault="00000000" w:rsidRPr="00000000" w14:paraId="000000C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쓸모없는 것! 제국의 고귀한 자제들을 모두 제쳐두고 저런 거지를 골라? 일부러 그런 것이냐? 온 도시가 우리 가문을 비웃게 만들 셈이야?</w:t>
      </w:r>
    </w:p>
    <w:p w:rsidR="00000000" w:rsidDel="00000000" w:rsidP="00000000" w:rsidRDefault="00000000" w:rsidRPr="00000000" w14:paraId="000000C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라반을 달랜다.</w:t>
      </w:r>
    </w:p>
    <w:p w:rsidR="00000000" w:rsidDel="00000000" w:rsidP="00000000" w:rsidRDefault="00000000" w:rsidRPr="00000000" w14:paraId="000000C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여보, 진정하세요. 그래도 델릴라가 우리 가문에 영광을 가져다주었잖아요. 신의 피를 이은 가문과 혼인으로 맺어졌으니 그것으로 됐어요. 델릴라마저 없었다면, 오늘 우리는 온 제국의 웃음거리가 되었을 거예요.</w:t>
      </w:r>
    </w:p>
    <w:p w:rsidR="00000000" w:rsidDel="00000000" w:rsidP="00000000" w:rsidRDefault="00000000" w:rsidRPr="00000000" w14:paraId="000000C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광장에서도 웅성거리는 소리가 커진다.</w:t>
      </w:r>
    </w:p>
    <w:p w:rsidR="00000000" w:rsidDel="00000000" w:rsidP="00000000" w:rsidRDefault="00000000" w:rsidRPr="00000000" w14:paraId="000000C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이거 정말 재미있게 됐군! 저 부유한 가문의 딸이 정말 볼품없는 노예와 혼인하게 될까?</w:t>
      </w:r>
    </w:p>
    <w:p w:rsidR="00000000" w:rsidDel="00000000" w:rsidP="00000000" w:rsidRDefault="00000000" w:rsidRPr="00000000" w14:paraId="000000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신의 연꽃이 저 남자를 택했으니, 맹세는 이미 이루어진 것이네. 저 여인이 약속을 어기면 가문 전체가 신들의 저주를 받을 거야. 신들 앞에서 맺은 맹세를 어긴 자를 누가 믿겠는가?</w:t>
      </w:r>
    </w:p>
    <w:p w:rsidR="00000000" w:rsidDel="00000000" w:rsidP="00000000" w:rsidRDefault="00000000" w:rsidRPr="00000000" w14:paraId="000000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얼굴이 하얗게 질린다.</w:t>
      </w:r>
    </w:p>
    <w:p w:rsidR="00000000" w:rsidDel="00000000" w:rsidP="00000000" w:rsidRDefault="00000000" w:rsidRPr="00000000" w14:paraId="000000C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몸을 돌려 발코니 밖으로 달려 나간다.</w:t>
      </w:r>
    </w:p>
    <w:p w:rsidR="00000000" w:rsidDel="00000000" w:rsidP="00000000" w:rsidRDefault="00000000" w:rsidRPr="00000000" w14:paraId="000000C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아이를 붙잡아라! 도망치게 두어선 안 된다!</w:t>
      </w:r>
    </w:p>
    <w:p w:rsidR="00000000" w:rsidDel="00000000" w:rsidP="00000000" w:rsidRDefault="00000000" w:rsidRPr="00000000" w14:paraId="000000C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뒤를 쫓아간다.</w:t>
      </w:r>
    </w:p>
    <w:p w:rsidR="00000000" w:rsidDel="00000000" w:rsidP="00000000" w:rsidRDefault="00000000" w:rsidRPr="00000000" w14:paraId="000000C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광장 / 같은 시각</w:t>
      </w:r>
    </w:p>
    <w:p w:rsidR="00000000" w:rsidDel="00000000" w:rsidP="00000000" w:rsidRDefault="00000000" w:rsidRPr="00000000" w14:paraId="000000C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아론, 다말, 델릴라, 라반, 네페라, 가족들</w:t>
      </w:r>
    </w:p>
    <w:p w:rsidR="00000000" w:rsidDel="00000000" w:rsidP="00000000" w:rsidRDefault="00000000" w:rsidRPr="00000000" w14:paraId="000000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손에 들린 연꽃을 바라보며 가만히 서 있다.</w:t>
      </w:r>
    </w:p>
    <w:p w:rsidR="00000000" w:rsidDel="00000000" w:rsidP="00000000" w:rsidRDefault="00000000" w:rsidRPr="00000000" w14:paraId="000000C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안절부절못하며 모세에게 속삭인다.</w:t>
      </w:r>
    </w:p>
    <w:p w:rsidR="00000000" w:rsidDel="00000000" w:rsidP="00000000" w:rsidRDefault="00000000" w:rsidRPr="00000000" w14:paraId="000000D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주군, 어째서 저 연꽃을 집어 든 겁니까? 어서 버리십시오!</w:t>
      </w:r>
    </w:p>
    <w:p w:rsidR="00000000" w:rsidDel="00000000" w:rsidP="00000000" w:rsidRDefault="00000000" w:rsidRPr="00000000" w14:paraId="000000D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commentRangeStart w:id="18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와서 어쩌겠어? 이 연꽃은 태양신 앞에서 맺는 신성한 맹세야, 아론. 손에 쥐는 순간 운명은 정해지는 거지.</w:t>
      </w:r>
      <w:commentRangeEnd w:id="18"/>
      <w:r w:rsidDel="00000000" w:rsidR="00000000" w:rsidRPr="00000000">
        <w:commentReference w:id="1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울상을 짓는다.</w:t>
      </w:r>
    </w:p>
    <w:p w:rsidR="00000000" w:rsidDel="00000000" w:rsidP="00000000" w:rsidRDefault="00000000" w:rsidRPr="00000000" w14:paraId="000000D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오히려 재미있다는 듯 웃는다.</w:t>
      </w:r>
    </w:p>
    <w:p w:rsidR="00000000" w:rsidDel="00000000" w:rsidP="00000000" w:rsidRDefault="00000000" w:rsidRPr="00000000" w14:paraId="000000D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게다가 내 모습을 봐. 저 여자는 이 맹세를 무르기 위해서라면 기꺼이 황금이라도 내놓을 거다.</w:t>
      </w:r>
    </w:p>
    <w:p w:rsidR="00000000" w:rsidDel="00000000" w:rsidP="00000000" w:rsidRDefault="00000000" w:rsidRPr="00000000" w14:paraId="000000D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계단을 달려 내려온 다말이 모세와 아론 앞에 멈춰 선다.</w:t>
      </w:r>
    </w:p>
    <w:p w:rsidR="00000000" w:rsidDel="00000000" w:rsidP="00000000" w:rsidRDefault="00000000" w:rsidRPr="00000000" w14:paraId="000000D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손에 든 연꽃을 들어 보이며 다말을 흥미롭게 바라본다.</w:t>
      </w:r>
    </w:p>
    <w:p w:rsidR="00000000" w:rsidDel="00000000" w:rsidP="00000000" w:rsidRDefault="00000000" w:rsidRPr="00000000" w14:paraId="000000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숨을 몰아쉬며 모세와 마주 선다.</w:t>
      </w:r>
    </w:p>
    <w:p w:rsidR="00000000" w:rsidDel="00000000" w:rsidP="00000000" w:rsidRDefault="00000000" w:rsidRPr="00000000" w14:paraId="000000D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장난기 어린 미소를 짓고, 아론은 옆에서 어쩔 줄 몰라 한다.</w:t>
      </w:r>
    </w:p>
    <w:p w:rsidR="00000000" w:rsidDel="00000000" w:rsidP="00000000" w:rsidRDefault="00000000" w:rsidRPr="00000000" w14:paraId="000000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 위에서 델릴라가 라반과 함께 내려온다.</w:t>
      </w:r>
    </w:p>
    <w:p w:rsidR="00000000" w:rsidDel="00000000" w:rsidP="00000000" w:rsidRDefault="00000000" w:rsidRPr="00000000" w14:paraId="000000D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바라보며 조롱하듯 웃는다.</w:t>
      </w:r>
    </w:p>
    <w:p w:rsidR="00000000" w:rsidDel="00000000" w:rsidP="00000000" w:rsidRDefault="00000000" w:rsidRPr="00000000" w14:paraId="000000D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연꽃을 띄운 건 언니잖아. 이제 와서 자신의 선택을 외면하려는 거야?</w:t>
      </w:r>
    </w:p>
    <w:p w:rsidR="00000000" w:rsidDel="00000000" w:rsidP="00000000" w:rsidRDefault="00000000" w:rsidRPr="00000000" w14:paraId="000000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분노에 차 다말을 노려본다.</w:t>
      </w:r>
    </w:p>
    <w:p w:rsidR="00000000" w:rsidDel="00000000" w:rsidP="00000000" w:rsidRDefault="00000000" w:rsidRPr="00000000" w14:paraId="000000D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수치스러운 것!</w:t>
      </w:r>
    </w:p>
    <w:p w:rsidR="00000000" w:rsidDel="00000000" w:rsidP="00000000" w:rsidRDefault="00000000" w:rsidRPr="00000000" w14:paraId="000000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곁으로 다가와 모세를 경멸스럽게 바라본다.</w:t>
      </w:r>
    </w:p>
    <w:p w:rsidR="00000000" w:rsidDel="00000000" w:rsidP="00000000" w:rsidRDefault="00000000" w:rsidRPr="00000000" w14:paraId="000000D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우리 가문에 끌어들인 저 누더기 차림의 노예를 보아라. 저런 미천한 것이 우리 가문과 연을 맺는다면, 우리는 온 제국의 웃음거리가 될 것이다!</w:t>
      </w:r>
    </w:p>
    <w:p w:rsidR="00000000" w:rsidDel="00000000" w:rsidP="00000000" w:rsidRDefault="00000000" w:rsidRPr="00000000" w14:paraId="000000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분노한 라반을 바라본다. 문득 무언가를 깨달은 듯 다말의 표정이 차분해진다.</w:t>
      </w:r>
    </w:p>
    <w:p w:rsidR="00000000" w:rsidDel="00000000" w:rsidP="00000000" w:rsidRDefault="00000000" w:rsidRPr="00000000" w14:paraId="000000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지난 생에서 나는 파라오의 권세를 위한 제물로 바쳐졌어. 이제야 알겠어. 차라리 저 노예와 혼인해 소박하더라도 평온한 삶을 사는 편이 나아.</w:t>
      </w:r>
    </w:p>
    <w:p w:rsidR="00000000" w:rsidDel="00000000" w:rsidP="00000000" w:rsidRDefault="00000000" w:rsidRPr="00000000" w14:paraId="000000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다가와 다말에게 단호하게 말한다.</w:t>
      </w:r>
    </w:p>
    <w:p w:rsidR="00000000" w:rsidDel="00000000" w:rsidP="00000000" w:rsidRDefault="00000000" w:rsidRPr="00000000" w14:paraId="000000E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태양신께서 네 선택을 지켜보셨다. 이미 내려진 운명을 되돌릴 수는 없어. 네가 감히 하늘의 뜻을 거역한다 해도, 제국의 법이 너를 놓아주지 않을 것이다.</w:t>
      </w:r>
    </w:p>
    <w:p w:rsidR="00000000" w:rsidDel="00000000" w:rsidP="00000000" w:rsidRDefault="00000000" w:rsidRPr="00000000" w14:paraId="000000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가족들의 압박 속에서 다말이 결심한 표정으로 고개를 든다.</w:t>
      </w:r>
    </w:p>
    <w:p w:rsidR="00000000" w:rsidDel="00000000" w:rsidP="00000000" w:rsidRDefault="00000000" w:rsidRPr="00000000" w14:paraId="000000E5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가족들을 똑바로 바라보며 선언한다.</w:t>
      </w:r>
    </w:p>
    <w:p w:rsidR="00000000" w:rsidDel="00000000" w:rsidP="00000000" w:rsidRDefault="00000000" w:rsidRPr="00000000" w14:paraId="000000E6">
      <w:pP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br w:type="textWrapping"/>
        <w:t xml:space="preserve">클리프행어</w:t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라반도, 델릴라도, 모세마저 굳는다.</w:t>
      </w:r>
    </w:p>
    <w:p w:rsidR="00000000" w:rsidDel="00000000" w:rsidP="00000000" w:rsidRDefault="00000000" w:rsidRPr="00000000" w14:paraId="000000E7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거절하지 않아요. 신의 뜻이 두려워서가 아니라, 내가 이 남자를 선택했으니까.</w:t>
      </w:r>
    </w:p>
    <w:p w:rsidR="00000000" w:rsidDel="00000000" w:rsidP="00000000" w:rsidRDefault="00000000" w:rsidRPr="00000000" w14:paraId="000000E8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Title"/>
        <w:spacing w:before="280" w:lineRule="auto"/>
        <w:rPr>
          <w:sz w:val="21"/>
          <w:szCs w:val="21"/>
        </w:rPr>
      </w:pPr>
      <w:bookmarkStart w:colFirst="0" w:colLast="0" w:name="_ou1lr26btifm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제5화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같은 시각</w:t>
      </w:r>
    </w:p>
    <w:p w:rsidR="00000000" w:rsidDel="00000000" w:rsidP="00000000" w:rsidRDefault="00000000" w:rsidRPr="00000000" w14:paraId="000000EB">
      <w:pPr>
        <w:spacing w:after="40" w:line="288.00000000000006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아론, 다말, 델릴라, 라반, 네페라, 가족들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아론 역시 놀란 표정으로 다말을 바라본다.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가족들에게 등을 돌리고 모세에게 다가간다. 부드럽게 미소 지으며 자신을 소개한다.</w:t>
      </w:r>
    </w:p>
    <w:p w:rsidR="00000000" w:rsidDel="00000000" w:rsidP="00000000" w:rsidRDefault="00000000" w:rsidRPr="00000000" w14:paraId="000000E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다말이에요.</w:t>
      </w:r>
    </w:p>
    <w:p w:rsidR="00000000" w:rsidDel="00000000" w:rsidP="00000000" w:rsidRDefault="00000000" w:rsidRPr="00000000" w14:paraId="000000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당황해 말을 더듬는다.</w:t>
      </w:r>
    </w:p>
    <w:p w:rsidR="00000000" w:rsidDel="00000000" w:rsidP="00000000" w:rsidRDefault="00000000" w:rsidRPr="00000000" w14:paraId="000000E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나는…. 모세라고 한다.</w:t>
      </w:r>
    </w:p>
    <w:p w:rsidR="00000000" w:rsidDel="00000000" w:rsidP="00000000" w:rsidRDefault="00000000" w:rsidRPr="00000000" w14:paraId="000000F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손을 잡는다. 모세는 놀라지만, 그녀의 손을 뿌리치지 않는다.</w:t>
      </w:r>
    </w:p>
    <w:p w:rsidR="00000000" w:rsidDel="00000000" w:rsidP="00000000" w:rsidRDefault="00000000" w:rsidRPr="00000000" w14:paraId="000000F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손을 잡은 채 군중을 향해 돌아선다.</w:t>
      </w:r>
    </w:p>
    <w:p w:rsidR="00000000" w:rsidDel="00000000" w:rsidP="00000000" w:rsidRDefault="00000000" w:rsidRPr="00000000" w14:paraId="000000F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자리에 계신 모든 분과 저 하늘의 불멸하는 신들께서 우리의 증인이 되어주십시오. 저 다말은 연꽃의 맹세를 지키겠습니다. 모세와 혼인하겠습니다.</w:t>
      </w:r>
    </w:p>
    <w:p w:rsidR="00000000" w:rsidDel="00000000" w:rsidP="00000000" w:rsidRDefault="00000000" w:rsidRPr="00000000" w14:paraId="000000F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믿기지 않는다는 듯 다말을 바라본다.</w:t>
      </w:r>
    </w:p>
    <w:p w:rsidR="00000000" w:rsidDel="00000000" w:rsidP="00000000" w:rsidRDefault="00000000" w:rsidRPr="00000000" w14:paraId="000000F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나와 혼인하고 싶은 건가?</w:t>
      </w:r>
    </w:p>
    <w:p w:rsidR="00000000" w:rsidDel="00000000" w:rsidP="00000000" w:rsidRDefault="00000000" w:rsidRPr="00000000" w14:paraId="000000F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물론이에요. 태양신께서 연꽃을 당신의 손으로 이끄셨으니, 우리의 맹세는 이미 이루어졌어요. 설마 이제 와서 무르려는 건 아니겠죠?</w:t>
      </w:r>
    </w:p>
    <w:p w:rsidR="00000000" w:rsidDel="00000000" w:rsidP="00000000" w:rsidRDefault="00000000" w:rsidRPr="00000000" w14:paraId="000000F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그럴 생각은 없어. 하지만 나는 그대가 생각하는 것 이상으로 가난해, 다말. 나와 혼인한다면, 그대가 누리던 영광을 먼지와 맞바꾸게 될 거다. 그래도 괜찮다고 말하려는 건가?</w:t>
      </w:r>
    </w:p>
    <w:p w:rsidR="00000000" w:rsidDel="00000000" w:rsidP="00000000" w:rsidRDefault="00000000" w:rsidRPr="00000000" w14:paraId="000000F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우리에게는 일할 수 있는 두 손과 삶을 일구려는 의지가 있잖아요. 성실히 살아간다면, 신들께서 우리가 살아갈 몫까지 외면하지는 않으실 거예요.</w:t>
      </w:r>
    </w:p>
    <w:p w:rsidR="00000000" w:rsidDel="00000000" w:rsidP="00000000" w:rsidRDefault="00000000" w:rsidRPr="00000000" w14:paraId="000000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순수한 믿음에 감동한 듯 그녀를 바라본다.</w:t>
      </w:r>
    </w:p>
    <w:p w:rsidR="00000000" w:rsidDel="00000000" w:rsidP="00000000" w:rsidRDefault="00000000" w:rsidRPr="00000000" w14:paraId="000000F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땅의 거짓된 신들은 권세를 차지하기 위해 서로 계략을 꾸미기 바쁜데... </w:t>
      </w:r>
      <w:ins w:author="Rowan Lee" w:id="9" w:date="2026-07-30T11:27:30Z">
        <w:r w:rsidDel="00000000" w:rsidR="00000000" w:rsidRPr="00000000">
          <w:rPr>
            <w:sz w:val="21"/>
            <w:szCs w:val="21"/>
            <w:rtl w:val="0"/>
            <w:rPrChange w:author="Rowan Lee" w:id="10" w:date="2026-07-30T11:27:30Z">
              <w:rPr>
                <w:sz w:val="21"/>
                <w:szCs w:val="21"/>
              </w:rPr>
            </w:rPrChange>
          </w:rPr>
          <w:t xml:space="preserve">이 여인의 영혼만은 새벽빛처럼 밝고 맑구나. </w:t>
        </w:r>
        <w:del w:author="Rowan Lee" w:id="9" w:date="2026-07-30T11:27:30Z">
          <w:r w:rsidDel="00000000" w:rsidR="00000000" w:rsidRPr="00000000">
            <w:rPr>
              <w:sz w:val="21"/>
              <w:szCs w:val="21"/>
              <w:rtl w:val="0"/>
              <w:rPrChange w:author="Rowan Lee" w:id="10" w:date="2026-07-30T11:27:30Z">
                <w:rPr>
                  <w:sz w:val="21"/>
                  <w:szCs w:val="21"/>
                </w:rPr>
              </w:rPrChange>
            </w:rPr>
            <w:delText xml:space="preserve"> </w:delText>
          </w:r>
        </w:del>
      </w:ins>
      <w:del w:author="Rowan Lee" w:id="9" w:date="2026-07-30T11:27:30Z">
        <w:r w:rsidDel="00000000" w:rsidR="00000000" w:rsidRPr="00000000">
          <w:rPr>
            <w:sz w:val="21"/>
            <w:szCs w:val="21"/>
            <w:rtl w:val="0"/>
            <w:rPrChange w:author="Rowan Lee" w:id="10" w:date="2026-07-30T11:27:30Z">
              <w:rPr>
                <w:sz w:val="21"/>
                <w:szCs w:val="21"/>
              </w:rPr>
            </w:rPrChange>
          </w:rPr>
          <w:delText xml:space="preserve">이 연약한 인간들의 세상에서</w:delText>
        </w:r>
        <w:r w:rsidDel="00000000" w:rsidR="00000000" w:rsidRPr="00000000">
          <w:rPr>
            <w:sz w:val="21"/>
            <w:szCs w:val="21"/>
            <w:rtl w:val="0"/>
          </w:rPr>
          <w:delText xml:space="preserve"> 새벽빛처럼 맑은 영혼을 만났군.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사람의 대화를 듣던 라반이 다시 분노를 터뜨린다.</w:t>
      </w:r>
    </w:p>
    <w:p w:rsidR="00000000" w:rsidDel="00000000" w:rsidP="00000000" w:rsidRDefault="00000000" w:rsidRPr="00000000" w14:paraId="000000F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고작 돌을 깨며 삶을 연명하는 저 비루한 노예를 신께서 내리신 선물이라고 믿는 것이냐?</w:t>
      </w:r>
    </w:p>
    <w:p w:rsidR="00000000" w:rsidDel="00000000" w:rsidP="00000000" w:rsidRDefault="00000000" w:rsidRPr="00000000" w14:paraId="000000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웃으며 다말을 설득하려 한다.</w:t>
      </w:r>
    </w:p>
    <w:p w:rsidR="00000000" w:rsidDel="00000000" w:rsidP="00000000" w:rsidRDefault="00000000" w:rsidRPr="00000000" w14:paraId="000000F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제발 이성을 되찾으렴. 저 남자는 제 한 몸조차 건사하지 못한다. 저자와 혼인한다면, 네 삶을 스스로 진흙탕에 내던지는 셈이야.</w:t>
      </w:r>
    </w:p>
    <w:p w:rsidR="00000000" w:rsidDel="00000000" w:rsidP="00000000" w:rsidRDefault="00000000" w:rsidRPr="00000000" w14:paraId="000000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미소 띤 얼굴로 네페라를 바라본다. 그러나 목소리는 단호하다.</w:t>
      </w:r>
    </w:p>
    <w:p w:rsidR="00000000" w:rsidDel="00000000" w:rsidP="00000000" w:rsidRDefault="00000000" w:rsidRPr="00000000" w14:paraId="000000F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화려한 옷이 사람을 고귀하게 만드는 것은 아니에요. 정직한 마음과 올곧은 품성이 그 사람의 가치를 만드는 거죠.</w:t>
      </w:r>
    </w:p>
    <w:p w:rsidR="00000000" w:rsidDel="00000000" w:rsidP="00000000" w:rsidRDefault="00000000" w:rsidRPr="00000000" w14:paraId="0000010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라반을 똑바로 바라보며 말을 잇는다.</w:t>
      </w:r>
    </w:p>
    <w:p w:rsidR="00000000" w:rsidDel="00000000" w:rsidP="00000000" w:rsidRDefault="00000000" w:rsidRPr="00000000" w14:paraId="0000010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시선이 잠시 모세를 향한다.</w:t>
      </w:r>
    </w:p>
    <w:p w:rsidR="00000000" w:rsidDel="00000000" w:rsidP="00000000" w:rsidRDefault="00000000" w:rsidRPr="00000000" w14:paraId="0000010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오만하지 않아요. 자신을 높이지 않아도 꺾이지 않는 긍지를 지녔죠. 이 광장에 모인 그 어떤 남자보다 훌륭한 사람이에요. 제가 혼인할 사람은 바로 모세예요.</w:t>
      </w:r>
    </w:p>
    <w:p w:rsidR="00000000" w:rsidDel="00000000" w:rsidP="00000000" w:rsidRDefault="00000000" w:rsidRPr="00000000" w14:paraId="0000010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분노와 체념이 뒤섞인 표정으로 소리친다.</w:t>
      </w:r>
    </w:p>
    <w:p w:rsidR="00000000" w:rsidDel="00000000" w:rsidP="00000000" w:rsidRDefault="00000000" w:rsidRPr="00000000" w14:paraId="0000010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정녕 구제할 길이 없구나!</w:t>
      </w:r>
    </w:p>
    <w:p w:rsidR="00000000" w:rsidDel="00000000" w:rsidP="00000000" w:rsidRDefault="00000000" w:rsidRPr="00000000" w14:paraId="000001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군중 속에서 한 남자가 외친다.</w:t>
      </w:r>
    </w:p>
    <w:p w:rsidR="00000000" w:rsidDel="00000000" w:rsidP="00000000" w:rsidRDefault="00000000" w:rsidRPr="00000000" w14:paraId="0000010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지켜보고 계시니, 이제 와서 무를 수는 없습니다! 연꽃의 맹세는 이미 맺어졌습니다!</w:t>
      </w:r>
    </w:p>
    <w:p w:rsidR="00000000" w:rsidDel="00000000" w:rsidP="00000000" w:rsidRDefault="00000000" w:rsidRPr="00000000" w14:paraId="000001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경멸에 찬 눈으로 다말을 노려본다.</w:t>
      </w:r>
    </w:p>
    <w:p w:rsidR="00000000" w:rsidDel="00000000" w:rsidP="00000000" w:rsidRDefault="00000000" w:rsidRPr="00000000" w14:paraId="0000010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훗날 울며 매달려도 다시는 받아주지 않을 것이다. 명심해라. 저자와 혼인하는 순간, 너는 우리 가문과 아무런 관계도 없는 사람이 된다. 가문의 영광이 사라진 뒤에 다시 기어들어 올 생각은 꿈에도 하지 마라!</w:t>
      </w:r>
    </w:p>
    <w:p w:rsidR="00000000" w:rsidDel="00000000" w:rsidP="00000000" w:rsidRDefault="00000000" w:rsidRPr="00000000" w14:paraId="0000010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담담하게 미소 지으며 답한다.</w:t>
      </w:r>
    </w:p>
    <w:p w:rsidR="00000000" w:rsidDel="00000000" w:rsidP="00000000" w:rsidRDefault="00000000" w:rsidRPr="00000000" w14:paraId="000001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그런 다말을 바라보며 비웃는다.</w:t>
      </w:r>
    </w:p>
    <w:p w:rsidR="00000000" w:rsidDel="00000000" w:rsidP="00000000" w:rsidRDefault="00000000" w:rsidRPr="00000000" w14:paraId="0000010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네, 아버지. 명심하겠습니다.</w:t>
      </w:r>
    </w:p>
    <w:p w:rsidR="00000000" w:rsidDel="00000000" w:rsidP="00000000" w:rsidRDefault="00000000" w:rsidRPr="00000000" w14:paraId="000001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완전히 등을 돌린다.</w:t>
      </w:r>
    </w:p>
    <w:p w:rsidR="00000000" w:rsidDel="00000000" w:rsidP="00000000" w:rsidRDefault="00000000" w:rsidRPr="00000000" w14:paraId="0000010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군중을 향해 손을 내젓는다.</w:t>
      </w:r>
    </w:p>
    <w:p w:rsidR="00000000" w:rsidDel="00000000" w:rsidP="00000000" w:rsidRDefault="00000000" w:rsidRPr="00000000" w14:paraId="0000010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구경은 끝났으니 모두 돌아가시오!</w:t>
      </w:r>
    </w:p>
    <w:p w:rsidR="00000000" w:rsidDel="00000000" w:rsidP="00000000" w:rsidRDefault="00000000" w:rsidRPr="00000000" w14:paraId="0000010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더는 볼일이 없으니 어서들 돌아가세요!</w:t>
      </w:r>
    </w:p>
    <w:p w:rsidR="00000000" w:rsidDel="00000000" w:rsidP="00000000" w:rsidRDefault="00000000" w:rsidRPr="00000000" w14:paraId="000001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가족들이 파라오에게 다가간다.</w:t>
      </w:r>
    </w:p>
    <w:p w:rsidR="00000000" w:rsidDel="00000000" w:rsidP="00000000" w:rsidRDefault="00000000" w:rsidRPr="00000000" w14:paraId="000001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미소를 지으며 그를 맞이한다.</w:t>
      </w:r>
    </w:p>
    <w:p w:rsidR="00000000" w:rsidDel="00000000" w:rsidP="00000000" w:rsidRDefault="00000000" w:rsidRPr="00000000" w14:paraId="000001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님, 저희와 함께 가시지요.</w:t>
      </w:r>
    </w:p>
    <w:p w:rsidR="00000000" w:rsidDel="00000000" w:rsidP="00000000" w:rsidRDefault="00000000" w:rsidRPr="00000000" w14:paraId="0000011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델릴라와의 혼사를 의논해야 하지 않겠습니까.</w:t>
      </w:r>
    </w:p>
    <w:p w:rsidR="00000000" w:rsidDel="00000000" w:rsidP="00000000" w:rsidRDefault="00000000" w:rsidRPr="00000000" w14:paraId="000001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승리자의 미소를 지으며 파라오와 함께 계단을 오른다. 그러다 걸음을 멈추고 뒤를 돌아 다말에게 다가간다.</w:t>
      </w:r>
    </w:p>
    <w:p w:rsidR="00000000" w:rsidDel="00000000" w:rsidP="00000000" w:rsidRDefault="00000000" w:rsidRPr="00000000" w14:paraId="0000011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언니. 내가 경고했다는 걸 잊지 마. 저 거지와 혼인하면 평생 시궁창 같은 삶을 살면서 나를 우러러보게 될 거야.</w:t>
      </w:r>
    </w:p>
    <w:p w:rsidR="00000000" w:rsidDel="00000000" w:rsidP="00000000" w:rsidRDefault="00000000" w:rsidRPr="00000000" w14:paraId="0000011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델릴라를 차갑게 바라본다.</w:t>
      </w:r>
    </w:p>
    <w:p w:rsidR="00000000" w:rsidDel="00000000" w:rsidP="00000000" w:rsidRDefault="00000000" w:rsidRPr="00000000" w14:paraId="0000011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 기도나 드려, 델릴라. 신의 피를 이은 가문의 삶은 네가 꿈꾸는 것처럼 아름답지 않아. 그건 모든 것을 집어삼키는 폭풍이야. 그리고 넌 아직 그 폭풍을 감당할 준비가 되지 않았어.</w:t>
      </w:r>
    </w:p>
    <w:p w:rsidR="00000000" w:rsidDel="00000000" w:rsidP="00000000" w:rsidRDefault="00000000" w:rsidRPr="00000000" w14:paraId="0000011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얼굴에서 웃음기가 사라진다.</w:t>
      </w:r>
    </w:p>
    <w:p w:rsidR="00000000" w:rsidDel="00000000" w:rsidP="00000000" w:rsidRDefault="00000000" w:rsidRPr="00000000" w14:paraId="000001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잠시 다말을 노려보다가 이내 다시 미소를 지으며 가족들을 따라간다.</w:t>
      </w:r>
    </w:p>
    <w:p w:rsidR="00000000" w:rsidDel="00000000" w:rsidP="00000000" w:rsidRDefault="00000000" w:rsidRPr="00000000" w14:paraId="0000011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그들의 뒷모습을 바라보며 희미하게 미소 짓는다.</w:t>
      </w:r>
    </w:p>
    <w:p w:rsidR="00000000" w:rsidDel="00000000" w:rsidP="00000000" w:rsidRDefault="00000000" w:rsidRPr="00000000" w14:paraId="0000011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향해 돌아서자, 공사장에서  일하는 남자1이 급하게 소리친다.</w:t>
      </w:r>
    </w:p>
    <w:p w:rsidR="00000000" w:rsidDel="00000000" w:rsidP="00000000" w:rsidRDefault="00000000" w:rsidRPr="00000000" w14:paraId="0000011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조심하시오! 신전이 무너지려고 합니다!</w:t>
        <w:br w:type="textWrapping"/>
      </w:r>
    </w:p>
    <w:p w:rsidR="00000000" w:rsidDel="00000000" w:rsidP="00000000" w:rsidRDefault="00000000" w:rsidRPr="00000000" w14:paraId="000001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그때, 신전 증축 공사장에서 무너진 비계 위로 수십 톤의 대리석이 두 사람을 향해 쏟아진다.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Title"/>
        <w:spacing w:before="280" w:lineRule="auto"/>
        <w:rPr>
          <w:sz w:val="21"/>
          <w:szCs w:val="21"/>
        </w:rPr>
      </w:pPr>
      <w:bookmarkStart w:colFirst="0" w:colLast="0" w:name="_yfc39saezq4h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제6화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같은 시각</w:t>
      </w:r>
    </w:p>
    <w:p w:rsidR="00000000" w:rsidDel="00000000" w:rsidP="00000000" w:rsidRDefault="00000000" w:rsidRPr="00000000" w14:paraId="000001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아론, 다말, 델릴라, 라반, 네페라, 가족들, 군중1, 군중2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순식간에 다말을 끌어안아 자신의 몸으로 감싼다.</w:t>
      </w:r>
    </w:p>
    <w:p w:rsidR="00000000" w:rsidDel="00000000" w:rsidP="00000000" w:rsidRDefault="00000000" w:rsidRPr="00000000" w14:paraId="000001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수십 톤의 대리석이 두 사람의 위로 쏟아진다.</w:t>
      </w:r>
    </w:p>
    <w:p w:rsidR="00000000" w:rsidDel="00000000" w:rsidP="00000000" w:rsidRDefault="00000000" w:rsidRPr="00000000" w14:paraId="00000122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한 손으로 낡은 지팡이를 땅에 내리찍는다.</w:t>
      </w:r>
    </w:p>
    <w:p w:rsidR="00000000" w:rsidDel="00000000" w:rsidP="00000000" w:rsidRDefault="00000000" w:rsidRPr="00000000" w14:paraId="00000123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쿵—! </w:t>
      </w:r>
      <w:commentRangeStart w:id="19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보이지 않는 거대한 힘(돌풍)이</w:t>
      </w:r>
      <w:commentRangeEnd w:id="19"/>
      <w:r w:rsidDel="00000000" w:rsidR="00000000" w:rsidRPr="00000000">
        <w:commentReference w:id="19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대리석의 궤도를 꺾어버리고, 돌무더기는 두 사람을 빗겨가 산산조각 난다. </w:t>
      </w:r>
    </w:p>
    <w:p w:rsidR="00000000" w:rsidDel="00000000" w:rsidP="00000000" w:rsidRDefault="00000000" w:rsidRPr="00000000" w14:paraId="00000124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사람을 지켜본 군중들이 수군거린다.</w:t>
      </w:r>
    </w:p>
    <w:p w:rsidR="00000000" w:rsidDel="00000000" w:rsidP="00000000" w:rsidRDefault="00000000" w:rsidRPr="00000000" w14:paraId="000001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돌풍이 몰아치더니 대리석이 산산이 깨졌어! </w:t>
      </w:r>
    </w:p>
    <w:p w:rsidR="00000000" w:rsidDel="00000000" w:rsidP="00000000" w:rsidRDefault="00000000" w:rsidRPr="00000000" w14:paraId="00000126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헛것을 본 거겠지. 그렇게 강한 바람이 어떻게 갑자기 불어오겠는가.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다말이 놀라 눈을 크게 뜬다.</w:t>
      </w:r>
    </w:p>
    <w:p w:rsidR="00000000" w:rsidDel="00000000" w:rsidP="00000000" w:rsidRDefault="00000000" w:rsidRPr="00000000" w14:paraId="0000012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갑자기 돌풍이 분 게 아니야. 모세가 지팡이를 내려치니 돌풍이 불어닥쳤어.</w:t>
      </w:r>
    </w:p>
    <w:p w:rsidR="00000000" w:rsidDel="00000000" w:rsidP="00000000" w:rsidRDefault="00000000" w:rsidRPr="00000000" w14:paraId="00000129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commentRangeStart w:id="20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지팡이를 허리춤으로 숨기듯 가져가는 모세를 본다.</w:t>
      </w:r>
      <w:commentRangeEnd w:id="20"/>
      <w:r w:rsidDel="00000000" w:rsidR="00000000" w:rsidRPr="00000000">
        <w:commentReference w:id="2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…드러내고 싶지 않은 건가? 저토록 강력한 권능을</w:t>
      </w:r>
      <w:commentRangeStart w:id="21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손에 쥐고 숨기려</w:t>
      </w:r>
      <w:commentRangeEnd w:id="21"/>
      <w:r w:rsidDel="00000000" w:rsidR="00000000" w:rsidRPr="00000000">
        <w:commentReference w:id="21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하다니. 하지만 그게 모세가 원하는 거라면, 나 역시 모른 척하는 것이 옳겠지. </w:t>
      </w:r>
    </w:p>
    <w:p w:rsidR="00000000" w:rsidDel="00000000" w:rsidP="00000000" w:rsidRDefault="00000000" w:rsidRPr="00000000" w14:paraId="0000012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걱정스러운 표정으로 다말을 살핀다.</w:t>
      </w:r>
    </w:p>
    <w:p w:rsidR="00000000" w:rsidDel="00000000" w:rsidP="00000000" w:rsidRDefault="00000000" w:rsidRPr="00000000" w14:paraId="0000012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괜찮은 건가? 다친 곳은?</w:t>
      </w:r>
    </w:p>
    <w:p w:rsidR="00000000" w:rsidDel="00000000" w:rsidP="00000000" w:rsidRDefault="00000000" w:rsidRPr="00000000" w14:paraId="000001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다말도 모세를 살핀다.</w:t>
      </w:r>
    </w:p>
    <w:p w:rsidR="00000000" w:rsidDel="00000000" w:rsidP="00000000" w:rsidRDefault="00000000" w:rsidRPr="00000000" w14:paraId="0000012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괜찮아요. 모세, 당신은요? 괜찮은 거죠?</w:t>
      </w:r>
    </w:p>
    <w:p w:rsidR="00000000" w:rsidDel="00000000" w:rsidP="00000000" w:rsidRDefault="00000000" w:rsidRPr="00000000" w14:paraId="000001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장난스럽게 웃으며 엉망이 된 다말의 머리카락을 귀 뒤로 넘겨준다.</w:t>
      </w:r>
    </w:p>
    <w:p w:rsidR="00000000" w:rsidDel="00000000" w:rsidP="00000000" w:rsidRDefault="00000000" w:rsidRPr="00000000" w14:paraId="0000013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나도 괜찮다. 하지만 다치는 대가로 당신의 걱정을 받을 수 있다면, 상처 입는 것도 그리 나쁜 일은 아닌 것 같군.</w:t>
      </w:r>
    </w:p>
    <w:p w:rsidR="00000000" w:rsidDel="00000000" w:rsidP="00000000" w:rsidRDefault="00000000" w:rsidRPr="00000000" w14:paraId="000001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뺨이 붉어진다. 머리카락을 만지작거린다.</w:t>
      </w:r>
    </w:p>
    <w:p w:rsidR="00000000" w:rsidDel="00000000" w:rsidP="00000000" w:rsidRDefault="00000000" w:rsidRPr="00000000" w14:paraId="0000013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진중한 성격인 줄로만 알았는데, 이런 농담도 할 줄 안다니.</w:t>
      </w:r>
    </w:p>
    <w:p w:rsidR="00000000" w:rsidDel="00000000" w:rsidP="00000000" w:rsidRDefault="00000000" w:rsidRPr="00000000" w14:paraId="0000013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 저 멀리서 달려온 남자1이 고개를 숙이며 사죄한다.</w:t>
      </w:r>
    </w:p>
    <w:p w:rsidR="00000000" w:rsidDel="00000000" w:rsidP="00000000" w:rsidRDefault="00000000" w:rsidRPr="00000000" w14:paraId="0000013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안전장치를 미흡하게 해서 벌어진 일입니다. 제발 용서해 주십시오!</w:t>
      </w:r>
    </w:p>
    <w:p w:rsidR="00000000" w:rsidDel="00000000" w:rsidP="00000000" w:rsidRDefault="00000000" w:rsidRPr="00000000" w14:paraId="0000013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남자를 일으켜 세운다.</w:t>
      </w:r>
    </w:p>
    <w:p w:rsidR="00000000" w:rsidDel="00000000" w:rsidP="00000000" w:rsidRDefault="00000000" w:rsidRPr="00000000" w14:paraId="0000013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그리 사과할 필요 없다. 모두 무사하니 더는 마음 쓰지 말거라.</w:t>
      </w:r>
    </w:p>
    <w:p w:rsidR="00000000" w:rsidDel="00000000" w:rsidP="00000000" w:rsidRDefault="00000000" w:rsidRPr="00000000" w14:paraId="00000137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남자1이 고개를 숙이며 감사하다고 한다.</w:t>
      </w:r>
    </w:p>
    <w:p w:rsidR="00000000" w:rsidDel="00000000" w:rsidP="00000000" w:rsidRDefault="00000000" w:rsidRPr="00000000" w14:paraId="0000013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감사합니다, 감사합니다!</w:t>
      </w:r>
    </w:p>
    <w:p w:rsidR="00000000" w:rsidDel="00000000" w:rsidP="00000000" w:rsidRDefault="00000000" w:rsidRPr="00000000" w14:paraId="000001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다정한 모습을 바라보며 부드럽게 미소 짓는다.</w:t>
      </w:r>
    </w:p>
    <w:p w:rsidR="00000000" w:rsidDel="00000000" w:rsidP="00000000" w:rsidRDefault="00000000" w:rsidRPr="00000000" w14:paraId="0000013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평생 잔인하고 오만한 자들만 보며 살아왔는데... 이토록 다정하고 정직한 사람을 만나게 되다니.</w:t>
      </w:r>
    </w:p>
    <w:p w:rsidR="00000000" w:rsidDel="00000000" w:rsidP="00000000" w:rsidRDefault="00000000" w:rsidRPr="00000000" w14:paraId="0000013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모세가 들고 있는 더러워진 연꽃을 부드러운 시선으로 본다.</w:t>
      </w:r>
    </w:p>
    <w:p w:rsidR="00000000" w:rsidDel="00000000" w:rsidP="00000000" w:rsidRDefault="00000000" w:rsidRPr="00000000" w14:paraId="0000013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델릴라의 전생의 남편인 걸 알았을 땐 두려웠지만, 이젠 아니야. 어쩌면 태양신께서 나를 굽어살피신 걸지도 몰라. 드디어 내가 있어야 할 자리에 온 것 같은 기분이 들어.</w:t>
      </w:r>
    </w:p>
    <w:p w:rsidR="00000000" w:rsidDel="00000000" w:rsidP="00000000" w:rsidRDefault="00000000" w:rsidRPr="00000000" w14:paraId="000001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떠나기 전, 모세를 바라보며 말한다.</w:t>
      </w:r>
    </w:p>
    <w:p w:rsidR="00000000" w:rsidDel="00000000" w:rsidP="00000000" w:rsidRDefault="00000000" w:rsidRPr="00000000" w14:paraId="0000013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이제 가야 합니다. 그러니 기억해요, 모세.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혼례는 사흘 뒤, 죽음의 바다 앞 제단에서 해요.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절대 잊어서는 안 돼요. 오늘 나눈 맹세를 지키러 저를 데리러 와주세요.</w:t>
      </w:r>
    </w:p>
    <w:p w:rsidR="00000000" w:rsidDel="00000000" w:rsidP="00000000" w:rsidRDefault="00000000" w:rsidRPr="00000000" w14:paraId="0000013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당당한 모습에 넋을 잃고 바라본다.</w:t>
      </w:r>
    </w:p>
    <w:p w:rsidR="00000000" w:rsidDel="00000000" w:rsidP="00000000" w:rsidRDefault="00000000" w:rsidRPr="00000000" w14:paraId="000001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향해 미소 짓는다.</w:t>
      </w:r>
    </w:p>
    <w:p w:rsidR="00000000" w:rsidDel="00000000" w:rsidP="00000000" w:rsidRDefault="00000000" w:rsidRPr="00000000" w14:paraId="0000014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당신의 신부가 되어 기다리고 있을게요.</w:t>
      </w:r>
    </w:p>
    <w:p w:rsidR="00000000" w:rsidDel="00000000" w:rsidP="00000000" w:rsidRDefault="00000000" w:rsidRPr="00000000" w14:paraId="000001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애틋하게 본다. </w:t>
      </w:r>
    </w:p>
    <w:p w:rsidR="00000000" w:rsidDel="00000000" w:rsidP="00000000" w:rsidRDefault="00000000" w:rsidRPr="00000000" w14:paraId="0000014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이 여인은 자신이 노예와 결혼하는 줄로만 알고 있을 텐데 두려움에 잡아먹히지 않고 나를 믿으려 하는구나. </w:t>
      </w:r>
    </w:p>
    <w:p w:rsidR="00000000" w:rsidDel="00000000" w:rsidP="00000000" w:rsidRDefault="00000000" w:rsidRPr="00000000" w14:paraId="00000144">
      <w:pPr>
        <w:spacing w:after="80" w:line="288.0000000000000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처음으로 희미하게 웃는다.</w:t>
      </w:r>
    </w:p>
    <w:p w:rsidR="00000000" w:rsidDel="00000000" w:rsidP="00000000" w:rsidRDefault="00000000" w:rsidRPr="00000000" w14:paraId="000001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반드시 가겠다 약속하지.</w:t>
      </w:r>
    </w:p>
    <w:p w:rsidR="00000000" w:rsidDel="00000000" w:rsidP="00000000" w:rsidRDefault="00000000" w:rsidRPr="00000000" w14:paraId="00000147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그 말과 함께 사라진다. 모세는 다말이 사라진 방향을 멍하니 바라본다.</w:t>
      </w:r>
    </w:p>
    <w:p w:rsidR="00000000" w:rsidDel="00000000" w:rsidP="00000000" w:rsidRDefault="00000000" w:rsidRPr="00000000" w14:paraId="00000148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Title"/>
        <w:spacing w:before="280" w:lineRule="auto"/>
        <w:rPr>
          <w:sz w:val="21"/>
          <w:szCs w:val="21"/>
        </w:rPr>
      </w:pPr>
      <w:bookmarkStart w:colFirst="0" w:colLast="0" w:name="_elaolnr9w7i3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제7화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죽음의 바다 앞 광장 / 사흘 후 낮</w:t>
      </w:r>
    </w:p>
    <w:p w:rsidR="00000000" w:rsidDel="00000000" w:rsidP="00000000" w:rsidRDefault="00000000" w:rsidRPr="00000000" w14:paraId="0000014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전령관, 군중, 네페라, 귀부인1, 귀부인2, 병사들, 파라오, 라반, 귀부인3, 소년, 모세, 가족들, 군인1, 군인2</w:t>
      </w:r>
    </w:p>
    <w:p w:rsidR="00000000" w:rsidDel="00000000" w:rsidP="00000000" w:rsidRDefault="00000000" w:rsidRPr="00000000" w14:paraId="0000014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다말과 델릴라의 혼인식이 열리는 날.</w:t>
      </w:r>
    </w:p>
    <w:p w:rsidR="00000000" w:rsidDel="00000000" w:rsidP="00000000" w:rsidRDefault="00000000" w:rsidRPr="00000000" w14:paraId="0000014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광장은 화려하게 차려입은 하객들로 가득하고, 곳곳에서 음악과 웃음소리가 울려 퍼진다.</w:t>
      </w:r>
    </w:p>
    <w:p w:rsidR="00000000" w:rsidDel="00000000" w:rsidP="00000000" w:rsidRDefault="00000000" w:rsidRPr="00000000" w14:paraId="000001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 중앙에 선 전령관이 두루마리를 펼쳐 들고 목청껏 외친다.</w:t>
      </w:r>
    </w:p>
    <w:p w:rsidR="00000000" w:rsidDel="00000000" w:rsidP="00000000" w:rsidRDefault="00000000" w:rsidRPr="00000000" w14:paraId="0000014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주목하시오! 신부 델릴라의 지참금을 공개하겠소!</w:t>
      </w:r>
    </w:p>
    <w:p w:rsidR="00000000" w:rsidDel="00000000" w:rsidP="00000000" w:rsidRDefault="00000000" w:rsidRPr="00000000" w14:paraId="000001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화려한 예복을 입은 델릴라가 만족스러운 미소를 짓고 서 있다.</w:t>
      </w:r>
    </w:p>
    <w:p w:rsidR="00000000" w:rsidDel="00000000" w:rsidP="00000000" w:rsidRDefault="00000000" w:rsidRPr="00000000" w14:paraId="0000015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전령관이 두루마리에 적힌 목록을 읽기 시작한다.</w:t>
      </w:r>
    </w:p>
    <w:p w:rsidR="00000000" w:rsidDel="00000000" w:rsidP="00000000" w:rsidRDefault="00000000" w:rsidRPr="00000000" w14:paraId="0000015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순금으로 만든 연꽃 장식 한 쌍!</w:t>
      </w:r>
    </w:p>
    <w:p w:rsidR="00000000" w:rsidDel="00000000" w:rsidP="00000000" w:rsidRDefault="00000000" w:rsidRPr="00000000" w14:paraId="0000015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보석함이 열리자, 그 안을 가득 채운 화려한 보석과 황금 장신구가 눈부시게 빛난다.</w:t>
      </w:r>
    </w:p>
    <w:p w:rsidR="00000000" w:rsidDel="00000000" w:rsidP="00000000" w:rsidRDefault="00000000" w:rsidRPr="00000000" w14:paraId="0000015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제국의 금화 아흔아홉 상자!</w:t>
      </w:r>
    </w:p>
    <w:p w:rsidR="00000000" w:rsidDel="00000000" w:rsidP="00000000" w:rsidRDefault="00000000" w:rsidRPr="00000000" w14:paraId="000001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거대한 상자들의 뚜껑이 차례로 열리고, 그 안에 금화가 산더미처럼 쌓여 있다.</w:t>
      </w:r>
    </w:p>
    <w:p w:rsidR="00000000" w:rsidDel="00000000" w:rsidP="00000000" w:rsidRDefault="00000000" w:rsidRPr="00000000" w14:paraId="0000015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 네페라와 귀부인들이 감탄하며 입을 다물지 못한다.</w:t>
      </w:r>
    </w:p>
    <w:p w:rsidR="00000000" w:rsidDel="00000000" w:rsidP="00000000" w:rsidRDefault="00000000" w:rsidRPr="00000000" w14:paraId="0000015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내리신 축복이로군요!</w:t>
      </w:r>
    </w:p>
    <w:p w:rsidR="00000000" w:rsidDel="00000000" w:rsidP="00000000" w:rsidRDefault="00000000" w:rsidRPr="00000000" w14:paraId="0000015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작은따님의 지참금은 왕의 신부에게도 부족함이 없겠어요!</w:t>
      </w:r>
    </w:p>
    <w:p w:rsidR="00000000" w:rsidDel="00000000" w:rsidP="00000000" w:rsidRDefault="00000000" w:rsidRPr="00000000" w14:paraId="0000015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곁에 서 있는 다말을 곁눈질하며 의기양양하게 말한다.</w:t>
      </w:r>
    </w:p>
    <w:p w:rsidR="00000000" w:rsidDel="00000000" w:rsidP="00000000" w:rsidRDefault="00000000" w:rsidRPr="00000000" w14:paraId="0000015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당연하지요. 신의 피를 이어받은 가문의 파라오 님과 혼인하는 것이니까요.</w:t>
      </w:r>
    </w:p>
    <w:p w:rsidR="00000000" w:rsidDel="00000000" w:rsidP="00000000" w:rsidRDefault="00000000" w:rsidRPr="00000000" w14:paraId="0000015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큰따님은 가난한 노예를 골랐다지요? 스스로 거지가 되겠다는 딸에게 귀한 보물을 낭비할 수는 없겠지요.</w:t>
      </w:r>
    </w:p>
    <w:p w:rsidR="00000000" w:rsidDel="00000000" w:rsidP="00000000" w:rsidRDefault="00000000" w:rsidRPr="00000000" w14:paraId="0000015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말없이 작은 천 주머니 하나만을 들고 서 있다.</w:t>
      </w:r>
    </w:p>
    <w:p w:rsidR="00000000" w:rsidDel="00000000" w:rsidP="00000000" w:rsidRDefault="00000000" w:rsidRPr="00000000" w14:paraId="000001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바라보며 비웃는다.</w:t>
      </w:r>
    </w:p>
    <w:p w:rsidR="00000000" w:rsidDel="00000000" w:rsidP="00000000" w:rsidRDefault="00000000" w:rsidRPr="00000000" w14:paraId="0000015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끝까지 고집을 부릴 셈이야? 그 보잘것없는 노예와 혼인하겠다고? 진흙탕 속에서 사는 법부터 익혀두는 게 좋을 거야. 궁금하네. 그 고운 손이 물집과 기름때로 뒤덮이기까지 얼마나 걸릴까?</w:t>
      </w:r>
    </w:p>
    <w:p w:rsidR="00000000" w:rsidDel="00000000" w:rsidP="00000000" w:rsidRDefault="00000000" w:rsidRPr="00000000" w14:paraId="000001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웃음을 터뜨린다.</w:t>
      </w:r>
    </w:p>
    <w:p w:rsidR="00000000" w:rsidDel="00000000" w:rsidP="00000000" w:rsidRDefault="00000000" w:rsidRPr="00000000" w14:paraId="0000016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굳은 표정으로 앞만 바라본다.</w:t>
      </w:r>
    </w:p>
    <w:p w:rsidR="00000000" w:rsidDel="00000000" w:rsidP="00000000" w:rsidRDefault="00000000" w:rsidRPr="00000000" w14:paraId="000001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화려한 꽃으로 장식된 마차가 병사들의 호위를 받으며 광장으로 들어선다.</w:t>
      </w:r>
    </w:p>
    <w:p w:rsidR="00000000" w:rsidDel="00000000" w:rsidP="00000000" w:rsidRDefault="00000000" w:rsidRPr="00000000" w14:paraId="0000016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마차가 멈추고, 파라오가 위풍당당한 모습으로 내린다.</w:t>
      </w:r>
    </w:p>
    <w:p w:rsidR="00000000" w:rsidDel="00000000" w:rsidP="00000000" w:rsidRDefault="00000000" w:rsidRPr="00000000" w14:paraId="0000016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바로 저런 것이 고귀한 자의 등장이지요! 파라오 님께서는 자신의 위엄을 드러낼 줄 아시는 분이에요.</w:t>
      </w:r>
    </w:p>
    <w:p w:rsidR="00000000" w:rsidDel="00000000" w:rsidP="00000000" w:rsidRDefault="00000000" w:rsidRPr="00000000" w14:paraId="000001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활짝 웃으며 파라오를 맞이하러 다가간다.</w:t>
      </w:r>
    </w:p>
    <w:p w:rsidR="00000000" w:rsidDel="00000000" w:rsidP="00000000" w:rsidRDefault="00000000" w:rsidRPr="00000000" w14:paraId="0000016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 가문의 자랑이 되실 파라오 님! 참으로 장엄한 등장이십니다!</w:t>
      </w:r>
    </w:p>
    <w:p w:rsidR="00000000" w:rsidDel="00000000" w:rsidP="00000000" w:rsidRDefault="00000000" w:rsidRPr="00000000" w14:paraId="000001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가볍게 미소 짓는다. 그 모습을 지켜보던 하객들이 수군거리기 시작한다.</w:t>
      </w:r>
    </w:p>
    <w:p w:rsidR="00000000" w:rsidDel="00000000" w:rsidP="00000000" w:rsidRDefault="00000000" w:rsidRPr="00000000" w14:paraId="000001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귀부인3: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님은 벌써 도착하셨는데, 큰따님의 신랑은 어디에 있는 것이오?</w:t>
      </w:r>
    </w:p>
    <w:p w:rsidR="00000000" w:rsidDel="00000000" w:rsidP="00000000" w:rsidRDefault="00000000" w:rsidRPr="00000000" w14:paraId="000001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초조한 표정으로 광장 입구를 돌아본다.</w:t>
      </w:r>
    </w:p>
    <w:p w:rsidR="00000000" w:rsidDel="00000000" w:rsidP="00000000" w:rsidRDefault="00000000" w:rsidRPr="00000000" w14:paraId="0000016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그런 다말을 바라보며 다시 비웃는다.</w:t>
      </w:r>
    </w:p>
    <w:p w:rsidR="00000000" w:rsidDel="00000000" w:rsidP="00000000" w:rsidRDefault="00000000" w:rsidRPr="00000000" w14:paraId="0000016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아직도 정신을 못차리고 기다리는 거야? 해가 중천에 떴는데도 언니의 노예는 모습조차 보이지 않잖아. 그 남자는 분명 도망쳤을 거야. 빈털터리 계집은 노예도 거른다잖아!</w:t>
      </w:r>
    </w:p>
    <w:p w:rsidR="00000000" w:rsidDel="00000000" w:rsidP="00000000" w:rsidRDefault="00000000" w:rsidRPr="00000000" w14:paraId="0000016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라반을 비롯한 주변 사람들도 다말을 바라보며 비웃는다.</w:t>
      </w:r>
    </w:p>
    <w:p w:rsidR="00000000" w:rsidDel="00000000" w:rsidP="00000000" w:rsidRDefault="00000000" w:rsidRPr="00000000" w14:paraId="000001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넘실거리는 바다를 등지고 꼿꼿하게 서 있다. 그러나</w:t>
      </w:r>
      <w:commentRangeStart w:id="22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해가 기울수록</w:t>
      </w:r>
      <w:commentRangeEnd w:id="22"/>
      <w:r w:rsidDel="00000000" w:rsidR="00000000" w:rsidRPr="00000000">
        <w:commentReference w:id="22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손끝이 떨린다.</w:t>
      </w:r>
    </w:p>
    <w:p w:rsidR="00000000" w:rsidDel="00000000" w:rsidP="00000000" w:rsidRDefault="00000000" w:rsidRPr="00000000" w14:paraId="000001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모세…</w:t>
      </w:r>
    </w:p>
    <w:p w:rsidR="00000000" w:rsidDel="00000000" w:rsidP="00000000" w:rsidRDefault="00000000" w:rsidRPr="00000000" w14:paraId="000001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절망이 스치는 그 순간 하늘이 잿빛으로 물들며 폭풍우가 몰아치기 시작한다.</w:t>
      </w:r>
    </w:p>
    <w:p w:rsidR="00000000" w:rsidDel="00000000" w:rsidP="00000000" w:rsidRDefault="00000000" w:rsidRPr="00000000" w14:paraId="0000016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소년: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폭풍우다!! 신이 분노하신 거야!</w:t>
      </w:r>
    </w:p>
    <w:p w:rsidR="00000000" w:rsidDel="00000000" w:rsidP="00000000" w:rsidRDefault="00000000" w:rsidRPr="00000000" w14:paraId="0000017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군중이 웅성거리는 가운데, 흙바람을 뚫고 모세가 걸어온다. 군대가 모세를 비웃는다.</w:t>
      </w:r>
    </w:p>
    <w:p w:rsidR="00000000" w:rsidDel="00000000" w:rsidP="00000000" w:rsidRDefault="00000000" w:rsidRPr="00000000" w14:paraId="0000017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멈춰라! 길에서 구걸하다 늦은 모양인데 가서 마저 구걸이나 해.</w:t>
      </w:r>
    </w:p>
    <w:p w:rsidR="00000000" w:rsidDel="00000000" w:rsidP="00000000" w:rsidRDefault="00000000" w:rsidRPr="00000000" w14:paraId="0000017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군인2: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천한 거지가 감히 혼례를 올리려 하니 신들께서 재앙으로 답하신 게지. 썩 물러나라! </w:t>
      </w:r>
    </w:p>
    <w:p w:rsidR="00000000" w:rsidDel="00000000" w:rsidP="00000000" w:rsidRDefault="00000000" w:rsidRPr="00000000" w14:paraId="0000017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비웃던 군대의 창칼이 그를 가로막지만, 모세는 말없이 바다를 향해 낡은 지팡이를 치켜든다.</w:t>
      </w:r>
    </w:p>
    <w:p w:rsidR="00000000" w:rsidDel="00000000" w:rsidP="00000000" w:rsidRDefault="00000000" w:rsidRPr="00000000" w14:paraId="000001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쿠구구궁—! 천지를 찢는 굉음과 함께, 집어삼킬 듯 굽이치던 거대한 붉은 바다가 좌우로 두 동강 난다. 수십 미터의 거대한 물 벽이 양옆으로 솟구치고, 그 사이로 바다 밑바닥의 뽀얀 마른 땅이 황금빛 길처럼 드러난다.</w:t>
      </w:r>
    </w:p>
    <w:p w:rsidR="00000000" w:rsidDel="00000000" w:rsidP="00000000" w:rsidRDefault="00000000" w:rsidRPr="00000000" w14:paraId="0000017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압도적인 기적 앞에 </w:t>
      </w:r>
      <w:commentRangeStart w:id="23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델릴라, </w:t>
      </w:r>
      <w:commentRangeEnd w:id="23"/>
      <w:r w:rsidDel="00000000" w:rsidR="00000000" w:rsidRPr="00000000">
        <w:commentReference w:id="23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모든 제국민이 경악하며 모세의 앞에 무릎을 꿇는다.</w:t>
      </w:r>
    </w:p>
    <w:p w:rsidR="00000000" w:rsidDel="00000000" w:rsidP="00000000" w:rsidRDefault="00000000" w:rsidRPr="00000000" w14:paraId="0000017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바다를 가르는 권능이라니... 부디 저희를 불쌍히 여기시고 자비를 베풀어 주십시오! </w:t>
      </w:r>
    </w:p>
    <w:p w:rsidR="00000000" w:rsidDel="00000000" w:rsidP="00000000" w:rsidRDefault="00000000" w:rsidRPr="00000000" w14:paraId="0000017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물벽이 포효하는 바다 한가운데서, 모세는 다른 이들을 무시하고 오직 다말만을 향해 손을 내민다.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약속대로 나의 신부를 맞이하러 왔다.</w:t>
      </w:r>
      <w:commentRangeEnd w:id="24"/>
      <w:r w:rsidDel="00000000" w:rsidR="00000000" w:rsidRPr="00000000">
        <w:commentReference w:id="2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Title"/>
        <w:spacing w:before="280" w:lineRule="auto"/>
        <w:rPr/>
      </w:pPr>
      <w:bookmarkStart w:colFirst="0" w:colLast="0" w:name="_qqbahvcirdi4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제8화</w:t>
      </w:r>
    </w:p>
    <w:p w:rsidR="00000000" w:rsidDel="00000000" w:rsidP="00000000" w:rsidRDefault="00000000" w:rsidRPr="00000000" w14:paraId="0000017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광장 / 낮</w:t>
      </w:r>
    </w:p>
    <w:p w:rsidR="00000000" w:rsidDel="00000000" w:rsidP="00000000" w:rsidRDefault="00000000" w:rsidRPr="00000000" w14:paraId="0000017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군중, 아론, 모세, 다말, 델릴라, 가족들, 라반, 귀족 남자1, 귀부인1, 네페라, 전령관, 원로, 파라오</w:t>
      </w:r>
    </w:p>
    <w:p w:rsidR="00000000" w:rsidDel="00000000" w:rsidP="00000000" w:rsidRDefault="00000000" w:rsidRPr="00000000" w14:paraId="0000017E">
      <w:pPr>
        <w:spacing w:after="40" w:line="288.00000000000006" w:lineRule="auto"/>
        <w:rPr>
          <w:sz w:val="21"/>
          <w:szCs w:val="21"/>
        </w:rPr>
      </w:pPr>
      <w:commentRangeStart w:id="25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경외하는 군중들 사이로 여전히 남루한 노예 차림의 모세가 아론과 함께 당당히 걸어 들어온다.</w:t>
      </w:r>
      <w:commentRangeEnd w:id="25"/>
      <w:r w:rsidDel="00000000" w:rsidR="00000000" w:rsidRPr="00000000">
        <w:commentReference w:id="2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시선은 오직 다말에게 향해 있다.</w:t>
      </w:r>
    </w:p>
    <w:p w:rsidR="00000000" w:rsidDel="00000000" w:rsidP="00000000" w:rsidRDefault="00000000" w:rsidRPr="00000000" w14:paraId="0000018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믿을 수 없다는 표정으로 모세를 바라보고, 다말의 얼굴에는 안도와 기쁨이 번진다.</w:t>
      </w:r>
    </w:p>
    <w:p w:rsidR="00000000" w:rsidDel="00000000" w:rsidP="00000000" w:rsidRDefault="00000000" w:rsidRPr="00000000" w14:paraId="000001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계단 아래에 멈춰 서서 다말과 가족들을 본다. 사람들은 여전히 모세를 경외한다.</w:t>
      </w:r>
    </w:p>
    <w:p w:rsidR="00000000" w:rsidDel="00000000" w:rsidP="00000000" w:rsidRDefault="00000000" w:rsidRPr="00000000" w14:paraId="0000018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사람들에게 날카롭게 분노하며 소리 지른다.</w:t>
      </w:r>
    </w:p>
    <w:p w:rsidR="00000000" w:rsidDel="00000000" w:rsidP="00000000" w:rsidRDefault="00000000" w:rsidRPr="00000000" w14:paraId="0000018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정신 나간 거야? 그건 신의 권능도, 저 노예의 기적도 아니야. 때마침 불어온 폭풍이 바다를 갈랐을 뿐이라고!!</w:t>
      </w:r>
    </w:p>
    <w:p w:rsidR="00000000" w:rsidDel="00000000" w:rsidP="00000000" w:rsidRDefault="00000000" w:rsidRPr="00000000" w14:paraId="000001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사람들이 서로의 눈치를 보며 일어나고 라반도 수긍하며 일어난다. 라반은 속았다는 생각에 분노한다.</w:t>
      </w:r>
    </w:p>
    <w:p w:rsidR="00000000" w:rsidDel="00000000" w:rsidP="00000000" w:rsidRDefault="00000000" w:rsidRPr="00000000" w14:paraId="0000018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말이 맞다. 어찌 남루한 거지가 그런 일을 해낼 수 있겠는가. 내가 우연에 속아 저 비천한 노예 앞에 머리를 조아리다니…!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다급히 모세의 귓가에 속삭인다.</w:t>
      </w:r>
    </w:p>
    <w:p w:rsidR="00000000" w:rsidDel="00000000" w:rsidP="00000000" w:rsidRDefault="00000000" w:rsidRPr="00000000" w14:paraId="0000018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commentRangeStart w:id="26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주군. 인간들의 혼인 관습에 따르면 신부의 아버지께 예를 갖추셔야 합니다.</w:t>
      </w:r>
      <w:commentRangeEnd w:id="26"/>
      <w:r w:rsidDel="00000000" w:rsidR="00000000" w:rsidRPr="00000000">
        <w:commentReference w:id="2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아론의 말을 가볍게 흘려듣고 곧장 라반에게 다가간다.</w:t>
      </w:r>
    </w:p>
    <w:p w:rsidR="00000000" w:rsidDel="00000000" w:rsidP="00000000" w:rsidRDefault="00000000" w:rsidRPr="00000000" w14:paraId="000001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가볍게 고개를 숙인다.</w:t>
      </w:r>
    </w:p>
    <w:p w:rsidR="00000000" w:rsidDel="00000000" w:rsidP="00000000" w:rsidRDefault="00000000" w:rsidRPr="00000000" w14:paraId="0000018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그간 잘 지냈는가? 약속대로 내 신부를 데리러 왔소.</w:t>
      </w:r>
    </w:p>
    <w:p w:rsidR="00000000" w:rsidDel="00000000" w:rsidP="00000000" w:rsidRDefault="00000000" w:rsidRPr="00000000" w14:paraId="0000018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분노로 얼굴을 붉히며 소리친다.</w:t>
      </w:r>
    </w:p>
    <w:p w:rsidR="00000000" w:rsidDel="00000000" w:rsidP="00000000" w:rsidRDefault="00000000" w:rsidRPr="00000000" w14:paraId="0000018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 더러운 누더기를 걸치고 혼인식에 나타나다니! 제국의 모든 명가가 지켜보는 앞에서 우리를 모욕하려는 것이냐?</w:t>
      </w:r>
    </w:p>
    <w:p w:rsidR="00000000" w:rsidDel="00000000" w:rsidP="00000000" w:rsidRDefault="00000000" w:rsidRPr="00000000" w14:paraId="0000018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속에서 비웃음이 터져 나온다. 한 귀족 남자가 모세를 조롱하며 외친다.</w:t>
      </w:r>
    </w:p>
    <w:p w:rsidR="00000000" w:rsidDel="00000000" w:rsidP="00000000" w:rsidRDefault="00000000" w:rsidRPr="00000000" w14:paraId="0000018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귀족 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노예는 신부를 데리러 온 것인가, 남은 음식이라도 구걸하러 온 것인가? 저 꼴을 보시오! 언제부터 길거리의 거지가 귀족의 궁전에 드나들 수 있었단 말이오?</w:t>
      </w:r>
    </w:p>
    <w:p w:rsidR="00000000" w:rsidDel="00000000" w:rsidP="00000000" w:rsidRDefault="00000000" w:rsidRPr="00000000" w14:paraId="0000018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입을 가리고 웃음을 터뜨린다. 다른 하객들도 모세를 보며 비웃는다.</w:t>
      </w:r>
    </w:p>
    <w:p w:rsidR="00000000" w:rsidDel="00000000" w:rsidP="00000000" w:rsidRDefault="00000000" w:rsidRPr="00000000" w14:paraId="0000019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님은 황금 마차를 타고 신처럼 빛나며 오셨는데, 저자는 시궁창의 먼지와도 같군요. 참으로 수치스러운 일이에요.</w:t>
      </w:r>
    </w:p>
    <w:p w:rsidR="00000000" w:rsidDel="00000000" w:rsidP="00000000" w:rsidRDefault="00000000" w:rsidRPr="00000000" w14:paraId="0000019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정말이지, 언니. 하필 신들께서 지켜보시는 오늘 같은 날, 언니의 거지는 혼인식에 입을 변변한 옷 한 벌도 마련하지 못했나 봐. 내가 언니라면 부끄러워서 견디지 못했을 거야.</w:t>
      </w:r>
    </w:p>
    <w:p w:rsidR="00000000" w:rsidDel="00000000" w:rsidP="00000000" w:rsidRDefault="00000000" w:rsidRPr="00000000" w14:paraId="0000019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모두의 조롱 속에서 다말이 굳건한 목소리로 외친다.</w:t>
      </w:r>
    </w:p>
    <w:p w:rsidR="00000000" w:rsidDel="00000000" w:rsidP="00000000" w:rsidRDefault="00000000" w:rsidRPr="00000000" w14:paraId="0000019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당신들의 천박한 조롱은 제게 아무런 의미도 없어요. 혼인은 두 영혼이 맺어지는 신성한 서약이지, 재물을 과시하는 자리가 아니에요. 저는 이 남자를 선택했고, 앞으로도 그의 곁에 설 거예요.</w:t>
      </w:r>
    </w:p>
    <w:p w:rsidR="00000000" w:rsidDel="00000000" w:rsidP="00000000" w:rsidRDefault="00000000" w:rsidRPr="00000000" w14:paraId="0000019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바라보며 희미하게 미소 짓는다.</w:t>
      </w:r>
    </w:p>
    <w:p w:rsidR="00000000" w:rsidDel="00000000" w:rsidP="00000000" w:rsidRDefault="00000000" w:rsidRPr="00000000" w14:paraId="0000019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이성을 잃고 소리친다.</w:t>
      </w:r>
    </w:p>
    <w:p w:rsidR="00000000" w:rsidDel="00000000" w:rsidP="00000000" w:rsidRDefault="00000000" w:rsidRPr="00000000" w14:paraId="0000019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고집불통 같은 계집애! 부끄러운 줄도 모르느냐? 온 도시가 지켜보는 앞에서 우리 가문에 망신을 주고 있구나!</w:t>
      </w:r>
    </w:p>
    <w:p w:rsidR="00000000" w:rsidDel="00000000" w:rsidP="00000000" w:rsidRDefault="00000000" w:rsidRPr="00000000" w14:paraId="000001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라반의 팔을 붙잡으며 진정시킨다.</w:t>
      </w:r>
    </w:p>
    <w:p w:rsidR="00000000" w:rsidDel="00000000" w:rsidP="00000000" w:rsidRDefault="00000000" w:rsidRPr="00000000" w14:paraId="0000019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여보, 그만하세요. 저 아이가 이곳을 떠나는 순간, 우리 가문과의 연도 끝나는 겁니다. 금화 한 닢은커녕, 가문의 영광 한 조각도 받지 못한 채 빈손으로 떠나게 될 테니까요.</w:t>
      </w:r>
    </w:p>
    <w:p w:rsidR="00000000" w:rsidDel="00000000" w:rsidP="00000000" w:rsidRDefault="00000000" w:rsidRPr="00000000" w14:paraId="000001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애써 분노를 삭인다.</w:t>
      </w:r>
    </w:p>
    <w:p w:rsidR="00000000" w:rsidDel="00000000" w:rsidP="00000000" w:rsidRDefault="00000000" w:rsidRPr="00000000" w14:paraId="0000019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전령관이 목소리를 높인다.</w:t>
      </w:r>
    </w:p>
    <w:p w:rsidR="00000000" w:rsidDel="00000000" w:rsidP="00000000" w:rsidRDefault="00000000" w:rsidRPr="00000000" w14:paraId="0000019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신부들은 마차에 오르시오!</w:t>
      </w:r>
    </w:p>
    <w:p w:rsidR="00000000" w:rsidDel="00000000" w:rsidP="00000000" w:rsidRDefault="00000000" w:rsidRPr="00000000" w14:paraId="0000019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승리자의 미소를 지으며 계단을 내려간다.</w:t>
      </w:r>
    </w:p>
    <w:p w:rsidR="00000000" w:rsidDel="00000000" w:rsidP="00000000" w:rsidRDefault="00000000" w:rsidRPr="00000000" w14:paraId="000001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지참금 상자들을 들고 그 뒤를 따른다.</w:t>
      </w:r>
    </w:p>
    <w:p w:rsidR="00000000" w:rsidDel="00000000" w:rsidP="00000000" w:rsidRDefault="00000000" w:rsidRPr="00000000" w14:paraId="0000019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군중이 델릴라를 향해 박수를 보낸다.</w:t>
      </w:r>
    </w:p>
    <w:p w:rsidR="00000000" w:rsidDel="00000000" w:rsidP="00000000" w:rsidRDefault="00000000" w:rsidRPr="00000000" w14:paraId="0000019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광장에는 다말과 모세, 아론만이 덩그러니 남는다.</w:t>
      </w:r>
    </w:p>
    <w:p w:rsidR="00000000" w:rsidDel="00000000" w:rsidP="00000000" w:rsidRDefault="00000000" w:rsidRPr="00000000" w14:paraId="000001A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말 두 필이 끄는 소박하지만 기품 있는 마차가 광장 안으로 들어온다.</w:t>
      </w:r>
    </w:p>
    <w:p w:rsidR="00000000" w:rsidDel="00000000" w:rsidP="00000000" w:rsidRDefault="00000000" w:rsidRPr="00000000" w14:paraId="000001A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마차에서 화관을 쓴 백발의 원로가 내린다.</w:t>
      </w:r>
    </w:p>
    <w:p w:rsidR="00000000" w:rsidDel="00000000" w:rsidP="00000000" w:rsidRDefault="00000000" w:rsidRPr="00000000" w14:paraId="000001A2">
      <w:pPr>
        <w:spacing w:after="40" w:line="288.00000000000006" w:lineRule="auto"/>
        <w:rPr>
          <w:sz w:val="21"/>
          <w:szCs w:val="21"/>
        </w:rPr>
      </w:pPr>
      <w:commentRangeStart w:id="27"/>
      <w:commentRangeStart w:id="28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원로가 주위를 둘러보다가 다말과 모세를 향해 온화한 미소를 지으며 다가온다.</w:t>
      </w:r>
    </w:p>
    <w:p w:rsidR="00000000" w:rsidDel="00000000" w:rsidP="00000000" w:rsidRDefault="00000000" w:rsidRPr="00000000" w14:paraId="000001A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모세를 알아본 원로가 경악하며 중얼거린다.</w:t>
      </w:r>
    </w:p>
    <w:p w:rsidR="00000000" w:rsidDel="00000000" w:rsidP="00000000" w:rsidRDefault="00000000" w:rsidRPr="00000000" w14:paraId="000001A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원로: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저분은… 신의 대언자이시지 않은가!</w:t>
      </w:r>
      <w:commentRangeEnd w:id="27"/>
      <w:r w:rsidDel="00000000" w:rsidR="00000000" w:rsidRPr="00000000">
        <w:commentReference w:id="2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원로를 발견하고 입술에 손가락을 가져다 대며 조용히 하라는 신호를 보낸다.</w:t>
      </w:r>
    </w:p>
    <w:p w:rsidR="00000000" w:rsidDel="00000000" w:rsidP="00000000" w:rsidRDefault="00000000" w:rsidRPr="00000000" w14:paraId="000001A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원로는 충격을 감추지 못한 채 라반에게 다가간다.</w:t>
      </w:r>
    </w:p>
    <w:p w:rsidR="00000000" w:rsidDel="00000000" w:rsidP="00000000" w:rsidRDefault="00000000" w:rsidRPr="00000000" w14:paraId="000001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원로를 발견하고 반갑게 웃는다.</w:t>
      </w:r>
    </w:p>
    <w:p w:rsidR="00000000" w:rsidDel="00000000" w:rsidP="00000000" w:rsidRDefault="00000000" w:rsidRPr="00000000" w14:paraId="000001A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원로: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 님. 당신의 사위는 평범한 인간이 아닙니다. 높은 하늘이 내린 신들의 은총이지요!</w:t>
      </w:r>
      <w:commentRangeEnd w:id="28"/>
      <w:r w:rsidDel="00000000" w:rsidR="00000000" w:rsidRPr="00000000">
        <w:commentReference w:id="2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그 말이 파라오를 가리키는 것이라 여기고 흡족한 미소를 짓는다.</w:t>
      </w:r>
    </w:p>
    <w:p w:rsidR="00000000" w:rsidDel="00000000" w:rsidP="00000000" w:rsidRDefault="00000000" w:rsidRPr="00000000" w14:paraId="000001A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과찬이십니다, 원로님. 참으로 우리 가문의 영광이지요.</w:t>
      </w:r>
    </w:p>
    <w:p w:rsidR="00000000" w:rsidDel="00000000" w:rsidP="00000000" w:rsidRDefault="00000000" w:rsidRPr="00000000" w14:paraId="000001A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다말과 모세에게 다가와 조롱하듯 말한다.</w:t>
      </w:r>
    </w:p>
    <w:p w:rsidR="00000000" w:rsidDel="00000000" w:rsidP="00000000" w:rsidRDefault="00000000" w:rsidRPr="00000000" w14:paraId="000001A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설마 여기까지 걸어온 것이오? 혼인식 날 신부를 흙길이나 걷게 만들다니. 온 제국의 웃음거리가 따로 없군.</w:t>
      </w:r>
    </w:p>
    <w:p w:rsidR="00000000" w:rsidDel="00000000" w:rsidP="00000000" w:rsidRDefault="00000000" w:rsidRPr="00000000" w14:paraId="000001A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팔에 자신의 팔을 끼며 거든다.</w:t>
      </w:r>
    </w:p>
    <w:p w:rsidR="00000000" w:rsidDel="00000000" w:rsidP="00000000" w:rsidRDefault="00000000" w:rsidRPr="00000000" w14:paraId="000001A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가엾은 우리 언니. 모든 남자가 파라오 님처럼 고귀한 품격을 지닌 것은 아니니까요</w:t>
      </w:r>
    </w:p>
    <w:p w:rsidR="00000000" w:rsidDel="00000000" w:rsidP="00000000" w:rsidRDefault="00000000" w:rsidRPr="00000000" w14:paraId="000001A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파라오에게 손을 내민다. 하지만 파라오는 델릴라의 손을 외면한 채 혼자 화려한 마차에 올라탄다.</w:t>
      </w:r>
    </w:p>
    <w:p w:rsidR="00000000" w:rsidDel="00000000" w:rsidP="00000000" w:rsidRDefault="00000000" w:rsidRPr="00000000" w14:paraId="000001B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미소가 어색하게 굳는다. 그 모습을 지켜보던 모세가 다말을 사랑스럽게 바라본다.</w:t>
      </w:r>
    </w:p>
    <w:p w:rsidR="00000000" w:rsidDel="00000000" w:rsidP="00000000" w:rsidRDefault="00000000" w:rsidRPr="00000000" w14:paraId="000001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가볍게 안아 든다.</w:t>
      </w:r>
    </w:p>
    <w:p w:rsidR="00000000" w:rsidDel="00000000" w:rsidP="00000000" w:rsidRDefault="00000000" w:rsidRPr="00000000" w14:paraId="000001B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놀라 모세를 바라본다.</w:t>
      </w:r>
    </w:p>
    <w:p w:rsidR="00000000" w:rsidDel="00000000" w:rsidP="00000000" w:rsidRDefault="00000000" w:rsidRPr="00000000" w14:paraId="000001B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두 사람을 향해 분노 어린 눈빛을 보내다가 몸을 돌려 홀로 마차에 오른다.</w:t>
      </w:r>
    </w:p>
    <w:p w:rsidR="00000000" w:rsidDel="00000000" w:rsidP="00000000" w:rsidRDefault="00000000" w:rsidRPr="00000000" w14:paraId="000001B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걱정 말거라. 내 집으로 가는 것이니.</w:t>
      </w:r>
    </w:p>
    <w:p w:rsidR="00000000" w:rsidDel="00000000" w:rsidP="00000000" w:rsidRDefault="00000000" w:rsidRPr="00000000" w14:paraId="000001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안은 채 군중 사이를 지나간다.</w:t>
      </w:r>
    </w:p>
    <w:p w:rsidR="00000000" w:rsidDel="00000000" w:rsidP="00000000" w:rsidRDefault="00000000" w:rsidRPr="00000000" w14:paraId="000001B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1B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두 사람의 뒷모습을 바라보며 경멸 어린 미소를 짓는다.</w:t>
      </w:r>
    </w:p>
    <w:p w:rsidR="00000000" w:rsidDel="00000000" w:rsidP="00000000" w:rsidRDefault="00000000" w:rsidRPr="00000000" w14:paraId="000001B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두고 봐, 다말. 내가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왕국의 </w:t>
      </w:r>
      <w:ins w:author="Rowan Lee" w:id="0" w:date="2026-07-30T07:57:32Z">
        <w:r w:rsidDel="00000000" w:rsidR="00000000" w:rsidRPr="00000000">
          <w:rPr>
            <w:sz w:val="21"/>
            <w:szCs w:val="21"/>
            <w:highlight w:val="white"/>
            <w:rtl w:val="0"/>
            <w:rPrChange w:author="Rowan Lee" w:id="1" w:date="2026-07-30T07:57:32Z">
              <w:rPr>
                <w:sz w:val="21"/>
                <w:szCs w:val="21"/>
                <w:highlight w:val="white"/>
              </w:rPr>
            </w:rPrChange>
          </w:rPr>
          <w:t xml:space="preserve">대왕비</w:t>
        </w:r>
      </w:ins>
      <w:del w:author="Rowan Lee" w:id="0" w:date="2026-07-30T07:57:32Z">
        <w:r w:rsidDel="00000000" w:rsidR="00000000" w:rsidRPr="00000000">
          <w:rPr>
            <w:sz w:val="21"/>
            <w:szCs w:val="21"/>
            <w:highlight w:val="white"/>
            <w:rtl w:val="0"/>
            <w:rPrChange w:author="Rowan Lee" w:id="1" w:date="2026-07-30T07:57:32Z">
              <w:rPr>
                <w:sz w:val="21"/>
                <w:szCs w:val="21"/>
                <w:highlight w:val="white"/>
              </w:rPr>
            </w:rPrChange>
          </w:rPr>
          <w:delText xml:space="preserve">가장 위대한</w:delText>
        </w:r>
        <w:r w:rsidDel="00000000" w:rsidR="00000000" w:rsidRPr="00000000">
          <w:rPr>
            <w:sz w:val="21"/>
            <w:szCs w:val="21"/>
            <w:highlight w:val="white"/>
            <w:rtl w:val="0"/>
            <w:rPrChange w:author="Rowan Lee" w:id="1" w:date="2026-07-30T07:57:32Z">
              <w:rPr>
                <w:sz w:val="21"/>
                <w:szCs w:val="21"/>
              </w:rPr>
            </w:rPrChange>
          </w:rPr>
          <w:delText xml:space="preserve"> 왕비</w:delText>
        </w:r>
      </w:del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 되는 날, 넌 흙바닥에 엎드려 내 발끝에 입을 맞추게 될 테니까.</w:t>
      </w:r>
    </w:p>
    <w:p w:rsidR="00000000" w:rsidDel="00000000" w:rsidP="00000000" w:rsidRDefault="00000000" w:rsidRPr="00000000" w14:paraId="000001BA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Title"/>
        <w:spacing w:before="280" w:lineRule="auto"/>
        <w:rPr/>
      </w:pPr>
      <w:bookmarkStart w:colFirst="0" w:colLast="0" w:name="_9qy7bqcmauxu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제9화</w:t>
      </w:r>
    </w:p>
    <w:p w:rsidR="00000000" w:rsidDel="00000000" w:rsidP="00000000" w:rsidRDefault="00000000" w:rsidRPr="00000000" w14:paraId="000001B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근교, 오두막 / 낮</w:t>
      </w:r>
    </w:p>
    <w:p w:rsidR="00000000" w:rsidDel="00000000" w:rsidP="00000000" w:rsidRDefault="00000000" w:rsidRPr="00000000" w14:paraId="000001B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아론, 모세</w:t>
      </w:r>
    </w:p>
    <w:p w:rsidR="00000000" w:rsidDel="00000000" w:rsidP="00000000" w:rsidRDefault="00000000" w:rsidRPr="00000000" w14:paraId="000001B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다말, 아론이 아담한 돌집에 도착한다.</w:t>
      </w:r>
    </w:p>
    <w:p w:rsidR="00000000" w:rsidDel="00000000" w:rsidP="00000000" w:rsidRDefault="00000000" w:rsidRPr="00000000" w14:paraId="000001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집 안의 벽난로에는 불이 타오르고 있다.</w:t>
      </w:r>
    </w:p>
    <w:p w:rsidR="00000000" w:rsidDel="00000000" w:rsidP="00000000" w:rsidRDefault="00000000" w:rsidRPr="00000000" w14:paraId="000001C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주례를 맡아 두 사람 앞에 선다.</w:t>
      </w:r>
    </w:p>
    <w:p w:rsidR="00000000" w:rsidDel="00000000" w:rsidP="00000000" w:rsidRDefault="00000000" w:rsidRPr="00000000" w14:paraId="000001C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</w:t>
      </w:r>
      <w:commentRangeStart w:id="29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태양신의 이름으로, 성스러운 불꽃 앞에 맹세</w:t>
      </w:r>
      <w:commentRangeEnd w:id="29"/>
      <w:r w:rsidDel="00000000" w:rsidR="00000000" w:rsidRPr="00000000">
        <w:commentReference w:id="29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하십시오.</w:t>
      </w:r>
    </w:p>
    <w:p w:rsidR="00000000" w:rsidDel="00000000" w:rsidP="00000000" w:rsidRDefault="00000000" w:rsidRPr="00000000" w14:paraId="000001C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다말과 모세가 눈을 감고 두 손을 모은다.</w:t>
      </w:r>
    </w:p>
    <w:p w:rsidR="00000000" w:rsidDel="00000000" w:rsidP="00000000" w:rsidRDefault="00000000" w:rsidRPr="00000000" w14:paraId="000001C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기도하는 사이, 모세가 슬며시 눈을 뜨고 아론을 바라본다.</w:t>
      </w:r>
    </w:p>
    <w:p w:rsidR="00000000" w:rsidDel="00000000" w:rsidP="00000000" w:rsidRDefault="00000000" w:rsidRPr="00000000" w14:paraId="000001C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(작게) 고작 이런 곳밖에 찾지 못한 건가?</w:t>
      </w:r>
    </w:p>
    <w:p w:rsidR="00000000" w:rsidDel="00000000" w:rsidP="00000000" w:rsidRDefault="00000000" w:rsidRPr="00000000" w14:paraId="000001C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모세에게 다가가 속삭인다. 그 대답을 들은 모세가 작게 한숨 쉰다.</w:t>
      </w:r>
    </w:p>
    <w:p w:rsidR="00000000" w:rsidDel="00000000" w:rsidP="00000000" w:rsidRDefault="00000000" w:rsidRPr="00000000" w14:paraId="000001C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주군께서는 지금 떠돌이 노예이십니다. 왕도 밖에서 그 신분에 어울리는 빈집은 이곳뿐이었습니다. </w:t>
      </w:r>
    </w:p>
    <w:p w:rsidR="00000000" w:rsidDel="00000000" w:rsidP="00000000" w:rsidRDefault="00000000" w:rsidRPr="00000000" w14:paraId="000001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우리의 서약을 지켜보셨습니다.</w:t>
      </w:r>
    </w:p>
    <w:p w:rsidR="00000000" w:rsidDel="00000000" w:rsidP="00000000" w:rsidRDefault="00000000" w:rsidRPr="00000000" w14:paraId="000001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눈을 뜨고 모세를 향해 미소 짓는다.</w:t>
      </w:r>
    </w:p>
    <w:p w:rsidR="00000000" w:rsidDel="00000000" w:rsidP="00000000" w:rsidRDefault="00000000" w:rsidRPr="00000000" w14:paraId="000001C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우리의 서약은 맺어졌어요.</w:t>
      </w:r>
    </w:p>
    <w:p w:rsidR="00000000" w:rsidDel="00000000" w:rsidP="00000000" w:rsidRDefault="00000000" w:rsidRPr="00000000" w14:paraId="000001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안쓰럽게 바라본다.</w:t>
      </w:r>
    </w:p>
    <w:p w:rsidR="00000000" w:rsidDel="00000000" w:rsidP="00000000" w:rsidRDefault="00000000" w:rsidRPr="00000000" w14:paraId="000001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미안하군. 당신을 이런 곳에서 살게 해서는 안 되는데.</w:t>
      </w:r>
    </w:p>
    <w:p w:rsidR="00000000" w:rsidDel="00000000" w:rsidP="00000000" w:rsidRDefault="00000000" w:rsidRPr="00000000" w14:paraId="000001C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환하게 웃으며 집 안을 둘러본다.</w:t>
      </w:r>
    </w:p>
    <w:p w:rsidR="00000000" w:rsidDel="00000000" w:rsidP="00000000" w:rsidRDefault="00000000" w:rsidRPr="00000000" w14:paraId="000001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마음에 들어요. 이곳을 좀 봐요. 돌 틈을 메우고 바닥에 새 짚을 깔면, 아늑하고 따뜻한 집이 될 거예요.</w:t>
      </w:r>
    </w:p>
    <w:p w:rsidR="00000000" w:rsidDel="00000000" w:rsidP="00000000" w:rsidRDefault="00000000" w:rsidRPr="00000000" w14:paraId="000001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감동한 듯 부드러운 미소를 짓는다.</w:t>
      </w:r>
    </w:p>
    <w:p w:rsidR="00000000" w:rsidDel="00000000" w:rsidP="00000000" w:rsidRDefault="00000000" w:rsidRPr="00000000" w14:paraId="000001CF">
      <w:pPr>
        <w:spacing w:after="80" w:line="288.00000000000006" w:lineRule="auto"/>
        <w:ind w:left="720" w:hanging="360"/>
        <w:rPr>
          <w:del w:author="Rowan Lee" w:id="11" w:date="2026-07-30T11:29:02Z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이토록 순수하고 겸손한 영혼이라니. </w:t>
      </w:r>
      <w:del w:author="Rowan Lee" w:id="11" w:date="2026-07-30T11:29:02Z">
        <w:r w:rsidDel="00000000" w:rsidR="00000000" w:rsidRPr="00000000">
          <w:rPr>
            <w:sz w:val="21"/>
            <w:szCs w:val="21"/>
            <w:rtl w:val="0"/>
          </w:rPr>
          <w:delText xml:space="preserve">신들조차 시기할 만큼 맑구나. </w:delText>
        </w:r>
      </w:del>
    </w:p>
    <w:p w:rsidR="00000000" w:rsidDel="00000000" w:rsidP="00000000" w:rsidRDefault="00000000" w:rsidRPr="00000000" w14:paraId="000001D0">
      <w:pPr>
        <w:spacing w:after="80" w:line="288.00000000000006" w:lineRule="auto"/>
        <w:ind w:left="720" w:hanging="360"/>
        <w:rPr>
          <w:sz w:val="21"/>
          <w:szCs w:val="21"/>
        </w:rPr>
        <w:pPrChange w:author="Rowan Lee" w:id="0" w:date="2026-07-30T11:29:02Z">
          <w:pPr>
            <w:spacing w:after="40" w:line="288.00000000000006" w:lineRule="auto"/>
          </w:pPr>
        </w:pPrChange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품에서 </w:t>
      </w:r>
      <w:commentRangeStart w:id="30"/>
      <w:commentRangeStart w:id="31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검 모양으로 세공된 정교한 황금 정표</w:t>
      </w:r>
      <w:commentRangeEnd w:id="30"/>
      <w:r w:rsidDel="00000000" w:rsidR="00000000" w:rsidRPr="00000000">
        <w:commentReference w:id="30"/>
      </w:r>
      <w:commentRangeEnd w:id="31"/>
      <w:r w:rsidDel="00000000" w:rsidR="00000000" w:rsidRPr="00000000">
        <w:commentReference w:id="31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를 꺼내 다말에게 내민다.</w:t>
      </w:r>
    </w:p>
    <w:p w:rsidR="00000000" w:rsidDel="00000000" w:rsidP="00000000" w:rsidRDefault="00000000" w:rsidRPr="00000000" w14:paraId="000001D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나는 가진 것 없이 너에게 왔지. 네게 줄 수 있는 건 내가 태어난 순간부터 지녀온 이 정표뿐이다. 이걸 너에게 주고 싶어.</w:t>
      </w:r>
    </w:p>
    <w:p w:rsidR="00000000" w:rsidDel="00000000" w:rsidP="00000000" w:rsidRDefault="00000000" w:rsidRPr="00000000" w14:paraId="000001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조심스럽게 정표를 받아들고 놀란 눈으로 바라본다.</w:t>
      </w:r>
    </w:p>
    <w:p w:rsidR="00000000" w:rsidDel="00000000" w:rsidP="00000000" w:rsidRDefault="00000000" w:rsidRPr="00000000" w14:paraId="000001D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이토록 소중한 것을 제게 주시는 건가요? 우리 인연의 증표로 간직할게요. 당신은 제게 당신의 과거를 맡기신 거군요, 모세. 무슨 일이 있어도 안전하게 지키겠다고 약속할게요.</w:t>
      </w:r>
    </w:p>
    <w:p w:rsidR="00000000" w:rsidDel="00000000" w:rsidP="00000000" w:rsidRDefault="00000000" w:rsidRPr="00000000" w14:paraId="000001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정표를 소중히 감싸 쥔다. 모세가 감동한 표정으로 부드럽게 미소 짓는다.</w:t>
      </w:r>
    </w:p>
    <w:p w:rsidR="00000000" w:rsidDel="00000000" w:rsidP="00000000" w:rsidRDefault="00000000" w:rsidRPr="00000000" w14:paraId="000001D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오두막 밖 / 같은 시각</w:t>
      </w:r>
    </w:p>
    <w:p w:rsidR="00000000" w:rsidDel="00000000" w:rsidP="00000000" w:rsidRDefault="00000000" w:rsidRPr="00000000" w14:paraId="000001D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</w:t>
      </w:r>
    </w:p>
    <w:p w:rsidR="00000000" w:rsidDel="00000000" w:rsidP="00000000" w:rsidRDefault="00000000" w:rsidRPr="00000000" w14:paraId="000001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오두막 밖으로 나온다.</w:t>
      </w:r>
    </w:p>
    <w:p w:rsidR="00000000" w:rsidDel="00000000" w:rsidP="00000000" w:rsidRDefault="00000000" w:rsidRPr="00000000" w14:paraId="000001D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정표는 주군께서 가장 아끼시는 성물이잖아. 단 한 번도 몸에서 떼어놓으신 적이 없는데, 저 여인에게 주시다니. 설마... </w:t>
      </w:r>
      <w:del w:author="Rowan Lee" w:id="13" w:date="2026-07-31T07:06:36Z">
        <w:r w:rsidDel="00000000" w:rsidR="00000000" w:rsidRPr="00000000">
          <w:rPr>
            <w:sz w:val="21"/>
            <w:szCs w:val="21"/>
            <w:rtl w:val="0"/>
          </w:rPr>
          <w:delText xml:space="preserve">이름 없는 </w:delText>
        </w:r>
      </w:del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의 대언자인 모세께서 정말 인간 여인과 사랑에 빠지신 건가?</w:t>
      </w:r>
    </w:p>
    <w:p w:rsidR="00000000" w:rsidDel="00000000" w:rsidP="00000000" w:rsidRDefault="00000000" w:rsidRPr="00000000" w14:paraId="000001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믿을 수 없다는 표정으로 촛불이 켜진 오두막의 창문을 바라본다.</w:t>
      </w:r>
    </w:p>
    <w:p w:rsidR="00000000" w:rsidDel="00000000" w:rsidP="00000000" w:rsidRDefault="00000000" w:rsidRPr="00000000" w14:paraId="000001D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#3. 오두막 안 / 밤</w:t>
      </w:r>
    </w:p>
    <w:p w:rsidR="00000000" w:rsidDel="00000000" w:rsidP="00000000" w:rsidRDefault="00000000" w:rsidRPr="00000000" w14:paraId="000001D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</w:t>
      </w:r>
    </w:p>
    <w:p w:rsidR="00000000" w:rsidDel="00000000" w:rsidP="00000000" w:rsidRDefault="00000000" w:rsidRPr="00000000" w14:paraId="000001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벽난로의 불길이 타오른다. 촛불이 켜진 방 안.</w:t>
      </w:r>
    </w:p>
    <w:p w:rsidR="00000000" w:rsidDel="00000000" w:rsidP="00000000" w:rsidRDefault="00000000" w:rsidRPr="00000000" w14:paraId="000001D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상의를 벗은 모세와 다말이 마주 보고 서 있다.</w:t>
      </w:r>
    </w:p>
    <w:p w:rsidR="00000000" w:rsidDel="00000000" w:rsidP="00000000" w:rsidRDefault="00000000" w:rsidRPr="00000000" w14:paraId="000001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드레스 허리띠에 묶인 복잡한 매듭을 바라본다.</w:t>
      </w:r>
    </w:p>
    <w:p w:rsidR="00000000" w:rsidDel="00000000" w:rsidP="00000000" w:rsidRDefault="00000000" w:rsidRPr="00000000" w14:paraId="000001D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여인들의 옷은... 매듭이 참 복잡하군. 내가 풀어주고 싶은데…</w:t>
      </w:r>
    </w:p>
    <w:p w:rsidR="00000000" w:rsidDel="00000000" w:rsidP="00000000" w:rsidRDefault="00000000" w:rsidRPr="00000000" w14:paraId="000001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긴장한 표정으로 모세를 바라보다가 수줍게 대답한다.</w:t>
      </w:r>
    </w:p>
    <w:p w:rsidR="00000000" w:rsidDel="00000000" w:rsidP="00000000" w:rsidRDefault="00000000" w:rsidRPr="00000000" w14:paraId="000001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당신이 원하신다면...</w:t>
      </w:r>
    </w:p>
    <w:p w:rsidR="00000000" w:rsidDel="00000000" w:rsidP="00000000" w:rsidRDefault="00000000" w:rsidRPr="00000000" w14:paraId="000001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부드럽게 다말의 허리띠 매듭을 푼다.</w:t>
      </w:r>
    </w:p>
    <w:p w:rsidR="00000000" w:rsidDel="00000000" w:rsidP="00000000" w:rsidRDefault="00000000" w:rsidRPr="00000000" w14:paraId="000001E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드레스가 다말의 어깨 아래로 천천히 흘러내린다.</w:t>
      </w:r>
    </w:p>
    <w:p w:rsidR="00000000" w:rsidDel="00000000" w:rsidP="00000000" w:rsidRDefault="00000000" w:rsidRPr="00000000" w14:paraId="000001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맨가슴에 손을 얹어 그를 멈춰 세운다.</w:t>
      </w:r>
    </w:p>
    <w:p w:rsidR="00000000" w:rsidDel="00000000" w:rsidP="00000000" w:rsidRDefault="00000000" w:rsidRPr="00000000" w14:paraId="000001E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고개를 돌려주세요. 불빛이 너무 밝아요.</w:t>
      </w:r>
    </w:p>
    <w:p w:rsidR="00000000" w:rsidDel="00000000" w:rsidP="00000000" w:rsidRDefault="00000000" w:rsidRPr="00000000" w14:paraId="000001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손을 부드럽게 감싸 쥐며 속삭인다.</w:t>
      </w:r>
    </w:p>
    <w:p w:rsidR="00000000" w:rsidDel="00000000" w:rsidP="00000000" w:rsidRDefault="00000000" w:rsidRPr="00000000" w14:paraId="000001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모든 모습을 보고 싶다, 다말. 네가 온전히 내 사람이 되는 그 순간도. </w:t>
      </w:r>
    </w:p>
    <w:p w:rsidR="00000000" w:rsidDel="00000000" w:rsidP="00000000" w:rsidRDefault="00000000" w:rsidRPr="00000000" w14:paraId="000001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다말에게 다가가 부드럽게 입을 맞춘다.</w:t>
      </w:r>
    </w:p>
    <w:p w:rsidR="00000000" w:rsidDel="00000000" w:rsidP="00000000" w:rsidRDefault="00000000" w:rsidRPr="00000000" w14:paraId="000001E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사람이 침대 위로 쓰러지며 깊은 입맞춤을 나눈다.</w:t>
      </w:r>
    </w:p>
    <w:p w:rsidR="00000000" w:rsidDel="00000000" w:rsidP="00000000" w:rsidRDefault="00000000" w:rsidRPr="00000000" w14:paraId="000001E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목에 걸린 황금 정표가 촛불을 받아 반짝인다.</w:t>
      </w:r>
    </w:p>
    <w:p w:rsidR="00000000" w:rsidDel="00000000" w:rsidP="00000000" w:rsidRDefault="00000000" w:rsidRPr="00000000" w14:paraId="000001E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촛불 너머로 두 사람의 실루엣이 하나로 겹쳐진다.</w:t>
      </w:r>
    </w:p>
    <w:p w:rsidR="00000000" w:rsidDel="00000000" w:rsidP="00000000" w:rsidRDefault="00000000" w:rsidRPr="00000000" w14:paraId="000001E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#4. 오두막 / 다음 날 아침</w:t>
      </w:r>
    </w:p>
    <w:p w:rsidR="00000000" w:rsidDel="00000000" w:rsidP="00000000" w:rsidRDefault="00000000" w:rsidRPr="00000000" w14:paraId="000001E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다말, 이민족 장로들</w:t>
      </w:r>
    </w:p>
    <w:p w:rsidR="00000000" w:rsidDel="00000000" w:rsidP="00000000" w:rsidRDefault="00000000" w:rsidRPr="00000000" w14:paraId="000001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아침 햇살이 침대 위로 비친다.</w:t>
      </w:r>
    </w:p>
    <w:p w:rsidR="00000000" w:rsidDel="00000000" w:rsidP="00000000" w:rsidRDefault="00000000" w:rsidRPr="00000000" w14:paraId="000001E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잠에서 깨어난다. 옆자리가 비어 있는 것을 발견하고 몸을 일으킨다.</w:t>
      </w:r>
    </w:p>
    <w:p w:rsidR="00000000" w:rsidDel="00000000" w:rsidP="00000000" w:rsidRDefault="00000000" w:rsidRPr="00000000" w14:paraId="000001F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오두막 밖 작은 탁자 위에는 빵과 우유로 차린 소박한 아침 식사가 놓여 있다.</w:t>
      </w:r>
    </w:p>
    <w:p w:rsidR="00000000" w:rsidDel="00000000" w:rsidP="00000000" w:rsidRDefault="00000000" w:rsidRPr="00000000" w14:paraId="000001F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밖으로 나온다.</w:t>
      </w:r>
    </w:p>
    <w:p w:rsidR="00000000" w:rsidDel="00000000" w:rsidP="00000000" w:rsidRDefault="00000000" w:rsidRPr="00000000" w14:paraId="000001F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바라보며 미소 짓는다.</w:t>
      </w:r>
    </w:p>
    <w:p w:rsidR="00000000" w:rsidDel="00000000" w:rsidP="00000000" w:rsidRDefault="00000000" w:rsidRPr="00000000" w14:paraId="000001F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좋은 아침이에요. 식기 전에 드세요.</w:t>
      </w:r>
    </w:p>
    <w:p w:rsidR="00000000" w:rsidDel="00000000" w:rsidP="00000000" w:rsidRDefault="00000000" w:rsidRPr="00000000" w14:paraId="000001F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몸을 돌려 떠나려 하자 모세가 그녀의 팔을 붙잡는다.</w:t>
      </w:r>
    </w:p>
    <w:p w:rsidR="00000000" w:rsidDel="00000000" w:rsidP="00000000" w:rsidRDefault="00000000" w:rsidRPr="00000000" w14:paraId="000001F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잠시만. 어딜 가려는 거지?</w:t>
      </w:r>
    </w:p>
    <w:p w:rsidR="00000000" w:rsidDel="00000000" w:rsidP="00000000" w:rsidRDefault="00000000" w:rsidRPr="00000000" w14:paraId="000001F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commentRangeStart w:id="32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오늘은 축제일이잖아요. 가족에게 돌아가 기도를 드려야 해요. 신께 바칠 성스러운 띠도 거의 다 짰어요. 시장에서 금실만 조금 사면 돼요. 오래 걸리지 않을 거예요.</w:t>
      </w:r>
      <w:commentRangeEnd w:id="32"/>
      <w:r w:rsidDel="00000000" w:rsidR="00000000" w:rsidRPr="00000000">
        <w:commentReference w:id="3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널 혼자 두고 싶지 않아. 나도 함께 가지.</w:t>
      </w:r>
    </w:p>
    <w:p w:rsidR="00000000" w:rsidDel="00000000" w:rsidP="00000000" w:rsidRDefault="00000000" w:rsidRPr="00000000" w14:paraId="000001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바라보며 부드럽게 미소 짓는다. 모세가 다말의 손을 잡는다.</w:t>
      </w:r>
    </w:p>
    <w:p w:rsidR="00000000" w:rsidDel="00000000" w:rsidP="00000000" w:rsidRDefault="00000000" w:rsidRPr="00000000" w14:paraId="000001F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사람이 손을 꼭 잡고 길을 따라 걷는다. 햇살 아래 행복한 모습이다.</w:t>
      </w:r>
    </w:p>
    <w:p w:rsidR="00000000" w:rsidDel="00000000" w:rsidP="00000000" w:rsidRDefault="00000000" w:rsidRPr="00000000" w14:paraId="000001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두 사람의 뒤로 사막 저편에서 온 고급스러운 옷을 입은 이민족 장로들이 나타난다.</w:t>
      </w:r>
    </w:p>
    <w:p w:rsidR="00000000" w:rsidDel="00000000" w:rsidP="00000000" w:rsidRDefault="00000000" w:rsidRPr="00000000" w14:paraId="000001F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이민족 장로들이 순식간에 두 사람을 에워싼 뒤 일제히 머리를 조아린다.</w:t>
      </w:r>
    </w:p>
    <w:p w:rsidR="00000000" w:rsidDel="00000000" w:rsidP="00000000" w:rsidRDefault="00000000" w:rsidRPr="00000000" w14:paraId="000001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다말이 걸음을 멈춘다.</w:t>
      </w:r>
    </w:p>
    <w:p w:rsidR="00000000" w:rsidDel="00000000" w:rsidP="00000000" w:rsidRDefault="00000000" w:rsidRPr="00000000" w14:paraId="000001FD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1F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굳은 표정으로 이민족 장로들을 바라보고, 모세의 얼굴에서도 미소가 사라진다.</w:t>
      </w:r>
    </w:p>
    <w:p w:rsidR="00000000" w:rsidDel="00000000" w:rsidP="00000000" w:rsidRDefault="00000000" w:rsidRPr="00000000" w14:paraId="00000200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이민족 장로들: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 님!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Title"/>
        <w:spacing w:before="280" w:lineRule="auto"/>
        <w:rPr/>
      </w:pPr>
      <w:bookmarkStart w:colFirst="0" w:colLast="0" w:name="_qij7qfy99b0g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제10화</w:t>
      </w:r>
    </w:p>
    <w:p w:rsidR="00000000" w:rsidDel="00000000" w:rsidP="00000000" w:rsidRDefault="00000000" w:rsidRPr="00000000" w14:paraId="0000020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오두막 근처 길 / 낮</w:t>
      </w:r>
    </w:p>
    <w:p w:rsidR="00000000" w:rsidDel="00000000" w:rsidP="00000000" w:rsidRDefault="00000000" w:rsidRPr="00000000" w14:paraId="00000203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아론, 이민족 장로들, 다말, 모세, 장로1</w:t>
      </w:r>
    </w:p>
    <w:p w:rsidR="00000000" w:rsidDel="00000000" w:rsidP="00000000" w:rsidRDefault="00000000" w:rsidRPr="00000000" w14:paraId="0000020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아론이 허겁지겁 달려온다.</w:t>
      </w:r>
    </w:p>
    <w:p w:rsidR="00000000" w:rsidDel="00000000" w:rsidP="00000000" w:rsidRDefault="00000000" w:rsidRPr="00000000" w14:paraId="000002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아론은 이민족 장로들을 발견하고 경악한다.</w:t>
      </w:r>
    </w:p>
    <w:p w:rsidR="00000000" w:rsidDel="00000000" w:rsidP="00000000" w:rsidRDefault="00000000" w:rsidRPr="00000000" w14:paraId="000002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의아한 표정으로 모세와 이민족 장로들을 번갈아 바라본다.</w:t>
      </w:r>
    </w:p>
    <w:p w:rsidR="00000000" w:rsidDel="00000000" w:rsidP="00000000" w:rsidRDefault="00000000" w:rsidRPr="00000000" w14:paraId="0000020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모세, 저들은 누구예요?</w:t>
      </w:r>
    </w:p>
    <w:p w:rsidR="00000000" w:rsidDel="00000000" w:rsidP="00000000" w:rsidRDefault="00000000" w:rsidRPr="00000000" w14:paraId="0000020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굳은 얼굴로 다말을 보호하듯 그녀의 앞을 막아선다.</w:t>
      </w:r>
    </w:p>
    <w:p w:rsidR="00000000" w:rsidDel="00000000" w:rsidP="00000000" w:rsidRDefault="00000000" w:rsidRPr="00000000" w14:paraId="0000020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commentRangeStart w:id="33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신들의 세계를 지배하는 법</w:t>
      </w:r>
      <w:commentRangeEnd w:id="33"/>
      <w:r w:rsidDel="00000000" w:rsidR="00000000" w:rsidRPr="00000000">
        <w:commentReference w:id="33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은 무자비해. 아직 다말을 그곳에 끌어들일 수는 없어.</w:t>
      </w:r>
    </w:p>
    <w:p w:rsidR="00000000" w:rsidDel="00000000" w:rsidP="00000000" w:rsidRDefault="00000000" w:rsidRPr="00000000" w14:paraId="000002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재빨리 아론에게 눈짓한 뒤 다말을 안심시키듯 말한다.</w:t>
      </w:r>
    </w:p>
    <w:p w:rsidR="00000000" w:rsidDel="00000000" w:rsidP="00000000" w:rsidRDefault="00000000" w:rsidRPr="00000000" w14:paraId="0000020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저들은 내가 과거 양치기 일을 했었을 때 사귀었던 자들이군… 하지만 오늘은 나를 찾아온 게 아니다. 아론을 찾아온 거지.</w:t>
      </w:r>
    </w:p>
    <w:p w:rsidR="00000000" w:rsidDel="00000000" w:rsidP="00000000" w:rsidRDefault="00000000" w:rsidRPr="00000000" w14:paraId="000002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모세의 의도를 알아차리고 황급히 말을 받는다.</w:t>
      </w:r>
    </w:p>
    <w:p w:rsidR="00000000" w:rsidDel="00000000" w:rsidP="00000000" w:rsidRDefault="00000000" w:rsidRPr="00000000" w14:paraId="0000020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예? 아, 맞습니다! 제가 과거 사막 저편에서 지내던 시절의 옛 동료들입니다. 오랜만에 제가 보고 싶어져 찾아온 모양입니다! </w:t>
      </w:r>
    </w:p>
    <w:p w:rsidR="00000000" w:rsidDel="00000000" w:rsidP="00000000" w:rsidRDefault="00000000" w:rsidRPr="00000000" w14:paraId="0000020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이민족 장로들을 향해 다급히 외친다.</w:t>
      </w:r>
    </w:p>
    <w:p w:rsidR="00000000" w:rsidDel="00000000" w:rsidP="00000000" w:rsidRDefault="00000000" w:rsidRPr="00000000" w14:paraId="0000020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일어나라!</w:t>
      </w:r>
    </w:p>
    <w:p w:rsidR="00000000" w:rsidDel="00000000" w:rsidP="00000000" w:rsidRDefault="00000000" w:rsidRPr="00000000" w14:paraId="000002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이민족 장로들이 당황한 기색으로 자리에서 일어나 자세를 바로잡는다.</w:t>
      </w:r>
    </w:p>
    <w:p w:rsidR="00000000" w:rsidDel="00000000" w:rsidP="00000000" w:rsidRDefault="00000000" w:rsidRPr="00000000" w14:paraId="000002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여전히 미심쩍은 표정으로 그들을 바라본다.</w:t>
      </w:r>
    </w:p>
    <w:p w:rsidR="00000000" w:rsidDel="00000000" w:rsidP="00000000" w:rsidRDefault="00000000" w:rsidRPr="00000000" w14:paraId="0000021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얼굴을 부드럽게 감싸며 말한다.</w:t>
      </w:r>
    </w:p>
    <w:p w:rsidR="00000000" w:rsidDel="00000000" w:rsidP="00000000" w:rsidRDefault="00000000" w:rsidRPr="00000000" w14:paraId="0000021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아론이 옛 동료들과 회포를 푸는 동안 내가 잠시 곁에 있어줘야 할 것 같군. 혼자 금실을 사러 가야 할 것 같은데, 괜찮겠어? </w:t>
      </w:r>
    </w:p>
    <w:p w:rsidR="00000000" w:rsidDel="00000000" w:rsidP="00000000" w:rsidRDefault="00000000" w:rsidRPr="00000000" w14:paraId="000002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다정한 모습에 미소 지으며 고개를 끄덕인다.</w:t>
      </w:r>
    </w:p>
    <w:p w:rsidR="00000000" w:rsidDel="00000000" w:rsidP="00000000" w:rsidRDefault="00000000" w:rsidRPr="00000000" w14:paraId="0000021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물론이죠. 천천히 이야기 나누고 오세요.</w:t>
      </w:r>
    </w:p>
    <w:p w:rsidR="00000000" w:rsidDel="00000000" w:rsidP="00000000" w:rsidRDefault="00000000" w:rsidRPr="00000000" w14:paraId="0000021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이마에 부드럽게 입을 맞춘다.</w:t>
      </w:r>
    </w:p>
    <w:p w:rsidR="00000000" w:rsidDel="00000000" w:rsidP="00000000" w:rsidRDefault="00000000" w:rsidRPr="00000000" w14:paraId="0000021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길을 따라 떠나고, 모세와 아론이 그녀의 뒷모습을 바라본다.</w:t>
      </w:r>
    </w:p>
    <w:p w:rsidR="00000000" w:rsidDel="00000000" w:rsidP="00000000" w:rsidRDefault="00000000" w:rsidRPr="00000000" w14:paraId="0000021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시야에서 완전히 사라지는 순간, 모세의 표정이 차갑게 굳는다.</w:t>
      </w:r>
    </w:p>
    <w:p w:rsidR="00000000" w:rsidDel="00000000" w:rsidP="00000000" w:rsidRDefault="00000000" w:rsidRPr="00000000" w14:paraId="000002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돌아서자 이민족 장로들이 일제히 그의 앞에 무릎을 꿇는다.</w:t>
      </w:r>
    </w:p>
    <w:p w:rsidR="00000000" w:rsidDel="00000000" w:rsidP="00000000" w:rsidRDefault="00000000" w:rsidRPr="00000000" w14:paraId="000002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이민족 장로들: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부디 용서하소서, </w:t>
      </w:r>
      <w:commentRangeStart w:id="34"/>
      <w:commentRangeStart w:id="35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이름 없는 신의 대언자</w:t>
      </w:r>
      <w:commentRangeEnd w:id="34"/>
      <w:r w:rsidDel="00000000" w:rsidR="00000000" w:rsidRPr="00000000">
        <w:commentReference w:id="34"/>
      </w:r>
      <w:commentRangeEnd w:id="35"/>
      <w:r w:rsidDel="00000000" w:rsidR="00000000" w:rsidRPr="00000000">
        <w:commentReference w:id="35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이시여!</w:t>
      </w:r>
    </w:p>
    <w:p w:rsidR="00000000" w:rsidDel="00000000" w:rsidP="00000000" w:rsidRDefault="00000000" w:rsidRPr="00000000" w14:paraId="0000021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왜 이리 소란이냐?</w:t>
      </w:r>
    </w:p>
    <w:p w:rsidR="00000000" w:rsidDel="00000000" w:rsidP="00000000" w:rsidRDefault="00000000" w:rsidRPr="00000000" w14:paraId="0000021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장로1: </w:t>
      </w:r>
      <w:commentRangeStart w:id="36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위급한 일이 생겼습니다! 신께서 주군의 부재를 아시고 진노하셨습니다. 분노와 슬픔에 사로잡혀 그분의 신력이 걷잡을 수 없이 흔들리고 계십니다. 어서 돌아가셔야 합니다!</w:t>
      </w:r>
      <w:commentRangeEnd w:id="36"/>
      <w:r w:rsidDel="00000000" w:rsidR="00000000" w:rsidRPr="00000000">
        <w:commentReference w:id="3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눈이 충격으로 커진다.</w:t>
      </w:r>
    </w:p>
    <w:p w:rsidR="00000000" w:rsidDel="00000000" w:rsidP="00000000" w:rsidRDefault="00000000" w:rsidRPr="00000000" w14:paraId="0000021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뭐라고? 그분께서?</w:t>
      </w:r>
    </w:p>
    <w:p w:rsidR="00000000" w:rsidDel="00000000" w:rsidP="00000000" w:rsidRDefault="00000000" w:rsidRPr="00000000" w14:paraId="0000021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아론에게 다가가 그의 어깨를 붙잡고 단호하게 명령한다.</w:t>
      </w:r>
    </w:p>
    <w:p w:rsidR="00000000" w:rsidDel="00000000" w:rsidP="00000000" w:rsidRDefault="00000000" w:rsidRPr="00000000" w14:paraId="0000022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너는 이곳에 남아라. 목숨을 걸고 다말을 지켜.</w:t>
      </w:r>
    </w:p>
    <w:p w:rsidR="00000000" w:rsidDel="00000000" w:rsidP="00000000" w:rsidRDefault="00000000" w:rsidRPr="00000000" w14:paraId="000002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굳은 표정으로 고개를 숙인다.</w:t>
      </w:r>
    </w:p>
    <w:p w:rsidR="00000000" w:rsidDel="00000000" w:rsidP="00000000" w:rsidRDefault="00000000" w:rsidRPr="00000000" w14:paraId="000002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앞으로 나서서 지팡이를 내리찍자 그의 발아래로 황금빛 문양이 펼쳐진다. 남루한 옷이 찬란한 신의 대언자의 예복으로 변하고, 모세의 두 눈이 황금빛으로 물든다. 강렬한 모래기둥이 모세를 감싼다.</w:t>
      </w:r>
    </w:p>
    <w:p w:rsidR="00000000" w:rsidDel="00000000" w:rsidP="00000000" w:rsidRDefault="00000000" w:rsidRPr="00000000" w14:paraId="0000022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돌아간다. 지금 당장.</w:t>
      </w:r>
    </w:p>
    <w:p w:rsidR="00000000" w:rsidDel="00000000" w:rsidP="00000000" w:rsidRDefault="00000000" w:rsidRPr="00000000" w14:paraId="000002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이민족 장로들을 향해 돌아서며 명령한다.</w:t>
      </w:r>
    </w:p>
    <w:p w:rsidR="00000000" w:rsidDel="00000000" w:rsidP="00000000" w:rsidRDefault="00000000" w:rsidRPr="00000000" w14:paraId="000002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너희는 성소의 보물고로 가라. 그곳에서 가장 귀한 성물들을 골라 라반의 궁전으로 가져가라. 다말을 위한 혼인 예물로 보낼 것이다.</w:t>
      </w:r>
    </w:p>
    <w:p w:rsidR="00000000" w:rsidDel="00000000" w:rsidP="00000000" w:rsidRDefault="00000000" w:rsidRPr="00000000" w14:paraId="00000226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병사1:</w:t>
      </w:r>
      <w:commentRangeEnd w:id="37"/>
      <w:r w:rsidDel="00000000" w:rsidR="00000000" w:rsidRPr="00000000">
        <w:commentReference w:id="37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주군의 뜻을 받들겠습니다.</w:t>
      </w:r>
    </w:p>
    <w:p w:rsidR="00000000" w:rsidDel="00000000" w:rsidP="00000000" w:rsidRDefault="00000000" w:rsidRPr="00000000" w14:paraId="0000022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병사들이 모래기둥에 휩싸인 채 하늘로 솟아오른다.</w:t>
      </w:r>
    </w:p>
    <w:p w:rsidR="00000000" w:rsidDel="00000000" w:rsidP="00000000" w:rsidRDefault="00000000" w:rsidRPr="00000000" w14:paraId="00000228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시장 / 같은 시각</w:t>
      </w:r>
    </w:p>
    <w:p w:rsidR="00000000" w:rsidDel="00000000" w:rsidP="00000000" w:rsidRDefault="00000000" w:rsidRPr="00000000" w14:paraId="00000229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라반</w:t>
      </w:r>
    </w:p>
    <w:p w:rsidR="00000000" w:rsidDel="00000000" w:rsidP="00000000" w:rsidRDefault="00000000" w:rsidRPr="00000000" w14:paraId="000002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북적이는 시장을 걸으며 손에 든 성스러운 띠를 매만진다.</w:t>
      </w:r>
    </w:p>
    <w:p w:rsidR="00000000" w:rsidDel="00000000" w:rsidP="00000000" w:rsidRDefault="00000000" w:rsidRPr="00000000" w14:paraId="0000022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</w:t>
      </w:r>
      <w:ins w:author="Rowan Lee" w:id="14" w:date="2026-07-30T10:06:40Z">
        <w:r w:rsidDel="00000000" w:rsidR="00000000" w:rsidRPr="00000000">
          <w:rPr>
            <w:b w:val="1"/>
            <w:bCs w:val="1"/>
            <w:sz w:val="21"/>
            <w:szCs w:val="21"/>
            <w:rtl w:val="0"/>
          </w:rPr>
          <w:t xml:space="preserve">VO</w:t>
        </w:r>
      </w:ins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지금 옛 동료들과 지난 이야기를 나누고 있겠지. 오랜만에 만난 사람들인데, 벌써 돌아가 방해해서는 안 돼.</w:t>
      </w:r>
    </w:p>
    <w:p w:rsidR="00000000" w:rsidDel="00000000" w:rsidP="00000000" w:rsidRDefault="00000000" w:rsidRPr="00000000" w14:paraId="0000022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혼자 미소 지으며 발걸음을 옮긴다.</w:t>
      </w:r>
    </w:p>
    <w:p w:rsidR="00000000" w:rsidDel="00000000" w:rsidP="00000000" w:rsidRDefault="00000000" w:rsidRPr="00000000" w14:paraId="000002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금실을 품에 안고 시장을 지나 라반의 궁전으로 향한다.</w:t>
      </w:r>
    </w:p>
    <w:p w:rsidR="00000000" w:rsidDel="00000000" w:rsidP="00000000" w:rsidRDefault="00000000" w:rsidRPr="00000000" w14:paraId="0000022E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#3. 라반 궁전 앞 / 낮</w:t>
      </w:r>
    </w:p>
    <w:p w:rsidR="00000000" w:rsidDel="00000000" w:rsidP="00000000" w:rsidRDefault="00000000" w:rsidRPr="00000000" w14:paraId="0000022F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파라오, 델릴라</w:t>
      </w:r>
    </w:p>
    <w:p w:rsidR="00000000" w:rsidDel="00000000" w:rsidP="00000000" w:rsidRDefault="00000000" w:rsidRPr="00000000" w14:paraId="0000023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텅 빈 광장에 선 다말이 궁전을 올려다본다.</w:t>
      </w:r>
    </w:p>
    <w:p w:rsidR="00000000" w:rsidDel="00000000" w:rsidP="00000000" w:rsidRDefault="00000000" w:rsidRPr="00000000" w14:paraId="000002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계단을 오르자, 화려하게 치장한 델릴라와 파라오가 시종들을 거느린 채 궁전 앞에 서 있다.</w:t>
      </w:r>
    </w:p>
    <w:p w:rsidR="00000000" w:rsidDel="00000000" w:rsidP="00000000" w:rsidRDefault="00000000" w:rsidRPr="00000000" w14:paraId="000002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발견하고 비웃듯 미소 짓는다.</w:t>
      </w:r>
    </w:p>
    <w:p w:rsidR="00000000" w:rsidDel="00000000" w:rsidP="00000000" w:rsidRDefault="00000000" w:rsidRPr="00000000" w14:paraId="000002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이게 누구야? 내 사랑하는 언니 아니신가.</w:t>
      </w:r>
    </w:p>
    <w:p w:rsidR="00000000" w:rsidDel="00000000" w:rsidP="00000000" w:rsidRDefault="00000000" w:rsidRPr="00000000" w14:paraId="00000234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2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소박한 차림을 위아래로 훑어보며 경멸스럽게 웃는다.</w:t>
      </w:r>
    </w:p>
    <w:p w:rsidR="00000000" w:rsidDel="00000000" w:rsidP="00000000" w:rsidRDefault="00000000" w:rsidRPr="00000000" w14:paraId="0000023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혼자 왔네?</w:t>
      </w:r>
    </w:p>
    <w:p w:rsidR="00000000" w:rsidDel="00000000" w:rsidP="00000000" w:rsidRDefault="00000000" w:rsidRPr="00000000" w14:paraId="00000238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Title"/>
        <w:spacing w:before="280" w:lineRule="auto"/>
        <w:rPr/>
      </w:pPr>
      <w:bookmarkStart w:colFirst="0" w:colLast="0" w:name="_5cspc87622vo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제11화</w:t>
      </w:r>
    </w:p>
    <w:p w:rsidR="00000000" w:rsidDel="00000000" w:rsidP="00000000" w:rsidRDefault="00000000" w:rsidRPr="00000000" w14:paraId="0000023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궁전 앞 / 낮</w:t>
      </w:r>
    </w:p>
    <w:p w:rsidR="00000000" w:rsidDel="00000000" w:rsidP="00000000" w:rsidRDefault="00000000" w:rsidRPr="00000000" w14:paraId="0000023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파라오, 네페라, 라반, 가족들, 시종, 군중</w:t>
      </w:r>
    </w:p>
    <w:p w:rsidR="00000000" w:rsidDel="00000000" w:rsidP="00000000" w:rsidRDefault="00000000" w:rsidRPr="00000000" w14:paraId="000002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비웃으며 묻는다.</w:t>
      </w:r>
    </w:p>
    <w:p w:rsidR="00000000" w:rsidDel="00000000" w:rsidP="00000000" w:rsidRDefault="00000000" w:rsidRPr="00000000" w14:paraId="0000023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왜 혼자야? 언니의 굶주린 노예는 겁이 나서 우리 궁전 앞에 얼굴도 내밀지 못하는 거야?</w:t>
      </w:r>
    </w:p>
    <w:p w:rsidR="00000000" w:rsidDel="00000000" w:rsidP="00000000" w:rsidRDefault="00000000" w:rsidRPr="00000000" w14:paraId="000002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담담하게 델릴라를 마주 본다.</w:t>
      </w:r>
    </w:p>
    <w:p w:rsidR="00000000" w:rsidDel="00000000" w:rsidP="00000000" w:rsidRDefault="00000000" w:rsidRPr="00000000" w14:paraId="0000023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남편은 급한 일이 생긴 것뿐이야.</w:t>
      </w:r>
    </w:p>
    <w:p w:rsidR="00000000" w:rsidDel="00000000" w:rsidP="00000000" w:rsidRDefault="00000000" w:rsidRPr="00000000" w14:paraId="000002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파라오가 다말에게 다가와 거만하게 그녀의 턱을 들어 올린다.</w:t>
      </w:r>
    </w:p>
    <w:p w:rsidR="00000000" w:rsidDel="00000000" w:rsidP="00000000" w:rsidRDefault="00000000" w:rsidRPr="00000000" w14:paraId="0000024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다시 뵙게 되어 반갑군요. 참으로 검소한 모습이 되셨습니다. 노예와 살아가는 것이 고된가 보군요. 어째서 그런 거지와 함께 비참하게 살고 있습니까? 당신 같이 아름다운 자는 나처럼 권세를 지닌 남자의 곁에 있어야 했는데.</w:t>
      </w:r>
    </w:p>
    <w:p w:rsidR="00000000" w:rsidDel="00000000" w:rsidP="00000000" w:rsidRDefault="00000000" w:rsidRPr="00000000" w14:paraId="000002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파라오의 손을 거칠게 뿌리친다.</w:t>
      </w:r>
    </w:p>
    <w:p w:rsidR="00000000" w:rsidDel="00000000" w:rsidP="00000000" w:rsidRDefault="00000000" w:rsidRPr="00000000" w14:paraId="000002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팔짱을 끼며 비웃는다.</w:t>
      </w:r>
    </w:p>
    <w:p w:rsidR="00000000" w:rsidDel="00000000" w:rsidP="00000000" w:rsidRDefault="00000000" w:rsidRPr="00000000" w14:paraId="0000024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언니는 원래 저래요. 고귀한 분들보다 거지들과 어울리기를 좋아하거든요.</w:t>
      </w:r>
    </w:p>
    <w:p w:rsidR="00000000" w:rsidDel="00000000" w:rsidP="00000000" w:rsidRDefault="00000000" w:rsidRPr="00000000" w14:paraId="000002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조소 어린 미소를 짓는다.</w:t>
      </w:r>
    </w:p>
    <w:p w:rsidR="00000000" w:rsidDel="00000000" w:rsidP="00000000" w:rsidRDefault="00000000" w:rsidRPr="00000000" w14:paraId="000002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동정은 넣어둬, 델릴라. 네가 그토록 자랑하던 신성한 혼인이 고작 이런 것이었어?</w:t>
      </w:r>
    </w:p>
    <w:p w:rsidR="00000000" w:rsidDel="00000000" w:rsidP="00000000" w:rsidRDefault="00000000" w:rsidRPr="00000000" w14:paraId="0000024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얼굴이 분노로 일그러진다.</w:t>
      </w:r>
    </w:p>
    <w:p w:rsidR="00000000" w:rsidDel="00000000" w:rsidP="00000000" w:rsidRDefault="00000000" w:rsidRPr="00000000" w14:paraId="0000024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언니!</w:t>
      </w:r>
    </w:p>
    <w:p w:rsidR="00000000" w:rsidDel="00000000" w:rsidP="00000000" w:rsidRDefault="00000000" w:rsidRPr="00000000" w14:paraId="0000024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파라오를 바라본다.</w:t>
      </w:r>
    </w:p>
    <w:p w:rsidR="00000000" w:rsidDel="00000000" w:rsidP="00000000" w:rsidRDefault="00000000" w:rsidRPr="00000000" w14:paraId="0000024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망할 파라오. 첫날밤부터 나를 내버려두고 곧장 선술집으로 가버렸어. 온 제국 사람들이 나를 비웃고 있다고!</w:t>
      </w:r>
    </w:p>
    <w:p w:rsidR="00000000" w:rsidDel="00000000" w:rsidP="00000000" w:rsidRDefault="00000000" w:rsidRPr="00000000" w14:paraId="0000024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 위에서 네페라가 나타난다.</w:t>
      </w:r>
    </w:p>
    <w:p w:rsidR="00000000" w:rsidDel="00000000" w:rsidP="00000000" w:rsidRDefault="00000000" w:rsidRPr="00000000" w14:paraId="0000024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사랑하는 델릴라!</w:t>
      </w:r>
    </w:p>
    <w:p w:rsidR="00000000" w:rsidDel="00000000" w:rsidP="00000000" w:rsidRDefault="00000000" w:rsidRPr="00000000" w14:paraId="0000024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네페라가 계단을 내려온다.</w:t>
      </w:r>
    </w:p>
    <w:p w:rsidR="00000000" w:rsidDel="00000000" w:rsidP="00000000" w:rsidRDefault="00000000" w:rsidRPr="00000000" w14:paraId="000002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울먹이며 부모에게 달려간다.</w:t>
      </w:r>
    </w:p>
    <w:p w:rsidR="00000000" w:rsidDel="00000000" w:rsidP="00000000" w:rsidRDefault="00000000" w:rsidRPr="00000000" w14:paraId="0000024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아버지, 어머니. 드디어 오셨군요.</w:t>
      </w:r>
    </w:p>
    <w:p w:rsidR="00000000" w:rsidDel="00000000" w:rsidP="00000000" w:rsidRDefault="00000000" w:rsidRPr="00000000" w14:paraId="000002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부모를 향해 고개를 숙인다.</w:t>
      </w:r>
    </w:p>
    <w:p w:rsidR="00000000" w:rsidDel="00000000" w:rsidP="00000000" w:rsidRDefault="00000000" w:rsidRPr="00000000" w14:paraId="0000025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아버지, 어머니. 평안하셨어요?</w:t>
      </w:r>
    </w:p>
    <w:p w:rsidR="00000000" w:rsidDel="00000000" w:rsidP="00000000" w:rsidRDefault="00000000" w:rsidRPr="00000000" w14:paraId="0000025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델릴라를 달래는 척하며 다말을 매섭게 노려본다.</w:t>
      </w:r>
    </w:p>
    <w:p w:rsidR="00000000" w:rsidDel="00000000" w:rsidP="00000000" w:rsidRDefault="00000000" w:rsidRPr="00000000" w14:paraId="0000025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오늘은 신성한 축제일이다. 그런데 남편도 없이 홀로 돌아온 것이냐? 다말, 부끄러운 줄도 모르느냐? 너는 이곳에 얼굴을 비쳐서는 안 됐다.</w:t>
      </w:r>
    </w:p>
    <w:p w:rsidR="00000000" w:rsidDel="00000000" w:rsidP="00000000" w:rsidRDefault="00000000" w:rsidRPr="00000000" w14:paraId="0000025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며칠 집을 떠나 있더니 예법마저 모두 잊어버렸구나. 파라오 님을 보렴. 이 신성한 날을 기리기 위해 직접 오셨잖니. 네 그 초라한 노예는 어디 있느냐? 신들께 예를 갖출 겨를도 없이 대체 무슨 천한 일을 하고 있는 것이냐?</w:t>
      </w:r>
    </w:p>
    <w:p w:rsidR="00000000" w:rsidDel="00000000" w:rsidP="00000000" w:rsidRDefault="00000000" w:rsidRPr="00000000" w14:paraId="000002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네페라의 말에 델릴라가 다시 기운을 차리고 비웃는다.</w:t>
      </w:r>
    </w:p>
    <w:p w:rsidR="00000000" w:rsidDel="00000000" w:rsidP="00000000" w:rsidRDefault="00000000" w:rsidRPr="00000000" w14:paraId="0000025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거지에게 너무 많은 것을 바라시는 거예요. 그자가 신성한 예법을 알 리가 있겠어요? 지금쯤 길바닥에서 빵 부스러기나 구걸하고 있겠죠. </w:t>
      </w:r>
    </w:p>
    <w:p w:rsidR="00000000" w:rsidDel="00000000" w:rsidP="00000000" w:rsidRDefault="00000000" w:rsidRPr="00000000" w14:paraId="0000025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가족들이 다말을 비웃는다.</w:t>
      </w:r>
    </w:p>
    <w:p w:rsidR="00000000" w:rsidDel="00000000" w:rsidP="00000000" w:rsidRDefault="00000000" w:rsidRPr="00000000" w14:paraId="000002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파라오에게 아첨하듯 말한다.</w:t>
      </w:r>
    </w:p>
    <w:p w:rsidR="00000000" w:rsidDel="00000000" w:rsidP="00000000" w:rsidRDefault="00000000" w:rsidRPr="00000000" w14:paraId="000002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님. 델릴라와 함께 직접 행차해 주시다니, 우리 가문에 참으로 큰 축복이자 영광입니다.</w:t>
      </w:r>
    </w:p>
    <w:p w:rsidR="00000000" w:rsidDel="00000000" w:rsidP="00000000" w:rsidRDefault="00000000" w:rsidRPr="00000000" w14:paraId="0000025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시종들이 보물이 가득 담긴 상자를 들고 다가온다.</w:t>
      </w:r>
    </w:p>
    <w:p w:rsidR="00000000" w:rsidDel="00000000" w:rsidP="00000000" w:rsidRDefault="00000000" w:rsidRPr="00000000" w14:paraId="0000025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장인어른께 드리는 소박한 선물입니다.</w:t>
      </w:r>
    </w:p>
    <w:p w:rsidR="00000000" w:rsidDel="00000000" w:rsidP="00000000" w:rsidRDefault="00000000" w:rsidRPr="00000000" w14:paraId="0000025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상자 안을 들여다보며 감탄한다.</w:t>
      </w:r>
    </w:p>
    <w:p w:rsidR="00000000" w:rsidDel="00000000" w:rsidP="00000000" w:rsidRDefault="00000000" w:rsidRPr="00000000" w14:paraId="0000025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님, 어쩜 이토록 후하신지요!</w:t>
      </w:r>
    </w:p>
    <w:p w:rsidR="00000000" w:rsidDel="00000000" w:rsidP="00000000" w:rsidRDefault="00000000" w:rsidRPr="00000000" w14:paraId="0000025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다말을 향해 돌아선다.</w:t>
      </w:r>
    </w:p>
    <w:p w:rsidR="00000000" w:rsidDel="00000000" w:rsidP="00000000" w:rsidRDefault="00000000" w:rsidRPr="00000000" w14:paraId="0000025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선물도, 봉헌물도 없이 빈손으로 돌아오다니.</w:t>
      </w:r>
    </w:p>
    <w:p w:rsidR="00000000" w:rsidDel="00000000" w:rsidP="00000000" w:rsidRDefault="00000000" w:rsidRPr="00000000" w14:paraId="000002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노예와 혼인한 것도 모자라, 신성한 의식에 빈손으로 나타난 것이냐?</w:t>
      </w:r>
    </w:p>
    <w:p w:rsidR="00000000" w:rsidDel="00000000" w:rsidP="00000000" w:rsidRDefault="00000000" w:rsidRPr="00000000" w14:paraId="000002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네페라를 말리는 척하며 다말을 향해 비꼬는 미소를 짓는다.</w:t>
      </w:r>
    </w:p>
    <w:p w:rsidR="00000000" w:rsidDel="00000000" w:rsidP="00000000" w:rsidRDefault="00000000" w:rsidRPr="00000000" w14:paraId="0000026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너무 나무라지 마세요. 굶주린 노예에게 신들께 바칠 금화 한 닢이라도 있겠어요? 당장 오늘 잘 곳을 찾는 것도 벅찰 텐데!</w:t>
      </w:r>
    </w:p>
    <w:p w:rsidR="00000000" w:rsidDel="00000000" w:rsidP="00000000" w:rsidRDefault="00000000" w:rsidRPr="00000000" w14:paraId="000002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델릴라와 네페라가 경멸 어린 웃음을 터뜨린다.</w:t>
      </w:r>
    </w:p>
    <w:p w:rsidR="00000000" w:rsidDel="00000000" w:rsidP="00000000" w:rsidRDefault="00000000" w:rsidRPr="00000000" w14:paraId="000002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가족들을 차갑게 바라본다.</w:t>
      </w:r>
    </w:p>
    <w:p w:rsidR="00000000" w:rsidDel="00000000" w:rsidP="00000000" w:rsidRDefault="00000000" w:rsidRPr="00000000" w14:paraId="0000026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틀렸어요. 빈손으로 오지 않았어요.</w:t>
      </w:r>
    </w:p>
    <w:p w:rsidR="00000000" w:rsidDel="00000000" w:rsidP="00000000" w:rsidRDefault="00000000" w:rsidRPr="00000000" w14:paraId="000002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품에서 정성스럽게 수놓은 비단 띠를 꺼내 펼쳐 보인다.</w:t>
      </w:r>
    </w:p>
    <w:p w:rsidR="00000000" w:rsidDel="00000000" w:rsidP="00000000" w:rsidRDefault="00000000" w:rsidRPr="00000000" w14:paraId="000002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직접 금실을 엮어 만든 축복의 띠예요. 신께 바칠 봉헌물입니다.</w:t>
      </w:r>
    </w:p>
    <w:p w:rsidR="00000000" w:rsidDel="00000000" w:rsidP="00000000" w:rsidRDefault="00000000" w:rsidRPr="00000000" w14:paraId="000002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비단 띠를 바라보며 코웃음을 친다.</w:t>
      </w:r>
    </w:p>
    <w:p w:rsidR="00000000" w:rsidDel="00000000" w:rsidP="00000000" w:rsidRDefault="00000000" w:rsidRPr="00000000" w14:paraId="0000026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분노로 얼굴을 붉히며 소리친다.</w:t>
      </w:r>
    </w:p>
    <w:p w:rsidR="00000000" w:rsidDel="00000000" w:rsidP="00000000" w:rsidRDefault="00000000" w:rsidRPr="00000000" w14:paraId="0000026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당장 나가라! 감히 이런 쓸모없는 물건을 우리 궁전에 들이다니!</w:t>
      </w:r>
    </w:p>
    <w:p w:rsidR="00000000" w:rsidDel="00000000" w:rsidP="00000000" w:rsidRDefault="00000000" w:rsidRPr="00000000" w14:paraId="0000026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손에서 비단 띠를 거칠게 빼앗아 바닥에 내던진다.</w:t>
      </w:r>
    </w:p>
    <w:p w:rsidR="00000000" w:rsidDel="00000000" w:rsidP="00000000" w:rsidRDefault="00000000" w:rsidRPr="00000000" w14:paraId="000002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바닥에 떨어진 비단 띠를 바라보며 조롱한다.</w:t>
      </w:r>
    </w:p>
    <w:p w:rsidR="00000000" w:rsidDel="00000000" w:rsidP="00000000" w:rsidRDefault="00000000" w:rsidRPr="00000000" w14:paraId="000002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신성해야 할 봉헌물이 고작 이런 천 조각이라고? 정말 한심하군.</w:t>
      </w:r>
    </w:p>
    <w:p w:rsidR="00000000" w:rsidDel="00000000" w:rsidP="00000000" w:rsidRDefault="00000000" w:rsidRPr="00000000" w14:paraId="000002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다말의 뒤로 다가와 비웃는다.</w:t>
      </w:r>
    </w:p>
    <w:p w:rsidR="00000000" w:rsidDel="00000000" w:rsidP="00000000" w:rsidRDefault="00000000" w:rsidRPr="00000000" w14:paraId="0000026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거지 노예와 가난한 직조공이라... 참으로 잘 어울리는 한 쌍이군.</w:t>
      </w:r>
    </w:p>
    <w:p w:rsidR="00000000" w:rsidDel="00000000" w:rsidP="00000000" w:rsidRDefault="00000000" w:rsidRPr="00000000" w14:paraId="0000027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모두가 다말을 바라보며 폭소를 터뜨린다. 네페라가 손을 내저으며 말한다.</w:t>
      </w:r>
    </w:p>
    <w:p w:rsidR="00000000" w:rsidDel="00000000" w:rsidP="00000000" w:rsidRDefault="00000000" w:rsidRPr="00000000" w14:paraId="0000027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됐어요. 이제 거지의 아내가 되었는데, 이런 보잘것없는 것 말고 무엇을 더 가졌겠어요?</w:t>
      </w:r>
    </w:p>
    <w:p w:rsidR="00000000" w:rsidDel="00000000" w:rsidP="00000000" w:rsidRDefault="00000000" w:rsidRPr="00000000" w14:paraId="0000027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한 시종이 다급하게 달려와 라반 앞에 멈춰 선다.</w:t>
      </w:r>
    </w:p>
    <w:p w:rsidR="00000000" w:rsidDel="00000000" w:rsidP="00000000" w:rsidRDefault="00000000" w:rsidRPr="00000000" w14:paraId="0000027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시종: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주인님! 궁전 앞에…!</w:t>
      </w:r>
    </w:p>
    <w:p w:rsidR="00000000" w:rsidDel="00000000" w:rsidP="00000000" w:rsidRDefault="00000000" w:rsidRPr="00000000" w14:paraId="000002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모두의 웃음소리가 뚝 그친다.</w:t>
      </w:r>
    </w:p>
    <w:p w:rsidR="00000000" w:rsidDel="00000000" w:rsidP="00000000" w:rsidRDefault="00000000" w:rsidRPr="00000000" w14:paraId="0000027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27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사람들이 놀란 표정으로 일제히 궁전 입구를 바라본다.</w:t>
      </w:r>
    </w:p>
    <w:p w:rsidR="00000000" w:rsidDel="00000000" w:rsidP="00000000" w:rsidRDefault="00000000" w:rsidRPr="00000000" w14:paraId="00000278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Title"/>
        <w:spacing w:before="280" w:lineRule="auto"/>
        <w:rPr/>
      </w:pPr>
      <w:bookmarkStart w:colFirst="0" w:colLast="0" w:name="_dgldkdol8jmb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제12화</w:t>
      </w:r>
    </w:p>
    <w:p w:rsidR="00000000" w:rsidDel="00000000" w:rsidP="00000000" w:rsidRDefault="00000000" w:rsidRPr="00000000" w14:paraId="0000027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궁전 앞 / 낮</w:t>
      </w:r>
    </w:p>
    <w:p w:rsidR="00000000" w:rsidDel="00000000" w:rsidP="00000000" w:rsidRDefault="00000000" w:rsidRPr="00000000" w14:paraId="0000027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군중, 귀족 남자1, 아론, 사제, 라반,</w:t>
      </w:r>
      <w:commentRangeStart w:id="38"/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 신 부장,</w:t>
      </w:r>
      <w:commentRangeEnd w:id="38"/>
      <w:r w:rsidDel="00000000" w:rsidR="00000000" w:rsidRPr="00000000">
        <w:commentReference w:id="38"/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 네페라, 파라오, 델릴라, 다말, 가족들</w:t>
      </w:r>
    </w:p>
    <w:p w:rsidR="00000000" w:rsidDel="00000000" w:rsidP="00000000" w:rsidRDefault="00000000" w:rsidRPr="00000000" w14:paraId="0000027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잠시 후, 정체를 알 수 없는 수행원들이 거대한 보물 상자들을 들고 궁전 앞에 늘어선다.</w:t>
      </w:r>
    </w:p>
    <w:p w:rsidR="00000000" w:rsidDel="00000000" w:rsidP="00000000" w:rsidRDefault="00000000" w:rsidRPr="00000000" w14:paraId="0000027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지붕 위에서 몰래 상황을 지켜보던 아론이 경악한다.</w:t>
      </w:r>
    </w:p>
    <w:p w:rsidR="00000000" w:rsidDel="00000000" w:rsidP="00000000" w:rsidRDefault="00000000" w:rsidRPr="00000000" w14:paraId="0000027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 성소에서 온 보물이잖아! 모세 님께서 직접 명하신 것이 틀림없어!</w:t>
      </w:r>
    </w:p>
    <w:p w:rsidR="00000000" w:rsidDel="00000000" w:rsidP="00000000" w:rsidRDefault="00000000" w:rsidRPr="00000000" w14:paraId="0000027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믿을 수 없다는 표정으로 수행원들을 이끌고 온 성소의 사제에게 다가간다.</w:t>
      </w:r>
    </w:p>
    <w:p w:rsidR="00000000" w:rsidDel="00000000" w:rsidP="00000000" w:rsidRDefault="00000000" w:rsidRPr="00000000" w14:paraId="0000028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사제님. 이 신성한 봉헌물들이 정말 우리 가문을 위한 것입니까?</w:t>
      </w:r>
    </w:p>
    <w:p w:rsidR="00000000" w:rsidDel="00000000" w:rsidP="00000000" w:rsidRDefault="00000000" w:rsidRPr="00000000" w14:paraId="000002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온화하게 미소 지으며 답한다.</w:t>
      </w:r>
    </w:p>
    <w:p w:rsidR="00000000" w:rsidDel="00000000" w:rsidP="00000000" w:rsidRDefault="00000000" w:rsidRPr="00000000" w14:paraId="0000028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성소에서 보내온 신성한 선물입니다. 다말 님과 그분의 가문을 위한 것이지요.</w:t>
      </w:r>
    </w:p>
    <w:p w:rsidR="00000000" w:rsidDel="00000000" w:rsidP="00000000" w:rsidRDefault="00000000" w:rsidRPr="00000000" w14:paraId="0000028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순간, 모두의 얼굴이 충격으로 굳는다.</w:t>
      </w:r>
    </w:p>
    <w:p w:rsidR="00000000" w:rsidDel="00000000" w:rsidP="00000000" w:rsidRDefault="00000000" w:rsidRPr="00000000" w14:paraId="000002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가장 먼저 정신을 차리고 소리친다.</w:t>
      </w:r>
    </w:p>
    <w:p w:rsidR="00000000" w:rsidDel="00000000" w:rsidP="00000000" w:rsidRDefault="00000000" w:rsidRPr="00000000" w14:paraId="0000028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분명 착오가 있을 겁니다. 모든 제국민이 다말이 거지 노예와 혼인했다는 사실을 알고 있어요. 성소에서 어째서 저런 보잘것없는 아이에게 이토록 귀한 선물을 보내겠습니까?</w:t>
      </w:r>
    </w:p>
    <w:p w:rsidR="00000000" w:rsidDel="00000000" w:rsidP="00000000" w:rsidRDefault="00000000" w:rsidRPr="00000000" w14:paraId="000002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앞으로 나서며 자신만만하게 말한다.</w:t>
      </w:r>
    </w:p>
    <w:p w:rsidR="00000000" w:rsidDel="00000000" w:rsidP="00000000" w:rsidRDefault="00000000" w:rsidRPr="00000000" w14:paraId="0000028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분명 평의회 수장께서 베푸신 은총일 겁니다. 성소에서 나와 델릴라의 혼인을 축복하기 위해 보낸 것이겠지요.</w:t>
      </w:r>
    </w:p>
    <w:p w:rsidR="00000000" w:rsidDel="00000000" w:rsidP="00000000" w:rsidRDefault="00000000" w:rsidRPr="00000000" w14:paraId="0000028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파라오의 말에 맞장구치며 외친다.</w:t>
      </w:r>
    </w:p>
    <w:p w:rsidR="00000000" w:rsidDel="00000000" w:rsidP="00000000" w:rsidRDefault="00000000" w:rsidRPr="00000000" w14:paraId="0000028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바로 그거요! 이 보물은 파라오 님과 델릴라를 위한 것이오. 두 사람의 신성한 결합을 축복하는 예물인 게 틀림없소!</w:t>
      </w:r>
    </w:p>
    <w:p w:rsidR="00000000" w:rsidDel="00000000" w:rsidP="00000000" w:rsidRDefault="00000000" w:rsidRPr="00000000" w14:paraId="0000028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그들을 제지하려 입을 연다.</w:t>
      </w:r>
    </w:p>
    <w:p w:rsidR="00000000" w:rsidDel="00000000" w:rsidP="00000000" w:rsidRDefault="00000000" w:rsidRPr="00000000" w14:paraId="0000028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 선물은 분명히….</w:t>
      </w:r>
    </w:p>
    <w:p w:rsidR="00000000" w:rsidDel="00000000" w:rsidP="00000000" w:rsidRDefault="00000000" w:rsidRPr="00000000" w14:paraId="0000028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델릴라가 재빨리 사제에게 다가가 그의 손에 묵직한 금화 주머니를 쥐여 준다.</w:t>
      </w:r>
    </w:p>
    <w:p w:rsidR="00000000" w:rsidDel="00000000" w:rsidP="00000000" w:rsidRDefault="00000000" w:rsidRPr="00000000" w14:paraId="0000028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먼 길을 오시느라 수고가 많으셨습니다, 사제님.</w:t>
      </w:r>
    </w:p>
    <w:p w:rsidR="00000000" w:rsidDel="00000000" w:rsidP="00000000" w:rsidRDefault="00000000" w:rsidRPr="00000000" w14:paraId="000002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금화 주머니를 바라보며 잠시 망설인다. 이내 주머니를 품에 넣고 헛기침한 뒤, 애매한 표정으로 말한다.</w:t>
      </w:r>
    </w:p>
    <w:p w:rsidR="00000000" w:rsidDel="00000000" w:rsidP="00000000" w:rsidRDefault="00000000" w:rsidRPr="00000000" w14:paraId="0000028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아무래도 전달 과정에서 착오가 있었던 모양입니다. 보물은 이곳에 두었으니 저희가 맡은 소임은 끝났습니다.</w:t>
      </w:r>
    </w:p>
    <w:p w:rsidR="00000000" w:rsidDel="00000000" w:rsidP="00000000" w:rsidRDefault="00000000" w:rsidRPr="00000000" w14:paraId="0000029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사제와 수행원들이 서둘러 자리를 떠난다.</w:t>
      </w:r>
    </w:p>
    <w:p w:rsidR="00000000" w:rsidDel="00000000" w:rsidP="00000000" w:rsidRDefault="00000000" w:rsidRPr="00000000" w14:paraId="0000029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승리의 미소를 지으며 다말에게 다가간다.</w:t>
      </w:r>
    </w:p>
    <w:p w:rsidR="00000000" w:rsidDel="00000000" w:rsidP="00000000" w:rsidRDefault="00000000" w:rsidRPr="00000000" w14:paraId="0000029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언니, 이것 좀 봐. 선물도 두 배, 영광도 두 배가 됐네. 언니의 노예는 아무것도 아니야. 정말 가엾기도 해라.</w:t>
      </w:r>
    </w:p>
    <w:p w:rsidR="00000000" w:rsidDel="00000000" w:rsidP="00000000" w:rsidRDefault="00000000" w:rsidRPr="00000000" w14:paraId="0000029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과장되게 웃음을 터뜨린다.</w:t>
      </w:r>
    </w:p>
    <w:p w:rsidR="00000000" w:rsidDel="00000000" w:rsidP="00000000" w:rsidRDefault="00000000" w:rsidRPr="00000000" w14:paraId="0000029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가족들은 안도하며 델릴라와 함께 기뻐하고, 다말은 말없이 그들을 바라본다.</w:t>
      </w:r>
    </w:p>
    <w:p w:rsidR="00000000" w:rsidDel="00000000" w:rsidP="00000000" w:rsidRDefault="00000000" w:rsidRPr="00000000" w14:paraId="0000029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델릴라와 가족들을 똑바로 마주하며 단호하게 말한다.</w:t>
      </w:r>
    </w:p>
    <w:p w:rsidR="00000000" w:rsidDel="00000000" w:rsidP="00000000" w:rsidRDefault="00000000" w:rsidRPr="00000000" w14:paraId="0000029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바라시는 것은 재물이 아니라 진실한 마음이에요.</w:t>
      </w:r>
    </w:p>
    <w:p w:rsidR="00000000" w:rsidDel="00000000" w:rsidP="00000000" w:rsidRDefault="00000000" w:rsidRPr="00000000" w14:paraId="000002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코웃음을 친다.</w:t>
      </w:r>
    </w:p>
    <w:p w:rsidR="00000000" w:rsidDel="00000000" w:rsidP="00000000" w:rsidRDefault="00000000" w:rsidRPr="00000000" w14:paraId="0000029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나는 떳떳해. 조금도 부끄럽지 않아.</w:t>
      </w:r>
    </w:p>
    <w:p w:rsidR="00000000" w:rsidDel="00000000" w:rsidP="00000000" w:rsidRDefault="00000000" w:rsidRPr="00000000" w14:paraId="000002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분노를 터뜨린다.</w:t>
      </w:r>
    </w:p>
    <w:p w:rsidR="00000000" w:rsidDel="00000000" w:rsidP="00000000" w:rsidRDefault="00000000" w:rsidRPr="00000000" w14:paraId="0000029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너를 위해 얼마나 많은 것을 바쳤는데, 너는 끝내 나를 배신했다! 거지와 혼인한 것도 모자라 이제는 저 보잘것없는 천 조각으로 나를 조롱하는 것이냐?</w:t>
      </w:r>
    </w:p>
    <w:p w:rsidR="00000000" w:rsidDel="00000000" w:rsidP="00000000" w:rsidRDefault="00000000" w:rsidRPr="00000000" w14:paraId="000002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눈에 눈물이 고인다.</w:t>
      </w:r>
    </w:p>
    <w:p w:rsidR="00000000" w:rsidDel="00000000" w:rsidP="00000000" w:rsidRDefault="00000000" w:rsidRPr="00000000" w14:paraId="0000029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궁전 밖을 가리키며 소리친다.</w:t>
      </w:r>
    </w:p>
    <w:p w:rsidR="00000000" w:rsidDel="00000000" w:rsidP="00000000" w:rsidRDefault="00000000" w:rsidRPr="00000000" w14:paraId="0000029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나가! 너는 우리 가문의 수치다!</w:t>
      </w:r>
    </w:p>
    <w:p w:rsidR="00000000" w:rsidDel="00000000" w:rsidP="00000000" w:rsidRDefault="00000000" w:rsidRPr="00000000" w14:paraId="0000029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체념한 듯 고개를 숙였다가 돌아선다.</w:t>
      </w:r>
    </w:p>
    <w:p w:rsidR="00000000" w:rsidDel="00000000" w:rsidP="00000000" w:rsidRDefault="00000000" w:rsidRPr="00000000" w14:paraId="0000029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원하시는 대로 하겠습니다. 떠날게요.</w:t>
      </w:r>
    </w:p>
    <w:p w:rsidR="00000000" w:rsidDel="00000000" w:rsidP="00000000" w:rsidRDefault="00000000" w:rsidRPr="00000000" w14:paraId="000002A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떠나기 전, 마지막으로 라반을 돌아본다. 눈물이 흐르지만 목소리는 차분하다.</w:t>
      </w:r>
    </w:p>
    <w:p w:rsidR="00000000" w:rsidDel="00000000" w:rsidP="00000000" w:rsidRDefault="00000000" w:rsidRPr="00000000" w14:paraId="000002A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아버지를 보살펴주시기를 빌겠습니다. 안녕히 계세요, 아버지.</w:t>
      </w:r>
    </w:p>
    <w:p w:rsidR="00000000" w:rsidDel="00000000" w:rsidP="00000000" w:rsidRDefault="00000000" w:rsidRPr="00000000" w14:paraId="000002A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돌아서서 궁전을 떠난다. 가족들이 그 뒷모습을 지켜보고, 델릴라는 승리감에 찬 미소를 짓는다.</w:t>
      </w:r>
    </w:p>
    <w:p w:rsidR="00000000" w:rsidDel="00000000" w:rsidP="00000000" w:rsidRDefault="00000000" w:rsidRPr="00000000" w14:paraId="000002A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지난 생에서는 그 보잘것없는 노예가 내 모든 것을 망쳤지.</w:t>
      </w:r>
    </w:p>
    <w:p w:rsidR="00000000" w:rsidDel="00000000" w:rsidP="00000000" w:rsidRDefault="00000000" w:rsidRPr="00000000" w14:paraId="000002A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그러나 다말이 고개를 꼿꼿이 든 채 당당하게 걸어가자 델릴라의 얼굴에서 미소가 서서히 사라진다.</w:t>
      </w:r>
    </w:p>
    <w:p w:rsidR="00000000" w:rsidDel="00000000" w:rsidP="00000000" w:rsidRDefault="00000000" w:rsidRPr="00000000" w14:paraId="000002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눈에 분노가 차오른다.</w:t>
      </w:r>
    </w:p>
    <w:p w:rsidR="00000000" w:rsidDel="00000000" w:rsidP="00000000" w:rsidRDefault="00000000" w:rsidRPr="00000000" w14:paraId="000002A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그런데 어째서... 넌 모든 것을 빼앗기고도 저토록 당당하게 떠나는 거야? 불공평해!</w:t>
      </w:r>
    </w:p>
    <w:p w:rsidR="00000000" w:rsidDel="00000000" w:rsidP="00000000" w:rsidRDefault="00000000" w:rsidRPr="00000000" w14:paraId="000002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울먹이며 라반에게 매달린다.</w:t>
      </w:r>
    </w:p>
    <w:p w:rsidR="00000000" w:rsidDel="00000000" w:rsidP="00000000" w:rsidRDefault="00000000" w:rsidRPr="00000000" w14:paraId="000002A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아버지! 언니는 가문을 욕보이고도 조금도 부끄러워하지 않고 떠나고 있어요. </w:t>
      </w:r>
      <w:commentRangeStart w:id="39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원로들이</w:t>
      </w:r>
      <w:commentRangeEnd w:id="39"/>
      <w:r w:rsidDel="00000000" w:rsidR="00000000" w:rsidRPr="00000000">
        <w:commentReference w:id="39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이 모습을 본다면, 아버지께서 자신의 가문조차 다스리지 못한다고 비웃을 거예요! 이건 아버지에 대한 모욕이에요.</w:t>
      </w:r>
    </w:p>
    <w:p w:rsidR="00000000" w:rsidDel="00000000" w:rsidP="00000000" w:rsidRDefault="00000000" w:rsidRPr="00000000" w14:paraId="000002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라반의 팔을 붙잡으며 거든다.</w:t>
      </w:r>
    </w:p>
    <w:p w:rsidR="00000000" w:rsidDel="00000000" w:rsidP="00000000" w:rsidRDefault="00000000" w:rsidRPr="00000000" w14:paraId="000002A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말이 맞아요, 여보. 명가들이 우리를 비웃을 겁니다. 법도조차 지키지 못하는 수치스러운 가문이라고 손가락질할 거예요!</w:t>
      </w:r>
    </w:p>
    <w:p w:rsidR="00000000" w:rsidDel="00000000" w:rsidP="00000000" w:rsidRDefault="00000000" w:rsidRPr="00000000" w14:paraId="000002A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사람의 말에 자존심이 상한 라반이 다말의 등을 향해 고함친다.</w:t>
      </w:r>
    </w:p>
    <w:p w:rsidR="00000000" w:rsidDel="00000000" w:rsidP="00000000" w:rsidRDefault="00000000" w:rsidRPr="00000000" w14:paraId="000002A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거기 멈춰라!</w:t>
      </w:r>
    </w:p>
    <w:p w:rsidR="00000000" w:rsidDel="00000000" w:rsidP="00000000" w:rsidRDefault="00000000" w:rsidRPr="00000000" w14:paraId="000002A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걸음을 멈추고 돌아본다.</w:t>
      </w:r>
    </w:p>
    <w:p w:rsidR="00000000" w:rsidDel="00000000" w:rsidP="00000000" w:rsidRDefault="00000000" w:rsidRPr="00000000" w14:paraId="000002A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다가가 분노에 찬 목소리로 말한다.</w:t>
      </w:r>
    </w:p>
    <w:p w:rsidR="00000000" w:rsidDel="00000000" w:rsidP="00000000" w:rsidRDefault="00000000" w:rsidRPr="00000000" w14:paraId="000002A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네가 원할 때 들어왔다가 마음대로 떠날 수 있을 것 같으냐? </w:t>
      </w:r>
    </w:p>
    <w:p w:rsidR="00000000" w:rsidDel="00000000" w:rsidP="00000000" w:rsidRDefault="00000000" w:rsidRPr="00000000" w14:paraId="000002B0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지친 눈으로 라반을 바라본다.</w:t>
      </w:r>
    </w:p>
    <w:p w:rsidR="00000000" w:rsidDel="00000000" w:rsidP="00000000" w:rsidRDefault="00000000" w:rsidRPr="00000000" w14:paraId="000002B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아버지께 저는 권세와 재물을 얻기 위한 제물일 뿐이잖아요. 이런 수모를 견디면서까지 이곳에 머물 이유가 있나요? 저는 이제 이 가문과 끝내고 싶어요.</w:t>
      </w:r>
    </w:p>
    <w:p w:rsidR="00000000" w:rsidDel="00000000" w:rsidP="00000000" w:rsidRDefault="00000000" w:rsidRPr="00000000" w14:paraId="000002B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br w:type="textWrapping"/>
        <w:t xml:space="preserve">클리프행어</w:t>
        <w:br w:type="textWrapping"/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델릴라가 앞으로 나서 다말의 앞을 가로막는다.</w:t>
      </w:r>
    </w:p>
    <w:p w:rsidR="00000000" w:rsidDel="00000000" w:rsidP="00000000" w:rsidRDefault="00000000" w:rsidRPr="00000000" w14:paraId="000002B3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떠나고 싶어? 그렇다면 그에 걸맞은 대가를 치러. 맨발로 광장을 가로질러. 모든 사람들이 보는 앞에서 큰 소리로 외쳐. 네가 우리 가문을 욕보였다고 말이야. 그리고 신성한 나무 앞에서 신들께 맹세해. 너는 더 이상 이 가문의 딸이 아니며, 우리와 아무런 연도 남아 있지 않다고. 영원히.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Title"/>
        <w:spacing w:before="280" w:lineRule="auto"/>
        <w:rPr/>
      </w:pPr>
      <w:bookmarkStart w:colFirst="0" w:colLast="0" w:name="_7z8wyl22c6kk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제13화</w:t>
      </w:r>
    </w:p>
    <w:p w:rsidR="00000000" w:rsidDel="00000000" w:rsidP="00000000" w:rsidRDefault="00000000" w:rsidRPr="00000000" w14:paraId="000002B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궁전 앞 / 낮</w:t>
      </w:r>
    </w:p>
    <w:p w:rsidR="00000000" w:rsidDel="00000000" w:rsidP="00000000" w:rsidRDefault="00000000" w:rsidRPr="00000000" w14:paraId="000002B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라반, 다말, 파라오, 아론</w:t>
      </w:r>
    </w:p>
    <w:p w:rsidR="00000000" w:rsidDel="00000000" w:rsidP="00000000" w:rsidRDefault="00000000" w:rsidRPr="00000000" w14:paraId="000002B7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믿을 수 없다는 표정으로 델릴라를 바라본다.</w:t>
      </w:r>
    </w:p>
    <w:p w:rsidR="00000000" w:rsidDel="00000000" w:rsidP="00000000" w:rsidRDefault="00000000" w:rsidRPr="00000000" w14:paraId="000002B8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정말… 그렇게까지 해야겠어?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대답하지 않은 채 차갑게 미소 짓는다.</w:t>
      </w:r>
    </w:p>
    <w:p w:rsidR="00000000" w:rsidDel="00000000" w:rsidP="00000000" w:rsidRDefault="00000000" w:rsidRPr="00000000" w14:paraId="000002BA">
      <w:pPr>
        <w:spacing w:after="40" w:line="288.00000000000006" w:lineRule="auto"/>
        <w:rPr>
          <w:color w:val="4a4a4a"/>
          <w:sz w:val="20"/>
          <w:szCs w:val="20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라반을 바라보지만, 라반은 침묵으로 델릴라의 말에 동의한다.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델릴라의 말에 만족스러운 미소를 짓는다.</w:t>
      </w:r>
    </w:p>
    <w:p w:rsidR="00000000" w:rsidDel="00000000" w:rsidP="00000000" w:rsidRDefault="00000000" w:rsidRPr="00000000" w14:paraId="000002B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참으로 현명하구나, 델릴라.</w:t>
      </w:r>
    </w:p>
    <w:p w:rsidR="00000000" w:rsidDel="00000000" w:rsidP="00000000" w:rsidRDefault="00000000" w:rsidRPr="00000000" w14:paraId="000002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다말을 향해 명령한다.</w:t>
      </w:r>
    </w:p>
    <w:p w:rsidR="00000000" w:rsidDel="00000000" w:rsidP="00000000" w:rsidRDefault="00000000" w:rsidRPr="00000000" w14:paraId="000002B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시키는 대로 해라. 먼저 광장을 가로지른 뒤, 신성한 나무 앞으로 가서 맹세해라!</w:t>
      </w:r>
    </w:p>
    <w:p w:rsidR="00000000" w:rsidDel="00000000" w:rsidP="00000000" w:rsidRDefault="00000000" w:rsidRPr="00000000" w14:paraId="000002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믿을 수 없다는 듯 눈물을 흘리며 라반을 바라본다.</w:t>
      </w:r>
    </w:p>
    <w:p w:rsidR="00000000" w:rsidDel="00000000" w:rsidP="00000000" w:rsidRDefault="00000000" w:rsidRPr="00000000" w14:paraId="000002C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가난한 남자와 혼인했다는 이유만으로요? 아버지의 핏줄인 저를 죄인처럼 다루시는 겁니까?</w:t>
      </w:r>
    </w:p>
    <w:p w:rsidR="00000000" w:rsidDel="00000000" w:rsidP="00000000" w:rsidRDefault="00000000" w:rsidRPr="00000000" w14:paraId="000002C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델릴라가 비웃으며 끼어든다.</w:t>
      </w:r>
    </w:p>
    <w:p w:rsidR="00000000" w:rsidDel="00000000" w:rsidP="00000000" w:rsidRDefault="00000000" w:rsidRPr="00000000" w14:paraId="000002C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봉헌물도, 하인도 없지. 게다가 아비를 웃음거리로 만들었으니, 그 정도 벌로 끝나는 것을 다행으로 여기시오. 거저 용서받는 것이나 다름없으니까.</w:t>
      </w:r>
    </w:p>
    <w:p w:rsidR="00000000" w:rsidDel="00000000" w:rsidP="00000000" w:rsidRDefault="00000000" w:rsidRPr="00000000" w14:paraId="000002C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자, 어서. 이제 너는 우리의 가족이 아니라 그 더러운 거지의 가족이 된 거잖아. 그러니 모두가 보는 앞에서 거지의 아내다운 모습을 보여줘야지 않겠어?</w:t>
      </w:r>
    </w:p>
    <w:p w:rsidR="00000000" w:rsidDel="00000000" w:rsidP="00000000" w:rsidRDefault="00000000" w:rsidRPr="00000000" w14:paraId="000002C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몸에 기대며 과시한다.</w:t>
      </w:r>
    </w:p>
    <w:p w:rsidR="00000000" w:rsidDel="00000000" w:rsidP="00000000" w:rsidRDefault="00000000" w:rsidRPr="00000000" w14:paraId="000002C5">
      <w:pPr>
        <w:spacing w:after="80" w:line="288.00000000000006" w:lineRule="auto"/>
        <w:ind w:left="720" w:hanging="360"/>
        <w:rPr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아아, 거지와 혼인한 여자가 내 언니였다는 게 너무나 수치스러워! 언니는 수치가 뭔지 알아야 해!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분노한다.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맞는 말이다. 델릴라는 우리 가문의 이름을 지키고 있다! 저 아이는 명예가 무엇인지 아는데, 너는 대체 무엇을 했느냐? 네가 모든 것을 망쳤다! 우리 가문을 웃음거리와 수치로 만들었어!</w:t>
      </w:r>
    </w:p>
    <w:p w:rsidR="00000000" w:rsidDel="00000000" w:rsidP="00000000" w:rsidRDefault="00000000" w:rsidRPr="00000000" w14:paraId="000002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닦으며 허탈하게 웃는다.</w:t>
      </w:r>
    </w:p>
    <w:p w:rsidR="00000000" w:rsidDel="00000000" w:rsidP="00000000" w:rsidRDefault="00000000" w:rsidRPr="00000000" w14:paraId="000002C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명예라고요? 그 명예가 정말 델릴라의 것이 맞나요? 델릴라가 신의 피를 이은 가문과 혼인했기 때문이잖아요. …아버지는 델릴라의 환심을 사기 위해서라면 저를 불길 속에라도 던지시겠군요.</w:t>
      </w:r>
    </w:p>
    <w:p w:rsidR="00000000" w:rsidDel="00000000" w:rsidP="00000000" w:rsidRDefault="00000000" w:rsidRPr="00000000" w14:paraId="000002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이성을 잃고 다말을 향해 손가락질하며 소리친다.</w:t>
      </w:r>
    </w:p>
    <w:p w:rsidR="00000000" w:rsidDel="00000000" w:rsidP="00000000" w:rsidRDefault="00000000" w:rsidRPr="00000000" w14:paraId="000002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은혜도 모르는 것! 감히 네 아비에게 그따위로 말해?</w:t>
      </w:r>
    </w:p>
    <w:p w:rsidR="00000000" w:rsidDel="00000000" w:rsidP="00000000" w:rsidRDefault="00000000" w:rsidRPr="00000000" w14:paraId="000002C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아버지라고요? 아버지께 저는 딸이 아니라 재산일 뿐이에요. 시장에서 값을 매겨 내놓은 물건이나, 낙인찍힌 노예와 다를 바 없다고요.</w:t>
      </w:r>
    </w:p>
    <w:p w:rsidR="00000000" w:rsidDel="00000000" w:rsidP="00000000" w:rsidRDefault="00000000" w:rsidRPr="00000000" w14:paraId="000002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닥쳐라!</w:t>
      </w:r>
    </w:p>
    <w:p w:rsidR="00000000" w:rsidDel="00000000" w:rsidP="00000000" w:rsidRDefault="00000000" w:rsidRPr="00000000" w14:paraId="000002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뺨을 거칠게 때린다.</w:t>
      </w:r>
    </w:p>
    <w:p w:rsidR="00000000" w:rsidDel="00000000" w:rsidP="00000000" w:rsidRDefault="00000000" w:rsidRPr="00000000" w14:paraId="000002C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충격을 이기지 못하고 바닥에 쓰러진다.</w:t>
      </w:r>
    </w:p>
    <w:p w:rsidR="00000000" w:rsidDel="00000000" w:rsidP="00000000" w:rsidRDefault="00000000" w:rsidRPr="00000000" w14:paraId="000002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다말의 목에 걸려 있던 정표가 끊어져 바닥을 나뒹군다.</w:t>
      </w:r>
    </w:p>
    <w:p w:rsidR="00000000" w:rsidDel="00000000" w:rsidP="00000000" w:rsidRDefault="00000000" w:rsidRPr="00000000" w14:paraId="000002D1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모두의 시선이 정표에 꽂힌다.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정표를 발견하고 경악으로 눈을 크게 뜬다.</w:t>
      </w:r>
    </w:p>
    <w:p w:rsidR="00000000" w:rsidDel="00000000" w:rsidP="00000000" w:rsidRDefault="00000000" w:rsidRPr="00000000" w14:paraId="000002D3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저것은… 신전 벽화 속 대언자의 정표가 아니냐?</w:t>
      </w:r>
      <w:commentRangeEnd w:id="40"/>
      <w:r w:rsidDel="00000000" w:rsidR="00000000" w:rsidRPr="00000000">
        <w:commentReference w:id="4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근처 수풀 뒤에 숨어 광경을 지켜보던 아론이 경악하며 입을 틀어막는다.</w:t>
      </w:r>
    </w:p>
    <w:p w:rsidR="00000000" w:rsidDel="00000000" w:rsidP="00000000" w:rsidRDefault="00000000" w:rsidRPr="00000000" w14:paraId="000002D5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수풀 뒤에서 다말을 바라보며 경악한다.</w:t>
      </w:r>
    </w:p>
    <w:p w:rsidR="00000000" w:rsidDel="00000000" w:rsidP="00000000" w:rsidRDefault="00000000" w:rsidRPr="00000000" w14:paraId="000002D8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신들이시여... 저들이 다말 님을 짓밟고 있어! 지금 당장 주군께 알려야 해.</w:t>
      </w:r>
      <w:commentRangeEnd w:id="41"/>
      <w:r w:rsidDel="00000000" w:rsidR="00000000" w:rsidRPr="00000000">
        <w:commentReference w:id="4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40" w:line="28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Title"/>
        <w:spacing w:before="280" w:lineRule="auto"/>
        <w:rPr/>
      </w:pPr>
      <w:bookmarkStart w:colFirst="0" w:colLast="0" w:name="_rt6y3ar8f470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제14화</w:t>
      </w:r>
    </w:p>
    <w:p w:rsidR="00000000" w:rsidDel="00000000" w:rsidP="00000000" w:rsidRDefault="00000000" w:rsidRPr="00000000" w14:paraId="000002DB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궁전 앞 / 낮 (계속)</w:t>
      </w:r>
    </w:p>
    <w:p w:rsidR="00000000" w:rsidDel="00000000" w:rsidP="00000000" w:rsidRDefault="00000000" w:rsidRPr="00000000" w14:paraId="000002DC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아론, 델릴라, 파라오, 라반, 네페라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 떨어진 정표를 향해 필사적으로 손을 뻗는다.</w:t>
      </w:r>
    </w:p>
    <w:p w:rsidR="00000000" w:rsidDel="00000000" w:rsidP="00000000" w:rsidRDefault="00000000" w:rsidRPr="00000000" w14:paraId="000002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델릴라가 먼저 다가가 정표를 집어 든다.</w:t>
      </w:r>
    </w:p>
    <w:p w:rsidR="00000000" w:rsidDel="00000000" w:rsidP="00000000" w:rsidRDefault="00000000" w:rsidRPr="00000000" w14:paraId="000002D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그건 내 거야! 모세가 내게 준 거라고!</w:t>
      </w:r>
    </w:p>
    <w:p w:rsidR="00000000" w:rsidDel="00000000" w:rsidP="00000000" w:rsidRDefault="00000000" w:rsidRPr="00000000" w14:paraId="000002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정표를 이리저리 돌려보며 감탄한다.</w:t>
      </w:r>
    </w:p>
    <w:p w:rsidR="00000000" w:rsidDel="00000000" w:rsidP="00000000" w:rsidRDefault="00000000" w:rsidRPr="00000000" w14:paraId="000002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제법 정교하게 만들어졌네. 그 초라한 노예가 어떻게 이런 귀한 물건을 가지고 있었을까?</w:t>
      </w:r>
    </w:p>
    <w:p w:rsidR="00000000" w:rsidDel="00000000" w:rsidP="00000000" w:rsidRDefault="00000000" w:rsidRPr="00000000" w14:paraId="000002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의심스럽게 바라본다.</w:t>
      </w:r>
    </w:p>
    <w:p w:rsidR="00000000" w:rsidDel="00000000" w:rsidP="00000000" w:rsidRDefault="00000000" w:rsidRPr="00000000" w14:paraId="000002E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말해봐. 대체 어디에서 훔친 거야?</w:t>
      </w:r>
    </w:p>
    <w:p w:rsidR="00000000" w:rsidDel="00000000" w:rsidP="00000000" w:rsidRDefault="00000000" w:rsidRPr="00000000" w14:paraId="000002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바닥에서 몸을 일으키며 분노에 찬 눈으로 델릴라를 노려본다.</w:t>
      </w:r>
    </w:p>
    <w:p w:rsidR="00000000" w:rsidDel="00000000" w:rsidP="00000000" w:rsidRDefault="00000000" w:rsidRPr="00000000" w14:paraId="000002E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사람의 가문에서 대대로 내려온 성물이에요. 함부로 도둑이라 모욕하지 마세요!</w:t>
      </w:r>
    </w:p>
    <w:p w:rsidR="00000000" w:rsidDel="00000000" w:rsidP="00000000" w:rsidRDefault="00000000" w:rsidRPr="00000000" w14:paraId="000002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코웃음을 친다.</w:t>
      </w:r>
    </w:p>
    <w:p w:rsidR="00000000" w:rsidDel="00000000" w:rsidP="00000000" w:rsidRDefault="00000000" w:rsidRPr="00000000" w14:paraId="000002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가문에서 내려온 성물이라고?</w:t>
      </w:r>
    </w:p>
    <w:p w:rsidR="00000000" w:rsidDel="00000000" w:rsidP="00000000" w:rsidRDefault="00000000" w:rsidRPr="00000000" w14:paraId="000002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실망한 표정으로 정표를 바라본다.</w:t>
      </w:r>
    </w:p>
    <w:p w:rsidR="00000000" w:rsidDel="00000000" w:rsidP="00000000" w:rsidRDefault="00000000" w:rsidRPr="00000000" w14:paraId="000002E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commentRangeStart w:id="42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어떻게 신의 성물이 여기 있는지 궁금했는데. 내가 착각했나 보군. 저런 노예가 성스러운 신과 연관되어 있을 리가 없지.</w:t>
      </w:r>
      <w:commentRangeEnd w:id="42"/>
      <w:r w:rsidDel="00000000" w:rsidR="00000000" w:rsidRPr="00000000">
        <w:commentReference w:id="4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파라오를 똑바로 바라본다.</w:t>
      </w:r>
    </w:p>
    <w:p w:rsidR="00000000" w:rsidDel="00000000" w:rsidP="00000000" w:rsidRDefault="00000000" w:rsidRPr="00000000" w14:paraId="000002E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당신처럼 신의 피를 이어받지 못했을지도 모르죠. 하지만 그게 평범한 사람은 귀한 것을 지닐 자격조차 없다는 뜻은 아니에요.</w:t>
      </w:r>
    </w:p>
    <w:p w:rsidR="00000000" w:rsidDel="00000000" w:rsidP="00000000" w:rsidRDefault="00000000" w:rsidRPr="00000000" w14:paraId="000002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경멸 어린 눈으로 다말을 내려다본다.</w:t>
      </w:r>
    </w:p>
    <w:p w:rsidR="00000000" w:rsidDel="00000000" w:rsidP="00000000" w:rsidRDefault="00000000" w:rsidRPr="00000000" w14:paraId="000002E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고작 쇠붙이 하나 때문에 이토록 소란을 피우는 것이오? 굶주린 개가 뼈다귀에 매달리는 꼴이군. 참으로 한심해.</w:t>
      </w:r>
    </w:p>
    <w:p w:rsidR="00000000" w:rsidDel="00000000" w:rsidP="00000000" w:rsidRDefault="00000000" w:rsidRPr="00000000" w14:paraId="000002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다가와 다말을 비웃는다.</w:t>
      </w:r>
    </w:p>
    <w:p w:rsidR="00000000" w:rsidDel="00000000" w:rsidP="00000000" w:rsidRDefault="00000000" w:rsidRPr="00000000" w14:paraId="000002E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거지와 혼인해 가문을 욕보인 것도 모자라, 이제는 쇠붙이 하나에 목숨을 거는 것이냐?  그토록 사랑하는 남편도 너를 그리 귀하게 여기지는 않은 모양이구나. 고작 이런 것을 혼인 예물로 주다니.</w:t>
      </w:r>
    </w:p>
    <w:p w:rsidR="00000000" w:rsidDel="00000000" w:rsidP="00000000" w:rsidRDefault="00000000" w:rsidRPr="00000000" w14:paraId="000002F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델릴라를 향해 소리친다.</w:t>
      </w:r>
    </w:p>
    <w:p w:rsidR="00000000" w:rsidDel="00000000" w:rsidP="00000000" w:rsidRDefault="00000000" w:rsidRPr="00000000" w14:paraId="000002F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당장 돌려줘!</w:t>
      </w:r>
    </w:p>
    <w:p w:rsidR="00000000" w:rsidDel="00000000" w:rsidP="00000000" w:rsidRDefault="00000000" w:rsidRPr="00000000" w14:paraId="000002F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정표를 손에 쥔 채 악의 어린 미소를 짓는다.</w:t>
      </w:r>
    </w:p>
    <w:p w:rsidR="00000000" w:rsidDel="00000000" w:rsidP="00000000" w:rsidRDefault="00000000" w:rsidRPr="00000000" w14:paraId="000002F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좋아. 대신 그에 걸맞은 값을 치러.</w:t>
      </w:r>
    </w:p>
    <w:p w:rsidR="00000000" w:rsidDel="00000000" w:rsidP="00000000" w:rsidRDefault="00000000" w:rsidRPr="00000000" w14:paraId="000002F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신성한 나무 앞에 무릎을 꿇고 신들께 맹세해. 우리 가문의 이름을 영원히 버리고, 다시는 이 집안의 딸이라 주장하지 않겠다고. 그러면 이 쓰레기를 돌려줄게.</w:t>
      </w:r>
    </w:p>
    <w:p w:rsidR="00000000" w:rsidDel="00000000" w:rsidP="00000000" w:rsidRDefault="00000000" w:rsidRPr="00000000" w14:paraId="000002F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너…!</w:t>
      </w:r>
    </w:p>
    <w:p w:rsidR="00000000" w:rsidDel="00000000" w:rsidP="00000000" w:rsidRDefault="00000000" w:rsidRPr="00000000" w14:paraId="000002F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절망스러운 눈으로 델릴라를 바라보다가 라반에게 애원한다.</w:t>
      </w:r>
    </w:p>
    <w:p w:rsidR="00000000" w:rsidDel="00000000" w:rsidP="00000000" w:rsidRDefault="00000000" w:rsidRPr="00000000" w14:paraId="000002F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아버지, 말씀해보세요! 제게서 가문의 이름까지 빼앗으실 건가요? 저는 아버지의 핏줄이 아닙니까?</w:t>
      </w:r>
    </w:p>
    <w:p w:rsidR="00000000" w:rsidDel="00000000" w:rsidP="00000000" w:rsidRDefault="00000000" w:rsidRPr="00000000" w14:paraId="000002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차갑게 다말을 내려다본다.</w:t>
      </w:r>
    </w:p>
    <w:p w:rsidR="00000000" w:rsidDel="00000000" w:rsidP="00000000" w:rsidRDefault="00000000" w:rsidRPr="00000000" w14:paraId="000002F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너는 우리 가문을 욕보였고, 조상들이 쌓아온 명예까지 더럽혔다. 지금부터 내 딸은 델릴라 하나뿐이다.</w:t>
      </w:r>
    </w:p>
    <w:p w:rsidR="00000000" w:rsidDel="00000000" w:rsidP="00000000" w:rsidRDefault="00000000" w:rsidRPr="00000000" w14:paraId="000002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충격으로 말을 잃는다. 고개를 떨군 다말의 뺨을 타고 눈물이 흘러내린다.</w:t>
      </w:r>
    </w:p>
    <w:p w:rsidR="00000000" w:rsidDel="00000000" w:rsidP="00000000" w:rsidRDefault="00000000" w:rsidRPr="00000000" w14:paraId="000002F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이곳에는 가족이라 부를 만한 것이 없어. 서로를 이용하고 계략을 꾸밀 뿐, 온기도 명예도 남아 있지 않아. 이곳에서 썩어가느니... 차라리 존엄을 지키며 떠나겠어.</w:t>
      </w:r>
    </w:p>
    <w:p w:rsidR="00000000" w:rsidDel="00000000" w:rsidP="00000000" w:rsidRDefault="00000000" w:rsidRPr="00000000" w14:paraId="000002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닦고 결심한 듯 고개를 든다.</w:t>
      </w:r>
    </w:p>
    <w:p w:rsidR="00000000" w:rsidDel="00000000" w:rsidP="00000000" w:rsidRDefault="00000000" w:rsidRPr="00000000" w14:paraId="000002F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그렇게 하죠.</w:t>
      </w:r>
    </w:p>
    <w:p w:rsidR="00000000" w:rsidDel="00000000" w:rsidP="00000000" w:rsidRDefault="00000000" w:rsidRPr="00000000" w14:paraId="000002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굳은 표정으로 계단 위에 올라선다. 가족과 하객들을 내려다본 다말이 오른손을 높이 들어 올린다.</w:t>
      </w:r>
    </w:p>
    <w:p w:rsidR="00000000" w:rsidDel="00000000" w:rsidP="00000000" w:rsidRDefault="00000000" w:rsidRPr="00000000" w14:paraId="000002F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 다말은 오늘 이 자리에서 신들께 맹세합니다. 나를 낳고 길러온 이 가문과의 모든 인연을 끊겠습니다.</w:t>
      </w:r>
    </w:p>
    <w:p w:rsidR="00000000" w:rsidDel="00000000" w:rsidP="00000000" w:rsidRDefault="00000000" w:rsidRPr="00000000" w14:paraId="0000030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눈빛이 차갑게 가라앉는다.</w:t>
      </w:r>
    </w:p>
    <w:p w:rsidR="00000000" w:rsidDel="00000000" w:rsidP="00000000" w:rsidRDefault="00000000" w:rsidRPr="00000000" w14:paraId="0000030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오늘부터 이 가문은 나에게 죽은 것이나 다름없습니다.</w:t>
      </w:r>
    </w:p>
    <w:p w:rsidR="00000000" w:rsidDel="00000000" w:rsidP="00000000" w:rsidRDefault="00000000" w:rsidRPr="00000000" w14:paraId="0000030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당돌한 선언에 경악한다.</w:t>
      </w:r>
    </w:p>
    <w:p w:rsidR="00000000" w:rsidDel="00000000" w:rsidP="00000000" w:rsidRDefault="00000000" w:rsidRPr="00000000" w14:paraId="0000030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네페라와 델릴라는 만족스러운 미소를 짓는다.</w:t>
      </w:r>
    </w:p>
    <w:p w:rsidR="00000000" w:rsidDel="00000000" w:rsidP="00000000" w:rsidRDefault="00000000" w:rsidRPr="00000000" w14:paraId="0000030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태어날 때부터 누려온 권리를 거지와 맞바꾸다니, 참으로 어리석구나. 하지만 걱정할 것 없다, 다말. 우리는 이미 오래전에 너에 대한 기대를 버렸으니까.</w:t>
      </w:r>
    </w:p>
    <w:p w:rsidR="00000000" w:rsidDel="00000000" w:rsidP="00000000" w:rsidRDefault="00000000" w:rsidRPr="00000000" w14:paraId="0000030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이것이 아버지께서 오랫동안 바라시던 일이 아닌가요? 그렇다면 제가 더는 이곳에 남아 눈엣가시가 될 이유도 없겠군요.</w:t>
      </w:r>
    </w:p>
    <w:p w:rsidR="00000000" w:rsidDel="00000000" w:rsidP="00000000" w:rsidRDefault="00000000" w:rsidRPr="00000000" w14:paraId="000003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라반의 얼굴이 분노로 일그러진다.</w:t>
      </w:r>
    </w:p>
    <w:p w:rsidR="00000000" w:rsidDel="00000000" w:rsidP="00000000" w:rsidRDefault="00000000" w:rsidRPr="00000000" w14:paraId="0000030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너…!</w:t>
      </w:r>
    </w:p>
    <w:p w:rsidR="00000000" w:rsidDel="00000000" w:rsidP="00000000" w:rsidRDefault="00000000" w:rsidRPr="00000000" w14:paraId="0000030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라반을 외면하고 델릴라에게 다가가 손을 내민다.</w:t>
      </w:r>
    </w:p>
    <w:p w:rsidR="00000000" w:rsidDel="00000000" w:rsidP="00000000" w:rsidRDefault="00000000" w:rsidRPr="00000000" w14:paraId="0000030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맹세했어. 이제 정표를 돌려줘.</w:t>
      </w:r>
    </w:p>
    <w:p w:rsidR="00000000" w:rsidDel="00000000" w:rsidP="00000000" w:rsidRDefault="00000000" w:rsidRPr="00000000" w14:paraId="000003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정표를 손에 쥔 채 악랄하게 웃는다.</w:t>
      </w:r>
    </w:p>
    <w:p w:rsidR="00000000" w:rsidDel="00000000" w:rsidP="00000000" w:rsidRDefault="00000000" w:rsidRPr="00000000" w14:paraId="0000030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언니도 참 성급하네. 우리 가문의 이름을 버렸다면, 떠나는 자가 치러야 할 법도도 따라야지.</w:t>
      </w:r>
    </w:p>
    <w:p w:rsidR="00000000" w:rsidDel="00000000" w:rsidP="00000000" w:rsidRDefault="00000000" w:rsidRPr="00000000" w14:paraId="000003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하인들을 향해 명령한다.</w:t>
      </w:r>
    </w:p>
    <w:p w:rsidR="00000000" w:rsidDel="00000000" w:rsidP="00000000" w:rsidRDefault="00000000" w:rsidRPr="00000000" w14:paraId="0000030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제단에서 기름 먹인 장작을 가져와라! 신성한 불길로 안뜰에 길을 만들어!</w:t>
      </w:r>
    </w:p>
    <w:p w:rsidR="00000000" w:rsidDel="00000000" w:rsidP="00000000" w:rsidRDefault="00000000" w:rsidRPr="00000000" w14:paraId="0000030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델릴라의 명령에 따라 분주하게 움직이기 시작한다.</w:t>
      </w:r>
    </w:p>
    <w:p w:rsidR="00000000" w:rsidDel="00000000" w:rsidP="00000000" w:rsidRDefault="00000000" w:rsidRPr="00000000" w14:paraId="0000030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경악하며 델릴라를 바라본다.</w:t>
      </w:r>
    </w:p>
    <w:p w:rsidR="00000000" w:rsidDel="00000000" w:rsidP="00000000" w:rsidRDefault="00000000" w:rsidRPr="00000000" w14:paraId="000003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대체 무슨 짓을 하려는 거야, 델릴라?</w:t>
      </w:r>
    </w:p>
    <w:p w:rsidR="00000000" w:rsidDel="00000000" w:rsidP="00000000" w:rsidRDefault="00000000" w:rsidRPr="00000000" w14:paraId="0000031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대답하지 않은 채 사악한 미소만 짓는다.</w:t>
      </w:r>
    </w:p>
    <w:p w:rsidR="00000000" w:rsidDel="00000000" w:rsidP="00000000" w:rsidRDefault="00000000" w:rsidRPr="00000000" w14:paraId="00000314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Title"/>
        <w:spacing w:before="280" w:lineRule="auto"/>
        <w:rPr>
          <w:sz w:val="21"/>
          <w:szCs w:val="21"/>
        </w:rPr>
      </w:pPr>
      <w:bookmarkStart w:colFirst="0" w:colLast="0" w:name="_xjgy34z067ye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제15화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#1. </w:t>
      </w:r>
      <w:commentRangeStart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라반의 궁전</w:t>
      </w:r>
      <w:commentRangeEnd w:id="43"/>
      <w:r w:rsidDel="00000000" w:rsidR="00000000" w:rsidRPr="00000000">
        <w:commentReference w:id="43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 앞 / 같은 시각</w:t>
      </w:r>
    </w:p>
    <w:p w:rsidR="00000000" w:rsidDel="00000000" w:rsidP="00000000" w:rsidRDefault="00000000" w:rsidRPr="00000000" w14:paraId="00000317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다말, 파라오, 모세, 가족들, 라반</w:t>
      </w:r>
    </w:p>
    <w:p w:rsidR="00000000" w:rsidDel="00000000" w:rsidP="00000000" w:rsidRDefault="00000000" w:rsidRPr="00000000" w14:paraId="0000031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만족스러운 미소를 지으며 지켜보는 가운데, 하인들이 기름을 흠뻑 먹인 장작과 기름이 담긴 항아리를 안뜰로 옮겨온다.</w:t>
      </w:r>
    </w:p>
    <w:p w:rsidR="00000000" w:rsidDel="00000000" w:rsidP="00000000" w:rsidRDefault="00000000" w:rsidRPr="00000000" w14:paraId="000003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다말의 발 앞에서부터 안뜰을 가로지르는 장작길을 만든다.</w:t>
      </w:r>
    </w:p>
    <w:p w:rsidR="00000000" w:rsidDel="00000000" w:rsidP="00000000" w:rsidRDefault="00000000" w:rsidRPr="00000000" w14:paraId="0000031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공포에 질린 표정으로 그 모습을 바라본다.</w:t>
      </w:r>
    </w:p>
    <w:p w:rsidR="00000000" w:rsidDel="00000000" w:rsidP="00000000" w:rsidRDefault="00000000" w:rsidRPr="00000000" w14:paraId="0000031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한 하인이 횃불을 가져와 장작에 불을 붙인다.</w:t>
      </w:r>
    </w:p>
    <w:p w:rsidR="00000000" w:rsidDel="00000000" w:rsidP="00000000" w:rsidRDefault="00000000" w:rsidRPr="00000000" w14:paraId="0000031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순식간에 불길이 솟아오르며 안뜰을 가로지르는 불의 길이 만들어진다.</w:t>
      </w:r>
    </w:p>
    <w:p w:rsidR="00000000" w:rsidDel="00000000" w:rsidP="00000000" w:rsidRDefault="00000000" w:rsidRPr="00000000" w14:paraId="000003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활활 타오르는 불길을 바라보며 만족스럽게 웃는다.</w:t>
      </w:r>
    </w:p>
    <w:p w:rsidR="00000000" w:rsidDel="00000000" w:rsidP="00000000" w:rsidRDefault="00000000" w:rsidRPr="00000000" w14:paraId="0000031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다말에게서 빼앗은 정표를 불길 위에서 흔들며 조롱한다.</w:t>
      </w:r>
    </w:p>
    <w:p w:rsidR="00000000" w:rsidDel="00000000" w:rsidP="00000000" w:rsidRDefault="00000000" w:rsidRPr="00000000" w14:paraId="0000031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정표가 언니에게는 전부지? 그럼 증명해 봐. 신성한 불의 길을 맨발로 걸어. 언니가 정말 결백하다면, 신성한 불꽃도 언니를 해치지 않겠지. 끝까지 건너와. 그러지 않으면 이 보물을 영원히 불길 속에 던져버릴 테니까.</w:t>
      </w:r>
    </w:p>
    <w:p w:rsidR="00000000" w:rsidDel="00000000" w:rsidP="00000000" w:rsidRDefault="00000000" w:rsidRPr="00000000" w14:paraId="000003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경악과 분노로 델릴라를 노려본다.</w:t>
      </w:r>
    </w:p>
    <w:p w:rsidR="00000000" w:rsidDel="00000000" w:rsidP="00000000" w:rsidRDefault="00000000" w:rsidRPr="00000000" w14:paraId="0000032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제정신이 아니구나.</w:t>
      </w:r>
    </w:p>
    <w:p w:rsidR="00000000" w:rsidDel="00000000" w:rsidP="00000000" w:rsidRDefault="00000000" w:rsidRPr="00000000" w14:paraId="000003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팔짱을 낀 채 비웃는다.</w:t>
      </w:r>
    </w:p>
    <w:p w:rsidR="00000000" w:rsidDel="00000000" w:rsidP="00000000" w:rsidRDefault="00000000" w:rsidRPr="00000000" w14:paraId="0000032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벌써 두려운 것이오? 상황이 조금 뜨거워지니 그 위대한 사랑도 식어버린 모양이군.</w:t>
      </w:r>
    </w:p>
    <w:p w:rsidR="00000000" w:rsidDel="00000000" w:rsidP="00000000" w:rsidRDefault="00000000" w:rsidRPr="00000000" w14:paraId="000003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망설이는 다말을 보며 다시 비꼰다.</w:t>
      </w:r>
    </w:p>
    <w:p w:rsidR="00000000" w:rsidDel="00000000" w:rsidP="00000000" w:rsidRDefault="00000000" w:rsidRPr="00000000" w14:paraId="000003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어? 마음이 바뀌었어? 결국 이런 쓰레기는 아무래도 상관없었던 거야?</w:t>
      </w:r>
    </w:p>
    <w:p w:rsidR="00000000" w:rsidDel="00000000" w:rsidP="00000000" w:rsidRDefault="00000000" w:rsidRPr="00000000" w14:paraId="0000032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정표를 불길 속에 던지려는 시늉을 한다.</w:t>
      </w:r>
    </w:p>
    <w:p w:rsidR="00000000" w:rsidDel="00000000" w:rsidP="00000000" w:rsidRDefault="00000000" w:rsidRPr="00000000" w14:paraId="0000032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 델릴라, 그러지 마!</w:t>
      </w:r>
    </w:p>
    <w:p w:rsidR="00000000" w:rsidDel="00000000" w:rsidP="00000000" w:rsidRDefault="00000000" w:rsidRPr="00000000" w14:paraId="000003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눈에 눈물이 고인다.</w:t>
      </w:r>
    </w:p>
    <w:p w:rsidR="00000000" w:rsidDel="00000000" w:rsidP="00000000" w:rsidRDefault="00000000" w:rsidRPr="00000000" w14:paraId="0000032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머릿속에 모세의 모습이 스쳐 지나간다.</w:t>
      </w:r>
    </w:p>
    <w:p w:rsidR="00000000" w:rsidDel="00000000" w:rsidP="00000000" w:rsidRDefault="00000000" w:rsidRPr="00000000" w14:paraId="0000032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있는 그대로의 나를 처음으로 바라봐준 사람이야. 이건 단순한 정표가 아니야. 그가 내게 맡긴 마음이야. 저들에게 짓밟히게 둘 수는 없어.</w:t>
      </w:r>
    </w:p>
    <w:p w:rsidR="00000000" w:rsidDel="00000000" w:rsidP="00000000" w:rsidRDefault="00000000" w:rsidRPr="00000000" w14:paraId="0000032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닦고 결심한 눈빛으로 델릴라를 바라본다.</w:t>
      </w:r>
    </w:p>
    <w:p w:rsidR="00000000" w:rsidDel="00000000" w:rsidP="00000000" w:rsidRDefault="00000000" w:rsidRPr="00000000" w14:paraId="0000032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좋아. 하겠어.</w:t>
      </w:r>
    </w:p>
    <w:p w:rsidR="00000000" w:rsidDel="00000000" w:rsidP="00000000" w:rsidRDefault="00000000" w:rsidRPr="00000000" w14:paraId="000003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승리를 확신한 미소를 짓는다.</w:t>
      </w:r>
    </w:p>
    <w:p w:rsidR="00000000" w:rsidDel="00000000" w:rsidP="00000000" w:rsidRDefault="00000000" w:rsidRPr="00000000" w14:paraId="0000032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천천히 신발을 벗고 불타는 장작길 앞에 선다.</w:t>
      </w:r>
    </w:p>
    <w:p w:rsidR="00000000" w:rsidDel="00000000" w:rsidP="00000000" w:rsidRDefault="00000000" w:rsidRPr="00000000" w14:paraId="000003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가족들과 하객들이 숨을 죽인 채 지켜본다.</w:t>
      </w:r>
    </w:p>
    <w:p w:rsidR="00000000" w:rsidDel="00000000" w:rsidP="00000000" w:rsidRDefault="00000000" w:rsidRPr="00000000" w14:paraId="0000033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불길 위로 첫발을 내딛는다. 뜨거운 불꽃이 발을 휘감고, 다말의 얼굴이 극심한 고통으로 일그러진다.</w:t>
      </w:r>
    </w:p>
    <w:p w:rsidR="00000000" w:rsidDel="00000000" w:rsidP="00000000" w:rsidRDefault="00000000" w:rsidRPr="00000000" w14:paraId="0000033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고작 저 쇠붙이 때문에 목숨을 버리겠다는 것이냐? 다말, 네가 정녕 미쳤구나!</w:t>
      </w:r>
    </w:p>
    <w:p w:rsidR="00000000" w:rsidDel="00000000" w:rsidP="00000000" w:rsidRDefault="00000000" w:rsidRPr="00000000" w14:paraId="000003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폭소를 터뜨린다.</w:t>
      </w:r>
    </w:p>
    <w:p w:rsidR="00000000" w:rsidDel="00000000" w:rsidP="00000000" w:rsidRDefault="00000000" w:rsidRPr="00000000" w14:paraId="000003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믿을 수가 없군! 고귀한 가문의 아가씨가 거지 하나를 위해 불길을 걷고 있다니! 그 노예가 그토록 대단한가 보군. 그자를 위해서라면 기꺼이 불에 타 죽을 수도 있다는 것인가?</w:t>
      </w:r>
    </w:p>
    <w:p w:rsidR="00000000" w:rsidDel="00000000" w:rsidP="00000000" w:rsidRDefault="00000000" w:rsidRPr="00000000" w14:paraId="000003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말에 웃음을 터뜨린다.</w:t>
      </w:r>
    </w:p>
    <w:p w:rsidR="00000000" w:rsidDel="00000000" w:rsidP="00000000" w:rsidRDefault="00000000" w:rsidRPr="00000000" w14:paraId="0000033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그러게 말이에요. 그 가난한 노예가 언니에게 무엇을 더 줄 수 있었겠어요? 아무것도 가진 것이 없으니, 이런 고철 조각조차 보물처럼 느껴지는 거겠죠.</w:t>
      </w:r>
    </w:p>
    <w:p w:rsidR="00000000" w:rsidDel="00000000" w:rsidP="00000000" w:rsidRDefault="00000000" w:rsidRPr="00000000" w14:paraId="000003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 속에서도 이를 악물고 한 걸음씩 불길 위를 나아간다. 땀과 눈물이 뒤섞여 다말의 얼굴을 타고 흐른다.</w:t>
      </w:r>
    </w:p>
    <w:p w:rsidR="00000000" w:rsidDel="00000000" w:rsidP="00000000" w:rsidRDefault="00000000" w:rsidRPr="00000000" w14:paraId="0000033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머릿속에 모세와 나눈 약속이 떠오른다.</w:t>
      </w:r>
    </w:p>
    <w:p w:rsidR="00000000" w:rsidDel="00000000" w:rsidP="00000000" w:rsidRDefault="00000000" w:rsidRPr="00000000" w14:paraId="0000033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sz w:val="21"/>
          <w:szCs w:val="21"/>
          <w:rtl w:val="0"/>
        </w:rPr>
        <w:t xml:space="preserve">(FLASHBACK)</w:t>
      </w:r>
    </w:p>
    <w:p w:rsidR="00000000" w:rsidDel="00000000" w:rsidP="00000000" w:rsidRDefault="00000000" w:rsidRPr="00000000" w14:paraId="000003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오두막 안 / 낮</w:t>
      </w:r>
    </w:p>
    <w:p w:rsidR="00000000" w:rsidDel="00000000" w:rsidP="00000000" w:rsidRDefault="00000000" w:rsidRPr="00000000" w14:paraId="000003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목에 황금 정표를 걸어준다.</w:t>
      </w:r>
    </w:p>
    <w:p w:rsidR="00000000" w:rsidDel="00000000" w:rsidP="00000000" w:rsidRDefault="00000000" w:rsidRPr="00000000" w14:paraId="0000033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나는 가진 것 없이 너에게 왔지. 네게 줄 수 있는 건 내가 태어난 순간부터 지녀온 이 정표뿐이다. 이걸 너에게 주고 싶어.</w:t>
      </w:r>
    </w:p>
    <w:p w:rsidR="00000000" w:rsidDel="00000000" w:rsidP="00000000" w:rsidRDefault="00000000" w:rsidRPr="00000000" w14:paraId="000003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sz w:val="21"/>
          <w:szCs w:val="21"/>
          <w:rtl w:val="0"/>
        </w:rPr>
        <w:t xml:space="preserve">(FLASHBACK END)</w:t>
      </w:r>
    </w:p>
    <w:p w:rsidR="00000000" w:rsidDel="00000000" w:rsidP="00000000" w:rsidRDefault="00000000" w:rsidRPr="00000000" w14:paraId="000003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다시 현재.</w:t>
      </w:r>
    </w:p>
    <w:p w:rsidR="00000000" w:rsidDel="00000000" w:rsidP="00000000" w:rsidRDefault="00000000" w:rsidRPr="00000000" w14:paraId="000003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 속에서도 결연한 눈빛으로 앞을 바라본다.</w:t>
      </w:r>
    </w:p>
    <w:p w:rsidR="00000000" w:rsidDel="00000000" w:rsidP="00000000" w:rsidRDefault="00000000" w:rsidRPr="00000000" w14:paraId="0000033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반드시 되찾을게요, 모세. 무슨 일이 있어도 지키겠다고 당신에게 약속했으니까.</w:t>
      </w:r>
    </w:p>
    <w:p w:rsidR="00000000" w:rsidDel="00000000" w:rsidP="00000000" w:rsidRDefault="00000000" w:rsidRPr="00000000" w14:paraId="00000340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#2. </w:t>
      </w:r>
      <w:commentRangeStart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신전</w:t>
      </w:r>
      <w:commentRangeEnd w:id="44"/>
      <w:r w:rsidDel="00000000" w:rsidR="00000000" w:rsidRPr="00000000">
        <w:commentReference w:id="44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 / 같은 시각</w:t>
      </w:r>
    </w:p>
    <w:p w:rsidR="00000000" w:rsidDel="00000000" w:rsidP="00000000" w:rsidRDefault="00000000" w:rsidRPr="00000000" w14:paraId="00000341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아론, 모세, </w:t>
      </w:r>
      <w:del w:author="Rowan Lee" w:id="15" w:date="2026-07-30T10:50:16Z">
        <w:r w:rsidDel="00000000" w:rsidR="00000000" w:rsidRPr="00000000">
          <w:rPr>
            <w:color w:val="4a4a4a"/>
            <w:sz w:val="20"/>
            <w:szCs w:val="20"/>
            <w:rtl w:val="0"/>
          </w:rPr>
          <w:delText xml:space="preserve">칼리스토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</w:t>
      </w:r>
      <w:commentRangeStart w:id="45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옥좌에 앉아 있는 모세를 발견하고 절박하게 외친다.</w:t>
      </w:r>
    </w:p>
    <w:p w:rsidR="00000000" w:rsidDel="00000000" w:rsidP="00000000" w:rsidRDefault="00000000" w:rsidRPr="00000000" w14:paraId="0000034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주군! 다말 님께서 위험에 처하셨습니다!</w:t>
      </w:r>
    </w:p>
    <w:p w:rsidR="00000000" w:rsidDel="00000000" w:rsidP="00000000" w:rsidRDefault="00000000" w:rsidRPr="00000000" w14:paraId="0000034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자리에서 벌떡 일어난다.</w:t>
      </w:r>
      <w:commentRangeEnd w:id="45"/>
      <w:r w:rsidDel="00000000" w:rsidR="00000000" w:rsidRPr="00000000">
        <w:commentReference w:id="4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다말? 그게 무슨 말이냐?</w:t>
      </w:r>
    </w:p>
    <w:p w:rsidR="00000000" w:rsidDel="00000000" w:rsidP="00000000" w:rsidRDefault="00000000" w:rsidRPr="00000000" w14:paraId="000003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commentRangeStart w:id="46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어리석은 필멸자들이, 다말 님의 가족들이 다말 님을 핍박하고 있습니다!</w:t>
      </w:r>
      <w:commentRangeEnd w:id="46"/>
      <w:r w:rsidDel="00000000" w:rsidR="00000000" w:rsidRPr="00000000">
        <w:commentReference w:id="4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얼굴이 순식간에 분노로 일그러진다.</w:t>
      </w:r>
    </w:p>
    <w:p w:rsidR="00000000" w:rsidDel="00000000" w:rsidP="00000000" w:rsidRDefault="00000000" w:rsidRPr="00000000" w14:paraId="0000034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뭐라고?</w:t>
      </w:r>
    </w:p>
    <w:p w:rsidR="00000000" w:rsidDel="00000000" w:rsidP="00000000" w:rsidRDefault="00000000" w:rsidRPr="00000000" w14:paraId="0000034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commentRangeStart w:id="47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쥐고 바닥을 쾅 치자 황금빛 갑옷이 입혀진다.</w:t>
      </w:r>
      <w:commentRangeEnd w:id="47"/>
      <w:r w:rsidDel="00000000" w:rsidR="00000000" w:rsidRPr="00000000">
        <w:commentReference w:id="4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명을 전하라! </w:t>
      </w:r>
      <w:commentRangeStart w:id="48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신전의 정예 수호대를 소집</w:t>
      </w:r>
      <w:commentRangeEnd w:id="48"/>
      <w:r w:rsidDel="00000000" w:rsidR="00000000" w:rsidRPr="00000000">
        <w:commentReference w:id="48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하라! 지금 당장 왕도로 </w:t>
      </w:r>
      <w:ins w:author="Rowan Lee" w:id="16" w:date="2026-07-30T10:52:06Z">
        <w:commentRangeStart w:id="49"/>
        <w:commentRangeStart w:id="49"/>
        <w:commentRangeEnd w:id="49"/>
        <w:r w:rsidDel="00000000" w:rsidR="00000000" w:rsidRPr="00000000">
          <w:commentReference w:id="49"/>
        </w:r>
        <w:r w:rsidDel="00000000" w:rsidR="00000000" w:rsidRPr="00000000">
          <w:rPr>
            <w:sz w:val="21"/>
            <w:szCs w:val="21"/>
            <w:rtl w:val="0"/>
            <w:rPrChange w:author="Rowan Lee" w:id="17" w:date="2026-07-30T10:52:06Z">
              <w:rPr>
                <w:sz w:val="21"/>
                <w:szCs w:val="21"/>
              </w:rPr>
            </w:rPrChange>
          </w:rPr>
          <w:t xml:space="preserve">간다</w:t>
        </w:r>
        <w:del w:author="Rowan Lee" w:id="16" w:date="2026-07-30T10:52:06Z">
          <w:r w:rsidDel="00000000" w:rsidR="00000000" w:rsidRPr="00000000">
            <w:rPr>
              <w:sz w:val="21"/>
              <w:szCs w:val="21"/>
              <w:rtl w:val="0"/>
              <w:rPrChange w:author="Rowan Lee" w:id="17" w:date="2026-07-30T10:52:06Z">
                <w:rPr>
                  <w:sz w:val="21"/>
                  <w:szCs w:val="21"/>
                </w:rPr>
              </w:rPrChange>
            </w:rPr>
            <w:delText xml:space="preserve"> </w:delText>
          </w:r>
        </w:del>
      </w:ins>
      <w:del w:author="Rowan Lee" w:id="16" w:date="2026-07-30T10:52:06Z">
        <w:r w:rsidDel="00000000" w:rsidR="00000000" w:rsidRPr="00000000">
          <w:rPr>
            <w:sz w:val="21"/>
            <w:szCs w:val="21"/>
            <w:rtl w:val="0"/>
            <w:rPrChange w:author="Rowan Lee" w:id="17" w:date="2026-07-30T10:52:06Z">
              <w:rPr>
                <w:sz w:val="21"/>
                <w:szCs w:val="21"/>
              </w:rPr>
            </w:rPrChange>
          </w:rPr>
          <w:delText xml:space="preserve">강림한다</w:delText>
        </w:r>
      </w:del>
      <w:r w:rsidDel="00000000" w:rsidR="00000000" w:rsidRPr="00000000">
        <w:rPr>
          <w:sz w:val="21"/>
          <w:szCs w:val="21"/>
          <w:rtl w:val="0"/>
        </w:rPr>
        <w:t xml:space="preserve">!</w:t>
      </w:r>
    </w:p>
    <w:p w:rsidR="00000000" w:rsidDel="00000000" w:rsidP="00000000" w:rsidRDefault="00000000" w:rsidRPr="00000000" w14:paraId="0000034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들자 그의 주변으로 위협적인 모래폭풍이 불기 시작한다.</w:t>
      </w:r>
    </w:p>
    <w:p w:rsidR="00000000" w:rsidDel="00000000" w:rsidP="00000000" w:rsidRDefault="00000000" w:rsidRPr="00000000" w14:paraId="0000034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모래폭풍을 타고 하늘로 비상한다.</w:t>
      </w:r>
    </w:p>
    <w:p w:rsidR="00000000" w:rsidDel="00000000" w:rsidP="00000000" w:rsidRDefault="00000000" w:rsidRPr="00000000" w14:paraId="000003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발 아래 펼쳐진 왕도를 보고 이를 악문다.</w:t>
      </w:r>
    </w:p>
    <w:p w:rsidR="00000000" w:rsidDel="00000000" w:rsidP="00000000" w:rsidRDefault="00000000" w:rsidRPr="00000000" w14:paraId="0000035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다말... 조금만 버티거라!</w:t>
      </w:r>
    </w:p>
    <w:p w:rsidR="00000000" w:rsidDel="00000000" w:rsidP="00000000" w:rsidRDefault="00000000" w:rsidRPr="00000000" w14:paraId="00000351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Title"/>
        <w:spacing w:before="280" w:lineRule="auto"/>
        <w:rPr/>
      </w:pPr>
      <w:bookmarkStart w:colFirst="0" w:colLast="0" w:name="_u2d653ifzbl7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제16화</w:t>
      </w:r>
    </w:p>
    <w:p w:rsidR="00000000" w:rsidDel="00000000" w:rsidP="00000000" w:rsidRDefault="00000000" w:rsidRPr="00000000" w14:paraId="00000353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354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네페라, 파라오, 모세, 라반</w:t>
      </w:r>
    </w:p>
    <w:p w:rsidR="00000000" w:rsidDel="00000000" w:rsidP="00000000" w:rsidRDefault="00000000" w:rsidRPr="00000000" w14:paraId="000003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마침내 불길을 모두 건너고 바닥에 쓰러진다.</w:t>
      </w:r>
    </w:p>
    <w:p w:rsidR="00000000" w:rsidDel="00000000" w:rsidP="00000000" w:rsidRDefault="00000000" w:rsidRPr="00000000" w14:paraId="0000035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거칠게 숨을 몰아쉬던 다말이 델릴라를 올려다본다.</w:t>
      </w:r>
    </w:p>
    <w:p w:rsidR="00000000" w:rsidDel="00000000" w:rsidP="00000000" w:rsidRDefault="00000000" w:rsidRPr="00000000" w14:paraId="0000035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나… 해냈어. 정표 돌려줘, 델릴라.</w:t>
      </w:r>
    </w:p>
    <w:p w:rsidR="00000000" w:rsidDel="00000000" w:rsidP="00000000" w:rsidRDefault="00000000" w:rsidRPr="00000000" w14:paraId="000003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경멸 어린 미소를 지으며 다말을 내려다본다.</w:t>
      </w:r>
    </w:p>
    <w:p w:rsidR="00000000" w:rsidDel="00000000" w:rsidP="00000000" w:rsidRDefault="00000000" w:rsidRPr="00000000" w14:paraId="000003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이게 그렇게 갖고 싶어?</w:t>
      </w:r>
    </w:p>
    <w:p w:rsidR="00000000" w:rsidDel="00000000" w:rsidP="00000000" w:rsidRDefault="00000000" w:rsidRPr="00000000" w14:paraId="0000035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손에 쥔 정표를 놓는다.</w:t>
      </w:r>
    </w:p>
    <w:p w:rsidR="00000000" w:rsidDel="00000000" w:rsidP="00000000" w:rsidRDefault="00000000" w:rsidRPr="00000000" w14:paraId="000003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정표가 차가운 돌바닥 위로 떨어지며 날카로운 소리를 낸다.</w:t>
      </w:r>
    </w:p>
    <w:p w:rsidR="00000000" w:rsidDel="00000000" w:rsidP="00000000" w:rsidRDefault="00000000" w:rsidRPr="00000000" w14:paraId="0000035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자, 주워 가. 네 처지에 어울리게 주인 잃은 개처럼 기어서 말이야. 저기까지 갈 수만 있다면 네 것이야.</w:t>
      </w:r>
    </w:p>
    <w:p w:rsidR="00000000" w:rsidDel="00000000" w:rsidP="00000000" w:rsidRDefault="00000000" w:rsidRPr="00000000" w14:paraId="000003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고통으로 일그러진 얼굴로 바닥을 기기 시작한다.</w:t>
      </w:r>
    </w:p>
    <w:p w:rsidR="00000000" w:rsidDel="00000000" w:rsidP="00000000" w:rsidRDefault="00000000" w:rsidRPr="00000000" w14:paraId="0000035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피와 재로 얼룩진 손으로 차가운 돌바닥을 짚으며 필사적으로 정표를 향해 나아간다.</w:t>
      </w:r>
    </w:p>
    <w:p w:rsidR="00000000" w:rsidDel="00000000" w:rsidP="00000000" w:rsidRDefault="00000000" w:rsidRPr="00000000" w14:paraId="000003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믿을 수 없다는 듯 소리친다.</w:t>
      </w:r>
    </w:p>
    <w:p w:rsidR="00000000" w:rsidDel="00000000" w:rsidP="00000000" w:rsidRDefault="00000000" w:rsidRPr="00000000" w14:paraId="000003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오, 다말! 정말 이런 짓까지 하려는 것이냐? 고작 저 쇠붙이 하나 때문에 네 마지막 존엄마저 내버리겠다는 거야?</w:t>
      </w:r>
    </w:p>
    <w:p w:rsidR="00000000" w:rsidDel="00000000" w:rsidP="00000000" w:rsidRDefault="00000000" w:rsidRPr="00000000" w14:paraId="000003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조롱을 무시한 채 계속해서 정표를 향해 기어간다.</w:t>
      </w:r>
    </w:p>
    <w:p w:rsidR="00000000" w:rsidDel="00000000" w:rsidP="00000000" w:rsidRDefault="00000000" w:rsidRPr="00000000" w14:paraId="0000036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하늘이 갑자기 어두워지며 소용돌이치는 먹구름이 궁전 위로 몰려든다.</w:t>
      </w:r>
    </w:p>
    <w:p w:rsidR="00000000" w:rsidDel="00000000" w:rsidP="00000000" w:rsidRDefault="00000000" w:rsidRPr="00000000" w14:paraId="000003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하객들과 구경꾼들이 두려움에 찬 눈으로 하늘을 올려다본다.</w:t>
      </w:r>
    </w:p>
    <w:p w:rsidR="00000000" w:rsidDel="00000000" w:rsidP="00000000" w:rsidRDefault="00000000" w:rsidRPr="00000000" w14:paraId="000003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다말의 손끝이 정표에 닿는다. 다말이 피 묻은 손으로 정표를 소중히 움켜쥔다.</w:t>
      </w:r>
    </w:p>
    <w:p w:rsidR="00000000" w:rsidDel="00000000" w:rsidP="00000000" w:rsidRDefault="00000000" w:rsidRPr="00000000" w14:paraId="0000036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드디어 되찾았어….</w:t>
      </w:r>
    </w:p>
    <w:p w:rsidR="00000000" w:rsidDel="00000000" w:rsidP="00000000" w:rsidRDefault="00000000" w:rsidRPr="00000000" w14:paraId="000003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델릴라가 화로에서 시뻘겋게 달아오른 태양 문양의 낙인을 꺼내 든다.</w:t>
      </w:r>
    </w:p>
    <w:p w:rsidR="00000000" w:rsidDel="00000000" w:rsidP="00000000" w:rsidRDefault="00000000" w:rsidRPr="00000000" w14:paraId="000003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아직도 그 쓰레기가 그토록 특별하다고 믿는 거야?</w:t>
      </w:r>
    </w:p>
    <w:p w:rsidR="00000000" w:rsidDel="00000000" w:rsidP="00000000" w:rsidRDefault="00000000" w:rsidRPr="00000000" w14:paraId="000003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턱을 거칠게 붙잡는다.</w:t>
      </w:r>
    </w:p>
    <w:p w:rsidR="00000000" w:rsidDel="00000000" w:rsidP="00000000" w:rsidRDefault="00000000" w:rsidRPr="00000000" w14:paraId="0000036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언니는 그 보잘것없는 노예에게 참으로 헌신적이구나. 하지만 이 낙인이 언니의 아름다움을 앗아가도 그가 지금처럼 언니를 바라봐줄까?</w:t>
      </w:r>
    </w:p>
    <w:p w:rsidR="00000000" w:rsidDel="00000000" w:rsidP="00000000" w:rsidRDefault="00000000" w:rsidRPr="00000000" w14:paraId="0000036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공포와 분노에 찬 눈으로 델릴라를 노려본다.</w:t>
      </w:r>
    </w:p>
    <w:p w:rsidR="00000000" w:rsidDel="00000000" w:rsidP="00000000" w:rsidRDefault="00000000" w:rsidRPr="00000000" w14:paraId="0000036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델릴라! 나를 짓밟으려다 네 심장까지 독으로 물들였구나. 하지만 명심해. 신들께서 반드시 네 죄를 물으실 거야. 너 같은 괴물에게 베풀 자비는 없어!</w:t>
      </w:r>
    </w:p>
    <w:p w:rsidR="00000000" w:rsidDel="00000000" w:rsidP="00000000" w:rsidRDefault="00000000" w:rsidRPr="00000000" w14:paraId="000003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웃음을 터뜨린다.</w:t>
      </w:r>
    </w:p>
    <w:p w:rsidR="00000000" w:rsidDel="00000000" w:rsidP="00000000" w:rsidRDefault="00000000" w:rsidRPr="00000000" w14:paraId="000003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신들이라고? 신들의 총애를 받는 사람은 바로 나야! 내가 직접 언니를 짓밟아주겠어. 언니에게 어울리는 진흙탕 속에 처박아줄 거야! 온 세상이 내 앞에 무릎을 꿇을 때, 언니는 시궁창을 기어 다니는 쥐가 되는 거야!</w:t>
      </w:r>
    </w:p>
    <w:p w:rsidR="00000000" w:rsidDel="00000000" w:rsidP="00000000" w:rsidRDefault="00000000" w:rsidRPr="00000000" w14:paraId="000003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달궈진 낙인을 다말의 얼굴에 가져다 댄다.</w:t>
      </w:r>
    </w:p>
    <w:p w:rsidR="00000000" w:rsidDel="00000000" w:rsidP="00000000" w:rsidRDefault="00000000" w:rsidRPr="00000000" w14:paraId="0000036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흥분한 채 외친다.</w:t>
      </w:r>
    </w:p>
    <w:p w:rsidR="00000000" w:rsidDel="00000000" w:rsidP="00000000" w:rsidRDefault="00000000" w:rsidRPr="00000000" w14:paraId="0000037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태워버려! 저 배신자에게 고통을 안겨줘! 신성한 혈통을 모욕한 대가가 무엇인지 똑똑히 가르쳐주란 말이야!</w:t>
      </w:r>
    </w:p>
    <w:p w:rsidR="00000000" w:rsidDel="00000000" w:rsidP="00000000" w:rsidRDefault="00000000" w:rsidRPr="00000000" w14:paraId="0000037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얼굴을 향해 낙인을 내리찍으려는 순간. 하늘에서 천둥 같은 목소리가 울려 퍼진다.</w:t>
      </w:r>
    </w:p>
    <w:p w:rsidR="00000000" w:rsidDel="00000000" w:rsidP="00000000" w:rsidRDefault="00000000" w:rsidRPr="00000000" w14:paraId="0000037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그녀에게서 떨어져!</w:t>
      </w:r>
    </w:p>
    <w:p w:rsidR="00000000" w:rsidDel="00000000" w:rsidP="00000000" w:rsidRDefault="00000000" w:rsidRPr="00000000" w14:paraId="0000037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거대한 모래폭풍이 궁전을 덮쳐온다. 황금빛 모래가 사방으로 뻗어나가며 델릴라의 손에 들린 낙인을 강타한다.</w:t>
      </w:r>
    </w:p>
    <w:p w:rsidR="00000000" w:rsidDel="00000000" w:rsidP="00000000" w:rsidRDefault="00000000" w:rsidRPr="00000000" w14:paraId="000003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낙인이 델릴라의 손에서 튕겨 나가 불화살처럼 날아가 옆의 돌기둥에 깊숙이 박힌다. 그 충격으로 델릴라가 뒤로 나가떨어진다.</w:t>
      </w:r>
    </w:p>
    <w:p w:rsidR="00000000" w:rsidDel="00000000" w:rsidP="00000000" w:rsidRDefault="00000000" w:rsidRPr="00000000" w14:paraId="0000037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그녀에게 손을 댄다면... 죽음을 면치 못할 것이다!</w:t>
      </w:r>
    </w:p>
    <w:p w:rsidR="00000000" w:rsidDel="00000000" w:rsidP="00000000" w:rsidRDefault="00000000" w:rsidRPr="00000000" w14:paraId="0000037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엄청난 폭발음과 함께 궁전의 거대한 문이 산산조각 난다. 모래폭풍이 궁전을 한차례 휩쓴다.</w:t>
      </w:r>
    </w:p>
    <w:p w:rsidR="00000000" w:rsidDel="00000000" w:rsidP="00000000" w:rsidRDefault="00000000" w:rsidRPr="00000000" w14:paraId="0000037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모래폭풍, 흙바람 속에서 한 인영이 나타난다. 모래폭풍이 잦아들고 </w:t>
      </w:r>
      <w:commentRangeStart w:id="50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황금 갑옷</w:t>
      </w:r>
      <w:commentRangeEnd w:id="50"/>
      <w:r w:rsidDel="00000000" w:rsidR="00000000" w:rsidRPr="00000000">
        <w:commentReference w:id="50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을 입은 모세가 걸어 나온다.</w:t>
      </w:r>
    </w:p>
    <w:p w:rsidR="00000000" w:rsidDel="00000000" w:rsidP="00000000" w:rsidRDefault="00000000" w:rsidRPr="00000000" w14:paraId="0000037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델릴라, 라반과 네페라가 경악과 공포에 질린 채 얼어붙는다.</w:t>
      </w:r>
    </w:p>
    <w:p w:rsidR="00000000" w:rsidDel="00000000" w:rsidP="00000000" w:rsidRDefault="00000000" w:rsidRPr="00000000" w14:paraId="0000037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다말!</w:t>
      </w:r>
    </w:p>
    <w:p w:rsidR="00000000" w:rsidDel="00000000" w:rsidP="00000000" w:rsidRDefault="00000000" w:rsidRPr="00000000" w14:paraId="0000037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7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힘겹게 고개를 든다. 눈물에 젖은 다말의 눈에 지팡이를 쥔 모세의 모습이 비친다.</w:t>
      </w:r>
    </w:p>
    <w:p w:rsidR="00000000" w:rsidDel="00000000" w:rsidP="00000000" w:rsidRDefault="00000000" w:rsidRPr="00000000" w14:paraId="0000037D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Title"/>
        <w:spacing w:before="280" w:lineRule="auto"/>
        <w:rPr/>
      </w:pPr>
      <w:bookmarkStart w:colFirst="0" w:colLast="0" w:name="_fct2jbyzvyb0" w:id="16"/>
      <w:bookmarkEnd w:id="16"/>
      <w:commentRangeStart w:id="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제17화</w:t>
      </w:r>
      <w:commentRangeEnd w:id="51"/>
      <w:r w:rsidDel="00000000" w:rsidR="00000000" w:rsidRPr="00000000">
        <w:commentReference w:id="5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380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모세, 파라오, 다말, 네페라, 가족들, 라반, </w:t>
      </w:r>
      <w:commentRangeStart w:id="52"/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병사들</w:t>
      </w:r>
      <w:commentRangeEnd w:id="52"/>
      <w:r w:rsidDel="00000000" w:rsidR="00000000" w:rsidRPr="00000000">
        <w:commentReference w:id="5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성큼성큼 다가가 델릴라를 걷어찬다.</w:t>
      </w:r>
    </w:p>
    <w:p w:rsidR="00000000" w:rsidDel="00000000" w:rsidP="00000000" w:rsidRDefault="00000000" w:rsidRPr="00000000" w14:paraId="0000038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비명을 지르며 바닥에 나가떨어진다.</w:t>
      </w:r>
    </w:p>
    <w:p w:rsidR="00000000" w:rsidDel="00000000" w:rsidP="00000000" w:rsidRDefault="00000000" w:rsidRPr="00000000" w14:paraId="0000038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놀란 눈으로 그 모습을 바라본다.</w:t>
      </w:r>
    </w:p>
    <w:p w:rsidR="00000000" w:rsidDel="00000000" w:rsidP="00000000" w:rsidRDefault="00000000" w:rsidRPr="00000000" w14:paraId="000003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바닥에 쓰러진 다말을 조심스럽게 안아 일으킨다.</w:t>
      </w:r>
    </w:p>
    <w:p w:rsidR="00000000" w:rsidDel="00000000" w:rsidP="00000000" w:rsidRDefault="00000000" w:rsidRPr="00000000" w14:paraId="0000038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다말. 내가 왔어. 괜찮은 건가?</w:t>
      </w:r>
    </w:p>
    <w:p w:rsidR="00000000" w:rsidDel="00000000" w:rsidP="00000000" w:rsidRDefault="00000000" w:rsidRPr="00000000" w14:paraId="000003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 고인 눈으로 모세를 올려다본다.</w:t>
      </w:r>
    </w:p>
    <w:p w:rsidR="00000000" w:rsidDel="00000000" w:rsidP="00000000" w:rsidRDefault="00000000" w:rsidRPr="00000000" w14:paraId="0000038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네페라는 손으로 입을 틀어막은 채 놀란 표정으로 두 사람을 바라본다.</w:t>
      </w:r>
    </w:p>
    <w:p w:rsidR="00000000" w:rsidDel="00000000" w:rsidP="00000000" w:rsidRDefault="00000000" w:rsidRPr="00000000" w14:paraId="0000038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모세, 이것 좀 봐요.</w:t>
      </w:r>
    </w:p>
    <w:p w:rsidR="00000000" w:rsidDel="00000000" w:rsidP="00000000" w:rsidRDefault="00000000" w:rsidRPr="00000000" w14:paraId="000003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떨리는 손을 들어 피 묻은 정표를 모세에게 보여준다.</w:t>
      </w:r>
    </w:p>
    <w:p w:rsidR="00000000" w:rsidDel="00000000" w:rsidP="00000000" w:rsidRDefault="00000000" w:rsidRPr="00000000" w14:paraId="0000038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되찾았어요. 이제 안전해요.</w:t>
      </w:r>
    </w:p>
    <w:p w:rsidR="00000000" w:rsidDel="00000000" w:rsidP="00000000" w:rsidRDefault="00000000" w:rsidRPr="00000000" w14:paraId="0000038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피투성이 손과 정표를 번갈아 바라본다. 모세가 조심스럽게 다말의 손에 입을 맞춘 뒤 그녀를 소중히 품에 안는다. 모세의 눈이 불타는 분노를 품은 채 다말의 가족들을 향한다.</w:t>
      </w:r>
    </w:p>
    <w:p w:rsidR="00000000" w:rsidDel="00000000" w:rsidP="00000000" w:rsidRDefault="00000000" w:rsidRPr="00000000" w14:paraId="0000038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네페라가 사색이 되어 몸을 떤다.</w:t>
      </w:r>
    </w:p>
    <w:p w:rsidR="00000000" w:rsidDel="00000000" w:rsidP="00000000" w:rsidRDefault="00000000" w:rsidRPr="00000000" w14:paraId="0000038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자는... 잠깐. 다말의 남편인 노예가 아니더냐?</w:t>
      </w:r>
    </w:p>
    <w:p w:rsidR="00000000" w:rsidDel="00000000" w:rsidP="00000000" w:rsidRDefault="00000000" w:rsidRPr="00000000" w14:paraId="0000038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의복을 보세요. 어떻게 노예 주제에 저런 신성한 갑옷을 입고 있을 수 있는 거죠?</w:t>
      </w:r>
    </w:p>
    <w:p w:rsidR="00000000" w:rsidDel="00000000" w:rsidP="00000000" w:rsidRDefault="00000000" w:rsidRPr="00000000" w14:paraId="0000038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모세의 뒤에 도열한 수십 명의 황금 갑옷 병사들을 둘러본다.</w:t>
      </w:r>
    </w:p>
    <w:p w:rsidR="00000000" w:rsidDel="00000000" w:rsidP="00000000" w:rsidRDefault="00000000" w:rsidRPr="00000000" w14:paraId="0000039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게다가 저 병사들이... 노예의 명령을 따르고 있잖아요?</w:t>
      </w:r>
    </w:p>
    <w:p w:rsidR="00000000" w:rsidDel="00000000" w:rsidP="00000000" w:rsidRDefault="00000000" w:rsidRPr="00000000" w14:paraId="0000039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피 묻은 입가를 닦으며 소리친다.</w:t>
      </w:r>
    </w:p>
    <w:p w:rsidR="00000000" w:rsidDel="00000000" w:rsidP="00000000" w:rsidRDefault="00000000" w:rsidRPr="00000000" w14:paraId="0000039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속지 마세요! 저 거지 곁에는 늘 아론이 붙어 다녔잖아요. 그자가 병사였다고 했던 것 기억 안 나세요?</w:t>
      </w:r>
    </w:p>
    <w:p w:rsidR="00000000" w:rsidDel="00000000" w:rsidP="00000000" w:rsidRDefault="00000000" w:rsidRPr="00000000" w14:paraId="0000039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아… 그랬지.</w:t>
      </w:r>
    </w:p>
    <w:p w:rsidR="00000000" w:rsidDel="00000000" w:rsidP="00000000" w:rsidRDefault="00000000" w:rsidRPr="00000000" w14:paraId="0000039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아직 혼인식 날의 일로 분이 풀리지 않은 모양이에요. 우리를 겁주려고 옛 동료들을 데려다가 병사인 척 꾸민 게 분명해요. 참으로 한심한 연극이네요.</w:t>
      </w:r>
    </w:p>
    <w:p w:rsidR="00000000" w:rsidDel="00000000" w:rsidP="00000000" w:rsidRDefault="00000000" w:rsidRPr="00000000" w14:paraId="0000039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델릴라의 말에 자신감을 얻고 앞으로 나선다.</w:t>
      </w:r>
    </w:p>
    <w:p w:rsidR="00000000" w:rsidDel="00000000" w:rsidP="00000000" w:rsidRDefault="00000000" w:rsidRPr="00000000" w14:paraId="0000039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조금 전 궁전의 무기고가 털렸다는 보고가 들어왔다. 이제야 모든 것이 설명되는군.</w:t>
      </w:r>
    </w:p>
    <w:p w:rsidR="00000000" w:rsidDel="00000000" w:rsidP="00000000" w:rsidRDefault="00000000" w:rsidRPr="00000000" w14:paraId="000003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안도하며 폭소를 터뜨린다.</w:t>
      </w:r>
    </w:p>
    <w:p w:rsidR="00000000" w:rsidDel="00000000" w:rsidP="00000000" w:rsidRDefault="00000000" w:rsidRPr="00000000" w14:paraId="0000039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참으로 우스운 일이군. 가진 것 하나 없는 거지가 우리 가문 앞에 나타나 신의 행세를 하다니!</w:t>
      </w:r>
    </w:p>
    <w:p w:rsidR="00000000" w:rsidDel="00000000" w:rsidP="00000000" w:rsidRDefault="00000000" w:rsidRPr="00000000" w14:paraId="000003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손가락질하며 조롱한다.</w:t>
      </w:r>
    </w:p>
    <w:p w:rsidR="00000000" w:rsidDel="00000000" w:rsidP="00000000" w:rsidRDefault="00000000" w:rsidRPr="00000000" w14:paraId="0000039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언니의 소중한 영웅은 사실 거지에 도둑일 뿐이야. 진짜 수비대가 도착하면 둘 다 쇠사슬에 묶여 화형대로 끌려갈걸? 무섭지도 않아?</w:t>
      </w:r>
    </w:p>
    <w:p w:rsidR="00000000" w:rsidDel="00000000" w:rsidP="00000000" w:rsidRDefault="00000000" w:rsidRPr="00000000" w14:paraId="000003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싸늘한 눈으로 그들을 바라본다.</w:t>
      </w:r>
    </w:p>
    <w:p w:rsidR="00000000" w:rsidDel="00000000" w:rsidP="00000000" w:rsidRDefault="00000000" w:rsidRPr="00000000" w14:paraId="0000039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눈먼 어리석은 자들. 내 앞에서 사라져라.</w:t>
      </w:r>
    </w:p>
    <w:p w:rsidR="00000000" w:rsidDel="00000000" w:rsidP="00000000" w:rsidRDefault="00000000" w:rsidRPr="00000000" w14:paraId="000003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낮게 명령하자 그의 뒤에 도열해 있던 황금 갑옷의 병사들이 일제히 창을 들어 가족들을 겨눈다.</w:t>
      </w:r>
    </w:p>
    <w:p w:rsidR="00000000" w:rsidDel="00000000" w:rsidP="00000000" w:rsidRDefault="00000000" w:rsidRPr="00000000" w14:paraId="0000039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공포에 질려 비명을 지른다.</w:t>
      </w:r>
    </w:p>
    <w:p w:rsidR="00000000" w:rsidDel="00000000" w:rsidP="00000000" w:rsidRDefault="00000000" w:rsidRPr="00000000" w14:paraId="0000039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 이게 무슨 짓이냐?</w:t>
      </w:r>
    </w:p>
    <w:p w:rsidR="00000000" w:rsidDel="00000000" w:rsidP="00000000" w:rsidRDefault="00000000" w:rsidRPr="00000000" w14:paraId="000003A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다말이 고통에 신음하며 정신을 잃으려 한다.</w:t>
      </w:r>
    </w:p>
    <w:p w:rsidR="00000000" w:rsidDel="00000000" w:rsidP="00000000" w:rsidRDefault="00000000" w:rsidRPr="00000000" w14:paraId="000003A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다급하게 다말을 붙잡는다.</w:t>
      </w:r>
    </w:p>
    <w:p w:rsidR="00000000" w:rsidDel="00000000" w:rsidP="00000000" w:rsidRDefault="00000000" w:rsidRPr="00000000" w14:paraId="000003A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안 돼! 정신 차려!</w:t>
      </w:r>
    </w:p>
    <w:p w:rsidR="00000000" w:rsidDel="00000000" w:rsidP="00000000" w:rsidRDefault="00000000" w:rsidRPr="00000000" w14:paraId="000003A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불에 데어 피투성이가 된 다말의 두 발을 발견한다.</w:t>
      </w:r>
    </w:p>
    <w:p w:rsidR="00000000" w:rsidDel="00000000" w:rsidP="00000000" w:rsidRDefault="00000000" w:rsidRPr="00000000" w14:paraId="000003A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눈가가 분노로 붉어진다.</w:t>
      </w:r>
    </w:p>
    <w:p w:rsidR="00000000" w:rsidDel="00000000" w:rsidP="00000000" w:rsidRDefault="00000000" w:rsidRPr="00000000" w14:paraId="000003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다시 고쳐 안은 뒤 살기 어린 눈으로 가족들을 노려본다.</w:t>
      </w:r>
    </w:p>
    <w:p w:rsidR="00000000" w:rsidDel="00000000" w:rsidP="00000000" w:rsidRDefault="00000000" w:rsidRPr="00000000" w14:paraId="000003A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…누가 내 아내를 이렇게 만들었지?</w:t>
      </w:r>
    </w:p>
    <w:p w:rsidR="00000000" w:rsidDel="00000000" w:rsidP="00000000" w:rsidRDefault="00000000" w:rsidRPr="00000000" w14:paraId="000003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모두가 공포에 질려 입을 다문다.</w:t>
      </w:r>
    </w:p>
    <w:p w:rsidR="00000000" w:rsidDel="00000000" w:rsidP="00000000" w:rsidRDefault="00000000" w:rsidRPr="00000000" w14:paraId="000003A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델릴라가 비웃으며 앞으로 나선다.</w:t>
      </w:r>
    </w:p>
    <w:p w:rsidR="00000000" w:rsidDel="00000000" w:rsidP="00000000" w:rsidRDefault="00000000" w:rsidRPr="00000000" w14:paraId="000003A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그랬어. 그래서 어쩔 건데? 그저 언니가 제정신을 차리게 하려 했을 뿐이야. 저 쓸모없는 정표 하나 때문에 신성한 불길을 걸을 만큼 어리석을 줄 누가 알았겠어?</w:t>
      </w:r>
    </w:p>
    <w:p w:rsidR="00000000" w:rsidDel="00000000" w:rsidP="00000000" w:rsidRDefault="00000000" w:rsidRPr="00000000" w14:paraId="000003A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웃음을 터뜨린다. 모세의 얼굴이 흉흉하게 일그러진다.</w:t>
      </w:r>
    </w:p>
    <w:p w:rsidR="00000000" w:rsidDel="00000000" w:rsidP="00000000" w:rsidRDefault="00000000" w:rsidRPr="00000000" w14:paraId="000003A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죽고 싶은 것이냐?</w:t>
      </w:r>
    </w:p>
    <w:p w:rsidR="00000000" w:rsidDel="00000000" w:rsidP="00000000" w:rsidRDefault="00000000" w:rsidRPr="00000000" w14:paraId="000003A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모세를 향해 고함친다.</w:t>
      </w:r>
    </w:p>
    <w:p w:rsidR="00000000" w:rsidDel="00000000" w:rsidP="00000000" w:rsidRDefault="00000000" w:rsidRPr="00000000" w14:paraId="000003A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천한 놈이 감히 신의 피를 이어받은 자 앞에서 목소리를 높이는 것이냐?</w:t>
      </w:r>
    </w:p>
    <w:p w:rsidR="00000000" w:rsidDel="00000000" w:rsidP="00000000" w:rsidRDefault="00000000" w:rsidRPr="00000000" w14:paraId="000003A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그래. 네가 뭘 할 수 있는데, 거지야? 언니는 너처럼 보잘것없는 자를 택한 순간 아무것도 아닌 존재가 됐어. 우리의 신성한 혈통에 비하면 너는 오물보다도 못해.</w:t>
      </w:r>
    </w:p>
    <w:p w:rsidR="00000000" w:rsidDel="00000000" w:rsidP="00000000" w:rsidRDefault="00000000" w:rsidRPr="00000000" w14:paraId="000003A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저 여인을 죽이려 한다면, 내 손에 죽을 가치라도 인정받은 것을 감사히 여겨야 할 것이다.</w:t>
      </w:r>
    </w:p>
    <w:p w:rsidR="00000000" w:rsidDel="00000000" w:rsidP="00000000" w:rsidRDefault="00000000" w:rsidRPr="00000000" w14:paraId="000003B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눈빛이 차갑게 가라앉는다.</w:t>
      </w:r>
    </w:p>
    <w:p w:rsidR="00000000" w:rsidDel="00000000" w:rsidP="00000000" w:rsidRDefault="00000000" w:rsidRPr="00000000" w14:paraId="000003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의기양양하게 소리친다.</w:t>
      </w:r>
    </w:p>
    <w:p w:rsidR="00000000" w:rsidDel="00000000" w:rsidP="00000000" w:rsidRDefault="00000000" w:rsidRPr="00000000" w14:paraId="000003B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더는 볼 것도 없다! 저자들을 체포하라! 저 더러운 거지와 뻔뻔한 신부를 쇠사슬로 묶어라! 엄정한 법정에 세워 그 죄를 심판할 것이다. 당장 끌고 가라!</w:t>
      </w:r>
    </w:p>
    <w:p w:rsidR="00000000" w:rsidDel="00000000" w:rsidP="00000000" w:rsidRDefault="00000000" w:rsidRPr="00000000" w14:paraId="000003B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누구도 움직이지 않는다.</w:t>
      </w:r>
    </w:p>
    <w:p w:rsidR="00000000" w:rsidDel="00000000" w:rsidP="00000000" w:rsidRDefault="00000000" w:rsidRPr="00000000" w14:paraId="000003B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파라오를 매섭게 노려본다.</w:t>
      </w:r>
    </w:p>
    <w:p w:rsidR="00000000" w:rsidDel="00000000" w:rsidP="00000000" w:rsidRDefault="00000000" w:rsidRPr="00000000" w14:paraId="000003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몸에서 강렬한 황금빛 신력이 일렁인다. </w:t>
      </w:r>
    </w:p>
    <w:p w:rsidR="00000000" w:rsidDel="00000000" w:rsidP="00000000" w:rsidRDefault="00000000" w:rsidRPr="00000000" w14:paraId="000003B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 더러운 입으로 내 아내를 모욕했느냐?</w:t>
      </w:r>
    </w:p>
    <w:p w:rsidR="00000000" w:rsidDel="00000000" w:rsidP="00000000" w:rsidRDefault="00000000" w:rsidRPr="00000000" w14:paraId="000003B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내리찍자 돌풍이 창처럼 가족들을 애워싸 무릎 꿇린다.</w:t>
      </w:r>
    </w:p>
    <w:p w:rsidR="00000000" w:rsidDel="00000000" w:rsidP="00000000" w:rsidRDefault="00000000" w:rsidRPr="00000000" w14:paraId="000003B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저들을 잡아라!</w:t>
      </w:r>
    </w:p>
    <w:p w:rsidR="00000000" w:rsidDel="00000000" w:rsidP="00000000" w:rsidRDefault="00000000" w:rsidRPr="00000000" w14:paraId="000003B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명령이 떨어지자 황금 갑옷의 병사들이 일제히 움직인다.</w:t>
      </w:r>
    </w:p>
    <w:p w:rsidR="00000000" w:rsidDel="00000000" w:rsidP="00000000" w:rsidRDefault="00000000" w:rsidRPr="00000000" w14:paraId="000003B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B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순식간에 델릴라와 파라오, 라반과 네페라를 에워싼다.</w:t>
      </w:r>
    </w:p>
    <w:p w:rsidR="00000000" w:rsidDel="00000000" w:rsidP="00000000" w:rsidRDefault="00000000" w:rsidRPr="00000000" w14:paraId="000003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얼굴에서 자신만만한 미소가 사라진다.</w:t>
      </w:r>
    </w:p>
    <w:p w:rsidR="00000000" w:rsidDel="00000000" w:rsidP="00000000" w:rsidRDefault="00000000" w:rsidRPr="00000000" w14:paraId="000003BE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Title"/>
        <w:spacing w:before="280" w:lineRule="auto"/>
        <w:rPr/>
      </w:pPr>
      <w:bookmarkStart w:colFirst="0" w:colLast="0" w:name="_hihvufc8itp6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제18화</w:t>
      </w:r>
    </w:p>
    <w:p w:rsidR="00000000" w:rsidDel="00000000" w:rsidP="00000000" w:rsidRDefault="00000000" w:rsidRPr="00000000" w14:paraId="000003C0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3C1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병사들, 델릴라, 파라오, 군중, 다말, 모세, 네페라, 라반, 병사1</w:t>
      </w:r>
    </w:p>
    <w:p w:rsidR="00000000" w:rsidDel="00000000" w:rsidP="00000000" w:rsidRDefault="00000000" w:rsidRPr="00000000" w14:paraId="000003C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무릎 꿇은 델릴라의 양팔을 붙잡아 거칠게 끌어낸다.</w:t>
      </w:r>
    </w:p>
    <w:p w:rsidR="00000000" w:rsidDel="00000000" w:rsidP="00000000" w:rsidRDefault="00000000" w:rsidRPr="00000000" w14:paraId="000003C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저리 가! 감히 누구에게 손을 대는 거야! 나는 파라오의 아내야! 나는—</w:t>
      </w:r>
    </w:p>
    <w:p w:rsidR="00000000" w:rsidDel="00000000" w:rsidP="00000000" w:rsidRDefault="00000000" w:rsidRPr="00000000" w14:paraId="000003C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공포에 질린 델릴라가 파라오를 향해 절규한다.</w:t>
      </w:r>
    </w:p>
    <w:p w:rsidR="00000000" w:rsidDel="00000000" w:rsidP="00000000" w:rsidRDefault="00000000" w:rsidRPr="00000000" w14:paraId="000003C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님! 도와주세요!</w:t>
      </w:r>
    </w:p>
    <w:p w:rsidR="00000000" w:rsidDel="00000000" w:rsidP="00000000" w:rsidRDefault="00000000" w:rsidRPr="00000000" w14:paraId="000003C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파라오도 병사에게 잡혀있다. 파라오가 이성을 잃고 주변 사람들을 향해 소리친다.</w:t>
      </w:r>
    </w:p>
    <w:p w:rsidR="00000000" w:rsidDel="00000000" w:rsidP="00000000" w:rsidRDefault="00000000" w:rsidRPr="00000000" w14:paraId="000003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무엇들 하는 것이냐? 저자를 죽여라! 저 거지의 배를 가르는 자에게 금화 한 상자를 내리겠다!</w:t>
      </w:r>
    </w:p>
    <w:p w:rsidR="00000000" w:rsidDel="00000000" w:rsidP="00000000" w:rsidRDefault="00000000" w:rsidRPr="00000000" w14:paraId="000003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다말을 품에 안은 채 천천히 앞으로 나아간다.</w:t>
      </w:r>
    </w:p>
    <w:p w:rsidR="00000000" w:rsidDel="00000000" w:rsidP="00000000" w:rsidRDefault="00000000" w:rsidRPr="00000000" w14:paraId="000003C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파라오와 라반, 네페라와 델릴라를 단단히 붙잡는다.</w:t>
      </w:r>
    </w:p>
    <w:p w:rsidR="00000000" w:rsidDel="00000000" w:rsidP="00000000" w:rsidRDefault="00000000" w:rsidRPr="00000000" w14:paraId="000003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발악하며 소리친다.</w:t>
      </w:r>
    </w:p>
    <w:p w:rsidR="00000000" w:rsidDel="00000000" w:rsidP="00000000" w:rsidRDefault="00000000" w:rsidRPr="00000000" w14:paraId="000003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commentRangeStart w:id="53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나는 이 제국의 집정관이다! 감히 우리 가문의 사람에게 손을 대다니, 이는 제국의 법을 거스르는 짓이다!</w:t>
      </w:r>
      <w:commentRangeEnd w:id="53"/>
      <w:r w:rsidDel="00000000" w:rsidR="00000000" w:rsidRPr="00000000">
        <w:commentReference w:id="5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라반도 공포에 질려 외친다.</w:t>
      </w:r>
    </w:p>
    <w:p w:rsidR="00000000" w:rsidDel="00000000" w:rsidP="00000000" w:rsidRDefault="00000000" w:rsidRPr="00000000" w14:paraId="000003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네놈들이 정녕 미친 것이냐? 이분은 파라오 님이시다! </w:t>
      </w:r>
      <w:commentRangeStart w:id="54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신의 피를 이어받은 가문의 후계자</w:t>
      </w:r>
      <w:commentRangeEnd w:id="54"/>
      <w:r w:rsidDel="00000000" w:rsidR="00000000" w:rsidRPr="00000000">
        <w:commentReference w:id="54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라고!</w:t>
      </w:r>
    </w:p>
    <w:p w:rsidR="00000000" w:rsidDel="00000000" w:rsidP="00000000" w:rsidRDefault="00000000" w:rsidRPr="00000000" w14:paraId="000003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그 말을 듣고 차갑게 코웃음 친다.</w:t>
      </w:r>
    </w:p>
    <w:p w:rsidR="00000000" w:rsidDel="00000000" w:rsidP="00000000" w:rsidRDefault="00000000" w:rsidRPr="00000000" w14:paraId="000003C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제국의 법? 신의 피?</w:t>
      </w:r>
    </w:p>
    <w:p w:rsidR="00000000" w:rsidDel="00000000" w:rsidP="00000000" w:rsidRDefault="00000000" w:rsidRPr="00000000" w14:paraId="000003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파라오를 싸늘하게 내려다본다.</w:t>
      </w:r>
    </w:p>
    <w:p w:rsidR="00000000" w:rsidDel="00000000" w:rsidP="00000000" w:rsidRDefault="00000000" w:rsidRPr="00000000" w14:paraId="000003D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내 아내를 핍박했으니, </w:t>
      </w:r>
      <w:commentRangeStart w:id="55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곧 저승의 얼굴을 보게 될 것이다.</w:t>
      </w:r>
      <w:commentRangeEnd w:id="55"/>
      <w:r w:rsidDel="00000000" w:rsidR="00000000" w:rsidRPr="00000000">
        <w:commentReference w:id="5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붙잡힌 파라오를 바라보며 비명을 지른다.</w:t>
      </w:r>
    </w:p>
    <w:p w:rsidR="00000000" w:rsidDel="00000000" w:rsidP="00000000" w:rsidRDefault="00000000" w:rsidRPr="00000000" w14:paraId="000003D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</w:t>
      </w:r>
    </w:p>
    <w:p w:rsidR="00000000" w:rsidDel="00000000" w:rsidP="00000000" w:rsidRDefault="00000000" w:rsidRPr="00000000" w14:paraId="000003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여전히 기세를 꺾지 않고 모세를 노려보며 외친다.</w:t>
      </w:r>
    </w:p>
    <w:p w:rsidR="00000000" w:rsidDel="00000000" w:rsidP="00000000" w:rsidRDefault="00000000" w:rsidRPr="00000000" w14:paraId="000003D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시궁창의 쥐 같은 놈! 이제 만족했느냐? 내가 아직 자비를 베풀 때 당장 나를 풀어라. 그러지 않으면 내 병사들이 도착한 뒤, 차라리 죽여달라고 빌게 될 것이다!</w:t>
      </w:r>
    </w:p>
    <w:p w:rsidR="00000000" w:rsidDel="00000000" w:rsidP="00000000" w:rsidRDefault="00000000" w:rsidRPr="00000000" w14:paraId="000003D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 안긴 다말을 내려다본다.</w:t>
      </w:r>
    </w:p>
    <w:p w:rsidR="00000000" w:rsidDel="00000000" w:rsidP="00000000" w:rsidRDefault="00000000" w:rsidRPr="00000000" w14:paraId="000003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나직하지만 모두가 들을 수 있는 목소리로 말한다.</w:t>
      </w:r>
    </w:p>
    <w:p w:rsidR="00000000" w:rsidDel="00000000" w:rsidP="00000000" w:rsidRDefault="00000000" w:rsidRPr="00000000" w14:paraId="000003D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아내가 흘린 마지막 눈물 한 방울까지 열 배로 갚게 할 것이다.</w:t>
      </w:r>
    </w:p>
    <w:p w:rsidR="00000000" w:rsidDel="00000000" w:rsidP="00000000" w:rsidRDefault="00000000" w:rsidRPr="00000000" w14:paraId="000003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병사들을 향해 명령한다.</w:t>
      </w:r>
    </w:p>
    <w:p w:rsidR="00000000" w:rsidDel="00000000" w:rsidP="00000000" w:rsidRDefault="00000000" w:rsidRPr="00000000" w14:paraId="000003D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저들의 얼굴을 신성한 불길 가까이 가져가라. 다말이 겪은 고통이 무엇인지 똑똑히 깨닫게 해라.</w:t>
      </w:r>
    </w:p>
    <w:p w:rsidR="00000000" w:rsidDel="00000000" w:rsidP="00000000" w:rsidRDefault="00000000" w:rsidRPr="00000000" w14:paraId="000003D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델릴라와 파라오, 라반과 네페라를 타오르는 장작길 앞으로 끌고 간다.</w:t>
      </w:r>
    </w:p>
    <w:p w:rsidR="00000000" w:rsidDel="00000000" w:rsidP="00000000" w:rsidRDefault="00000000" w:rsidRPr="00000000" w14:paraId="000003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겁에 질려 발버둥 친다.</w:t>
      </w:r>
    </w:p>
    <w:p w:rsidR="00000000" w:rsidDel="00000000" w:rsidP="00000000" w:rsidRDefault="00000000" w:rsidRPr="00000000" w14:paraId="000003D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살려주세요! 얼굴만은 안 돼요! 제발, 시키는 건 무엇이든 하겠습니다!</w:t>
      </w:r>
    </w:p>
    <w:p w:rsidR="00000000" w:rsidDel="00000000" w:rsidP="00000000" w:rsidRDefault="00000000" w:rsidRPr="00000000" w14:paraId="000003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파라오도 필사적으로 몸부림친다.</w:t>
      </w:r>
    </w:p>
    <w:p w:rsidR="00000000" w:rsidDel="00000000" w:rsidP="00000000" w:rsidRDefault="00000000" w:rsidRPr="00000000" w14:paraId="000003D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멈춰! 멈춰라! 당장 멈추란 말이다! 내 병사들이 곧 이곳에 도착할 것이다! 네놈은 오늘의 일로 목숨을 잃게 될 거야!</w:t>
      </w:r>
    </w:p>
    <w:p w:rsidR="00000000" w:rsidDel="00000000" w:rsidP="00000000" w:rsidRDefault="00000000" w:rsidRPr="00000000" w14:paraId="000003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손을 들어 병사들을 멈춰 세운다.</w:t>
      </w:r>
    </w:p>
    <w:p w:rsidR="00000000" w:rsidDel="00000000" w:rsidP="00000000" w:rsidRDefault="00000000" w:rsidRPr="00000000" w14:paraId="000003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잠깐.</w:t>
      </w:r>
    </w:p>
    <w:p w:rsidR="00000000" w:rsidDel="00000000" w:rsidP="00000000" w:rsidRDefault="00000000" w:rsidRPr="00000000" w14:paraId="000003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승기를 잡았다고 생각한 듯 비웃는다.</w:t>
      </w:r>
    </w:p>
    <w:p w:rsidR="00000000" w:rsidDel="00000000" w:rsidP="00000000" w:rsidRDefault="00000000" w:rsidRPr="00000000" w14:paraId="000003E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이제야 두려운 모양이군. 하지만 후회하기에는 이미 늦었다, 이 거지야! 너는 곧 저승의 구렁텅이로 떨어질 것이다!</w:t>
      </w:r>
    </w:p>
    <w:p w:rsidR="00000000" w:rsidDel="00000000" w:rsidP="00000000" w:rsidRDefault="00000000" w:rsidRPr="00000000" w14:paraId="000003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차갑게 미소 짓는다.</w:t>
      </w:r>
    </w:p>
    <w:p w:rsidR="00000000" w:rsidDel="00000000" w:rsidP="00000000" w:rsidRDefault="00000000" w:rsidRPr="00000000" w14:paraId="000003E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그런가? 좋아, 기다려주지. 그 대단한 집정관의 권력이 감히 내 심판을 막을 수 있는지 직접 보겠다. </w:t>
      </w:r>
    </w:p>
    <w:p w:rsidR="00000000" w:rsidDel="00000000" w:rsidP="00000000" w:rsidRDefault="00000000" w:rsidRPr="00000000" w14:paraId="000003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병사들을 향해 손짓한다.</w:t>
      </w:r>
    </w:p>
    <w:p w:rsidR="00000000" w:rsidDel="00000000" w:rsidP="00000000" w:rsidRDefault="00000000" w:rsidRPr="00000000" w14:paraId="000003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계속해라!</w:t>
      </w:r>
    </w:p>
    <w:p w:rsidR="00000000" w:rsidDel="00000000" w:rsidP="00000000" w:rsidRDefault="00000000" w:rsidRPr="00000000" w14:paraId="000003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다시 델릴라와 파라오를 붙잡고 그들의 얼굴을 불길 가까이 밀어 넣는다.</w:t>
      </w:r>
    </w:p>
    <w:p w:rsidR="00000000" w:rsidDel="00000000" w:rsidP="00000000" w:rsidRDefault="00000000" w:rsidRPr="00000000" w14:paraId="000003E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네페라의 비명이 궁전 앞을 가득 메운다.</w:t>
      </w:r>
    </w:p>
    <w:p w:rsidR="00000000" w:rsidDel="00000000" w:rsidP="00000000" w:rsidRDefault="00000000" w:rsidRPr="00000000" w14:paraId="000003E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델릴라! 안 돼!</w:t>
      </w:r>
    </w:p>
    <w:p w:rsidR="00000000" w:rsidDel="00000000" w:rsidP="00000000" w:rsidRDefault="00000000" w:rsidRPr="00000000" w14:paraId="000003EB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바로 그 순간, 궁전의 정문이 거칠게 열린다.</w:t>
      </w:r>
    </w:p>
    <w:p w:rsidR="00000000" w:rsidDel="00000000" w:rsidP="00000000" w:rsidRDefault="00000000" w:rsidRPr="00000000" w14:paraId="000003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위엄 있는 갑옷을 입은 남자가 무장한 병사들을 이끌고 들어선다.</w:t>
      </w:r>
    </w:p>
    <w:p w:rsidR="00000000" w:rsidDel="00000000" w:rsidP="00000000" w:rsidRDefault="00000000" w:rsidRPr="00000000" w14:paraId="000003E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E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대집정관인 파라오의 병사들이다. 그 중, 대장 격인 병사1이 근엄하게 소리친다.</w:t>
      </w:r>
    </w:p>
    <w:p w:rsidR="00000000" w:rsidDel="00000000" w:rsidP="00000000" w:rsidRDefault="00000000" w:rsidRPr="00000000" w14:paraId="000003F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병사1: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물러서! 감히 왕도 한복판에서 요술을 부리는 자가 누구냐!</w:t>
      </w:r>
    </w:p>
    <w:p w:rsidR="00000000" w:rsidDel="00000000" w:rsidP="00000000" w:rsidRDefault="00000000" w:rsidRPr="00000000" w14:paraId="000003F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Title"/>
        <w:spacing w:before="280" w:lineRule="auto"/>
        <w:rPr/>
      </w:pPr>
      <w:bookmarkStart w:colFirst="0" w:colLast="0" w:name="_mce9yc1vdh0b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제19화</w:t>
      </w:r>
    </w:p>
    <w:p w:rsidR="00000000" w:rsidDel="00000000" w:rsidP="00000000" w:rsidRDefault="00000000" w:rsidRPr="00000000" w14:paraId="000003F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3F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파라오, 델릴라, 라반, 가족들, 모세, 다말, 네페라, 마술사들</w:t>
      </w:r>
    </w:p>
    <w:p w:rsidR="00000000" w:rsidDel="00000000" w:rsidP="00000000" w:rsidRDefault="00000000" w:rsidRPr="00000000" w14:paraId="000003F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급히 모세의 병사들을 떨치고 일어나 그의 병사에게로 도망간다.</w:t>
      </w:r>
    </w:p>
    <w:p w:rsidR="00000000" w:rsidDel="00000000" w:rsidP="00000000" w:rsidRDefault="00000000" w:rsidRPr="00000000" w14:paraId="000003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분노하여 소리지른다.</w:t>
      </w:r>
    </w:p>
    <w:p w:rsidR="00000000" w:rsidDel="00000000" w:rsidP="00000000" w:rsidRDefault="00000000" w:rsidRPr="00000000" w14:paraId="000003F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 신분을 망각하고 감히 이 몸을 불길에 던지려 한 저 무뢰한 자를 당장 벌하거라!</w:t>
      </w:r>
    </w:p>
    <w:p w:rsidR="00000000" w:rsidDel="00000000" w:rsidP="00000000" w:rsidRDefault="00000000" w:rsidRPr="00000000" w14:paraId="000003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마술사들이 일제히 파라오 앞에 그들의 지팡이를 던진다.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지팡이가 꿈틀거리더니 빠르게 뱀의 모습으로 변화한다.</w:t>
      </w:r>
    </w:p>
    <w:p w:rsidR="00000000" w:rsidDel="00000000" w:rsidP="00000000" w:rsidRDefault="00000000" w:rsidRPr="00000000" w14:paraId="000003F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뱀들은 위협적으로 다말을 안은 모세를 애워싼다.</w:t>
      </w:r>
    </w:p>
    <w:p w:rsidR="00000000" w:rsidDel="00000000" w:rsidP="00000000" w:rsidRDefault="00000000" w:rsidRPr="00000000" w14:paraId="000003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모세가 겁먹어 굳었다고 착각하고 비웃는다.</w:t>
      </w:r>
    </w:p>
    <w:p w:rsidR="00000000" w:rsidDel="00000000" w:rsidP="00000000" w:rsidRDefault="00000000" w:rsidRPr="00000000" w14:paraId="000003F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보아라! 저 무능한 노예가 이제야 제정신을 차린 모양이다! 하지만 너무 늦었어. 네 아내와 함께 저승의 불길 속에서 영원히 타들어 가거라!</w:t>
      </w:r>
    </w:p>
    <w:p w:rsidR="00000000" w:rsidDel="00000000" w:rsidP="00000000" w:rsidRDefault="00000000" w:rsidRPr="00000000" w14:paraId="000003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델릴라도 그녀를 잡은 병사를 뿌리치고 일어나 웃는다. 델릴라가 파라오의 옆으로 간다.</w:t>
      </w:r>
    </w:p>
    <w:p w:rsidR="00000000" w:rsidDel="00000000" w:rsidP="00000000" w:rsidRDefault="00000000" w:rsidRPr="00000000" w14:paraId="000003F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정의가 우리 편이 되었구나! 제국의 신성한 갑옷을 훔치고, 축제일에 피까지 흘리며 우리 모두를 저주한 저 거지에게 부디 그에 걸맞은 벌을 내려주세요, 파라오!</w:t>
      </w:r>
    </w:p>
    <w:p w:rsidR="00000000" w:rsidDel="00000000" w:rsidP="00000000" w:rsidRDefault="00000000" w:rsidRPr="00000000" w14:paraId="0000040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말 없이 그의 지팡이를 바닥에 내려놓는다.</w:t>
      </w:r>
    </w:p>
    <w:p w:rsidR="00000000" w:rsidDel="00000000" w:rsidP="00000000" w:rsidRDefault="00000000" w:rsidRPr="00000000" w14:paraId="0000040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곧 지팡이가 거대한 뱀이 되어 마술사들의 뱀을 모조리 삼킨다.</w:t>
      </w:r>
    </w:p>
    <w:p w:rsidR="00000000" w:rsidDel="00000000" w:rsidP="00000000" w:rsidRDefault="00000000" w:rsidRPr="00000000" w14:paraId="0000040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네페라가 경악한다.</w:t>
      </w:r>
    </w:p>
    <w:p w:rsidR="00000000" w:rsidDel="00000000" w:rsidP="00000000" w:rsidRDefault="00000000" w:rsidRPr="00000000" w14:paraId="0000040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이건… 감히 평범한 자가 보여줄 수 있는 권능이 아니다.</w:t>
      </w:r>
    </w:p>
    <w:p w:rsidR="00000000" w:rsidDel="00000000" w:rsidP="00000000" w:rsidRDefault="00000000" w:rsidRPr="00000000" w14:paraId="0000040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저 자는 결혼식 때도 더러운 누더기를 입고 온 거지입니다! 어떻게 그런 사람이 저런 권능을 사용할 수 있다는 겁니까!</w:t>
      </w:r>
    </w:p>
    <w:p w:rsidR="00000000" w:rsidDel="00000000" w:rsidP="00000000" w:rsidRDefault="00000000" w:rsidRPr="00000000" w14:paraId="000004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지팡이 뱀은 곧 다시 지팡이가 된다.</w:t>
      </w:r>
    </w:p>
    <w:p w:rsidR="00000000" w:rsidDel="00000000" w:rsidP="00000000" w:rsidRDefault="00000000" w:rsidRPr="00000000" w14:paraId="000004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주워든다.</w:t>
      </w:r>
    </w:p>
    <w:p w:rsidR="00000000" w:rsidDel="00000000" w:rsidP="00000000" w:rsidRDefault="00000000" w:rsidRPr="00000000" w14:paraId="000004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마술사들의 안색이 새하얗게 질린다.</w:t>
      </w:r>
    </w:p>
    <w:p w:rsidR="00000000" w:rsidDel="00000000" w:rsidP="00000000" w:rsidRDefault="00000000" w:rsidRPr="00000000" w14:paraId="0000040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마술사1: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평생 셀 수 없이 많은 마술사를 보아 왔건만 저만한 기적을 부리는 자는 처음 보는구나. </w:t>
      </w:r>
    </w:p>
    <w:p w:rsidR="00000000" w:rsidDel="00000000" w:rsidP="00000000" w:rsidRDefault="00000000" w:rsidRPr="00000000" w14:paraId="0000040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마술사2: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신들의 권능이 인간의 육신을 빌려 이 땅에 내려온 듯하군.</w:t>
      </w:r>
    </w:p>
    <w:p w:rsidR="00000000" w:rsidDel="00000000" w:rsidP="00000000" w:rsidRDefault="00000000" w:rsidRPr="00000000" w14:paraId="000004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그 기세에 밀려 움찔한다.</w:t>
      </w:r>
    </w:p>
    <w:p w:rsidR="00000000" w:rsidDel="00000000" w:rsidP="00000000" w:rsidRDefault="00000000" w:rsidRPr="00000000" w14:paraId="0000040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팔을 붙잡고 애원한다.</w:t>
      </w:r>
    </w:p>
    <w:p w:rsidR="00000000" w:rsidDel="00000000" w:rsidP="00000000" w:rsidRDefault="00000000" w:rsidRPr="00000000" w14:paraId="0000040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자비를 베푸실 필요 없습니다! 저자는 감히 파라오 폐하를 능멸하려 든 천한 거지에 불과합니다! 당장 불길로 심판하십시오! </w:t>
      </w:r>
    </w:p>
    <w:p w:rsidR="00000000" w:rsidDel="00000000" w:rsidP="00000000" w:rsidRDefault="00000000" w:rsidRPr="00000000" w14:paraId="0000040D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네페라도 황급히 맞장구친다.</w:t>
      </w:r>
    </w:p>
    <w:p w:rsidR="00000000" w:rsidDel="00000000" w:rsidP="00000000" w:rsidRDefault="00000000" w:rsidRPr="00000000" w14:paraId="0000040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저들은 법도를 어지럽히려 변장한 무법자들입니다! </w:t>
      </w:r>
    </w:p>
    <w:p w:rsidR="00000000" w:rsidDel="00000000" w:rsidP="00000000" w:rsidRDefault="00000000" w:rsidRPr="00000000" w14:paraId="0000040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맞습니다! 저놈은 신을 사칭하는 사기꾼입니다! 감히 신이 보는 앞에서 이토록 무도한 짓을 저지르는 자가 어찌 결백할 수 있겠습니까!</w:t>
      </w:r>
    </w:p>
    <w:p w:rsidR="00000000" w:rsidDel="00000000" w:rsidP="00000000" w:rsidRDefault="00000000" w:rsidRPr="00000000" w14:paraId="000004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용기를 얻은 파라오가 곁에 있던 병사의 허리에서 단검을 빼앗아 든다.</w:t>
      </w:r>
    </w:p>
    <w:p w:rsidR="00000000" w:rsidDel="00000000" w:rsidP="00000000" w:rsidRDefault="00000000" w:rsidRPr="00000000" w14:paraId="00000411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그래. 내 가족들의 말이 맞다.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보여준 것이 대단하긴 하나 그건 왕궁의 마술사도 하는 재주다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2">
      <w:pPr>
        <w:spacing w:after="40" w:line="288.0000000000000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여전히 굳은 얼굴로 말없이 파라오를 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겁 먹어서 침을 삼키지만, 티 내지 않으려 애쓴다. 오히려 과장되게 외친다. </w:t>
      </w:r>
    </w:p>
    <w:p w:rsidR="00000000" w:rsidDel="00000000" w:rsidP="00000000" w:rsidRDefault="00000000" w:rsidRPr="00000000" w14:paraId="0000041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이제 그런 건 조금도 중요하지 않다. 곧 네 여자와 함께 내 앞에 무릎 꿇고 차라리 죽여달라 빌게 될 테니! </w:t>
      </w:r>
    </w:p>
    <w:p w:rsidR="00000000" w:rsidDel="00000000" w:rsidP="00000000" w:rsidRDefault="00000000" w:rsidRPr="00000000" w14:paraId="0000041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서늘한 얼굴로 파라오에게 말한다.</w:t>
      </w:r>
    </w:p>
    <w:p w:rsidR="00000000" w:rsidDel="00000000" w:rsidP="00000000" w:rsidRDefault="00000000" w:rsidRPr="00000000" w14:paraId="0000041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이것이 네가 다스리는 제국의 정의냐? 아무 죄 없는 여인을 핍박하고, 마음대로 죽이는 것이?</w:t>
      </w:r>
    </w:p>
    <w:p w:rsidR="00000000" w:rsidDel="00000000" w:rsidP="00000000" w:rsidRDefault="00000000" w:rsidRPr="00000000" w14:paraId="0000041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4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파라오가 모욕감에 얼굴을 일그러뜨린 채 모세에게 칼을 겨눈다. </w:t>
      </w:r>
    </w:p>
    <w:p w:rsidR="00000000" w:rsidDel="00000000" w:rsidP="00000000" w:rsidRDefault="00000000" w:rsidRPr="00000000" w14:paraId="000004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잘난 혓바닥으로 네 목숨을 구할 수 있을 것 같으냐? 저들을 잡아라! 반역자들이다! 칼을 뽑아 모조리 죽여라!</w:t>
      </w:r>
    </w:p>
    <w:p w:rsidR="00000000" w:rsidDel="00000000" w:rsidP="00000000" w:rsidRDefault="00000000" w:rsidRPr="00000000" w14:paraId="0000041B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Title"/>
        <w:spacing w:before="280" w:lineRule="auto"/>
        <w:rPr/>
      </w:pPr>
      <w:bookmarkStart w:colFirst="0" w:colLast="0" w:name="_wajjww16trmc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제20화</w:t>
      </w:r>
    </w:p>
    <w:p w:rsidR="00000000" w:rsidDel="00000000" w:rsidP="00000000" w:rsidRDefault="00000000" w:rsidRPr="00000000" w14:paraId="00000420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421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파라오, 다말, 모세, 병사들, 델릴라, 네페라, 라반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명령에 몇몇 병사가 머뭇거리며 무기를 들어 올린다.</w:t>
      </w:r>
    </w:p>
    <w:p w:rsidR="00000000" w:rsidDel="00000000" w:rsidP="00000000" w:rsidRDefault="00000000" w:rsidRPr="00000000" w14:paraId="0000042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일촉즉발의 상황.</w:t>
      </w:r>
    </w:p>
    <w:p w:rsidR="00000000" w:rsidDel="00000000" w:rsidP="00000000" w:rsidRDefault="00000000" w:rsidRPr="00000000" w14:paraId="000004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다말이 두려움에 떨며 병사들을 바라본다.</w:t>
      </w:r>
    </w:p>
    <w:p w:rsidR="00000000" w:rsidDel="00000000" w:rsidP="00000000" w:rsidRDefault="00000000" w:rsidRPr="00000000" w14:paraId="000004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이대로라면 모세가 위험해. 이걸 멈춰야 해... 나 때문에 그가 죽게 둘 수는 없어.</w:t>
      </w:r>
    </w:p>
    <w:p w:rsidR="00000000" w:rsidDel="00000000" w:rsidP="00000000" w:rsidRDefault="00000000" w:rsidRPr="00000000" w14:paraId="0000042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품에서 벗어나려 몸부림친다.</w:t>
      </w:r>
    </w:p>
    <w:p w:rsidR="00000000" w:rsidDel="00000000" w:rsidP="00000000" w:rsidRDefault="00000000" w:rsidRPr="00000000" w14:paraId="0000042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움직이면 안 돼. 그 발로는 일어서는 것조차 불가능하다고.</w:t>
      </w:r>
    </w:p>
    <w:p w:rsidR="00000000" w:rsidDel="00000000" w:rsidP="00000000" w:rsidRDefault="00000000" w:rsidRPr="00000000" w14:paraId="000004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만류에도 불구하고 힘겹게 바닥에 내려선다.</w:t>
      </w:r>
    </w:p>
    <w:p w:rsidR="00000000" w:rsidDel="00000000" w:rsidP="00000000" w:rsidRDefault="00000000" w:rsidRPr="00000000" w14:paraId="0000042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불에 타 피투성이가 된 다말의 두 발이 드러난다.</w:t>
      </w:r>
    </w:p>
    <w:p w:rsidR="00000000" w:rsidDel="00000000" w:rsidP="00000000" w:rsidRDefault="00000000" w:rsidRPr="00000000" w14:paraId="000004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고통을 참으며 파라오를 향해 절뚝거리며 나아간다.</w:t>
      </w:r>
    </w:p>
    <w:p w:rsidR="00000000" w:rsidDel="00000000" w:rsidP="00000000" w:rsidRDefault="00000000" w:rsidRPr="00000000" w14:paraId="0000042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모든 일은 저 때문에 벌어진 거예요. 저만 붙잡아가세요. 제 남편에게는 자비를 베풀어주세요. 제발 그 사람만은 살려주세요!</w:t>
      </w:r>
    </w:p>
    <w:p w:rsidR="00000000" w:rsidDel="00000000" w:rsidP="00000000" w:rsidRDefault="00000000" w:rsidRPr="00000000" w14:paraId="0000042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피 묻은 입가를 닦으며 비웃는다.</w:t>
      </w:r>
    </w:p>
    <w:p w:rsidR="00000000" w:rsidDel="00000000" w:rsidP="00000000" w:rsidRDefault="00000000" w:rsidRPr="00000000" w14:paraId="0000042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와서 목소리를 내겠다고? 이미 늦었어. 오늘 너희 둘은 나란히 저승에 떨어질 테니까.</w:t>
      </w:r>
    </w:p>
    <w:p w:rsidR="00000000" w:rsidDel="00000000" w:rsidP="00000000" w:rsidRDefault="00000000" w:rsidRPr="00000000" w14:paraId="0000042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다말이 가슴을 부여잡는다. 다말의 입에서 검붉은 피가 쏟아지고, 그녀가 힘없이 앞으로 고꾸라진다.</w:t>
      </w:r>
    </w:p>
    <w:p w:rsidR="00000000" w:rsidDel="00000000" w:rsidP="00000000" w:rsidRDefault="00000000" w:rsidRPr="00000000" w14:paraId="0000042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다말!</w:t>
      </w:r>
    </w:p>
    <w:p w:rsidR="00000000" w:rsidDel="00000000" w:rsidP="00000000" w:rsidRDefault="00000000" w:rsidRPr="00000000" w14:paraId="0000043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달려가 쓰러지는 다말을 품에 안는다.</w:t>
      </w:r>
    </w:p>
    <w:p w:rsidR="00000000" w:rsidDel="00000000" w:rsidP="00000000" w:rsidRDefault="00000000" w:rsidRPr="00000000" w14:paraId="000004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 모습을 바라보며 만족스러운 미소를 짓는다.</w:t>
      </w:r>
    </w:p>
    <w:p w:rsidR="00000000" w:rsidDel="00000000" w:rsidP="00000000" w:rsidRDefault="00000000" w:rsidRPr="00000000" w14:paraId="000004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 안긴 다말의 상태를 살핀다. 창백한 얼굴과 피로 물든 입술을 본 순간, 모세의 분노가 폭발한다.</w:t>
      </w:r>
    </w:p>
    <w:p w:rsidR="00000000" w:rsidDel="00000000" w:rsidP="00000000" w:rsidRDefault="00000000" w:rsidRPr="00000000" w14:paraId="0000043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두 눈이 섬뜩한 황금빛으로 타오르고, 강력한 모래폭풍이 궁전 앞을 뒤흔든다.</w:t>
      </w:r>
    </w:p>
    <w:p w:rsidR="00000000" w:rsidDel="00000000" w:rsidP="00000000" w:rsidRDefault="00000000" w:rsidRPr="00000000" w14:paraId="000004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신성한 분노에 압도된 파라오가 자신의 병사들을 향해 절규한다.</w:t>
      </w:r>
    </w:p>
    <w:p w:rsidR="00000000" w:rsidDel="00000000" w:rsidP="00000000" w:rsidRDefault="00000000" w:rsidRPr="00000000" w14:paraId="0000043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무엇을 주저하느냐! 제국의 최정예가 고작 노예 하나에게 겁을 먹었단 말이냐! </w:t>
      </w:r>
    </w:p>
    <w:p w:rsidR="00000000" w:rsidDel="00000000" w:rsidP="00000000" w:rsidRDefault="00000000" w:rsidRPr="00000000" w14:paraId="000004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병사들이 우왕좌왕한다.</w:t>
      </w:r>
    </w:p>
    <w:p w:rsidR="00000000" w:rsidDel="00000000" w:rsidP="00000000" w:rsidRDefault="00000000" w:rsidRPr="00000000" w14:paraId="0000043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싸늘한 목소리로 선언한다.</w:t>
      </w:r>
    </w:p>
    <w:p w:rsidR="00000000" w:rsidDel="00000000" w:rsidP="00000000" w:rsidRDefault="00000000" w:rsidRPr="00000000" w14:paraId="0000043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나와 맞서는 자는 죽음을 피하지 못할 것이다.</w:t>
      </w:r>
    </w:p>
    <w:p w:rsidR="00000000" w:rsidDel="00000000" w:rsidP="00000000" w:rsidRDefault="00000000" w:rsidRPr="00000000" w14:paraId="000004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황금 갑옷의 병사들이 델릴라와 파라오, 라반과 네페라를 향해 창끝을 겨누며 포위망을 좁힌다.</w:t>
      </w:r>
    </w:p>
    <w:p w:rsidR="00000000" w:rsidDel="00000000" w:rsidP="00000000" w:rsidRDefault="00000000" w:rsidRPr="00000000" w14:paraId="000004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모든 병사가 길을 열어준다.</w:t>
      </w:r>
    </w:p>
    <w:p w:rsidR="00000000" w:rsidDel="00000000" w:rsidP="00000000" w:rsidRDefault="00000000" w:rsidRPr="00000000" w14:paraId="0000043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의식을 잃은 다말을 안고 그들 사이를 지나 궁전 앞을 떠난다.</w:t>
      </w:r>
    </w:p>
    <w:p w:rsidR="00000000" w:rsidDel="00000000" w:rsidP="00000000" w:rsidRDefault="00000000" w:rsidRPr="00000000" w14:paraId="000004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멀어지는 모세의 뒷모습을 보다가 근처 아무 병사의 멱살을 붙잡고 흔든다.</w:t>
      </w:r>
    </w:p>
    <w:p w:rsidR="00000000" w:rsidDel="00000000" w:rsidP="00000000" w:rsidRDefault="00000000" w:rsidRPr="00000000" w14:paraId="0000043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저들을 이대로 보내서는 안 된다! 저자가 내게 무슨 짓을 했는지 보지 않았는가!</w:t>
      </w:r>
    </w:p>
    <w:p w:rsidR="00000000" w:rsidDel="00000000" w:rsidP="00000000" w:rsidRDefault="00000000" w:rsidRPr="00000000" w14:paraId="000004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그러나 병사들은 겁먹어 시선을 피할 뿐 따라가지 않는다.</w:t>
      </w:r>
    </w:p>
    <w:p w:rsidR="00000000" w:rsidDel="00000000" w:rsidP="00000000" w:rsidRDefault="00000000" w:rsidRPr="00000000" w14:paraId="0000043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멀어지는 다말을 바라보며 경멸스럽게 내뱉는다.</w:t>
      </w:r>
    </w:p>
    <w:p w:rsidR="00000000" w:rsidDel="00000000" w:rsidP="00000000" w:rsidRDefault="00000000" w:rsidRPr="00000000" w14:paraId="0000044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언니는 추방자야.</w:t>
      </w:r>
    </w:p>
    <w:p w:rsidR="00000000" w:rsidDel="00000000" w:rsidP="00000000" w:rsidRDefault="00000000" w:rsidRPr="00000000" w14:paraId="0000044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다말을 바라보던 델릴라의 얼굴에 질투가 차오른다.</w:t>
      </w:r>
    </w:p>
    <w:p w:rsidR="00000000" w:rsidDel="00000000" w:rsidP="00000000" w:rsidRDefault="00000000" w:rsidRPr="00000000" w14:paraId="0000044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어떻게 언니가 저런 남자를 얻은 거지? 언니를 위해서라면 기꺼이 목숨까지 내놓을 남자를...</w:t>
      </w:r>
    </w:p>
    <w:p w:rsidR="00000000" w:rsidDel="00000000" w:rsidP="00000000" w:rsidRDefault="00000000" w:rsidRPr="00000000" w14:paraId="000004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얼굴이 증오로 일그러진다. 델릴라가 피 묻은 입술을 비틀며 나직이 중얼거린다.</w:t>
      </w:r>
    </w:p>
    <w:p w:rsidR="00000000" w:rsidDel="00000000" w:rsidP="00000000" w:rsidRDefault="00000000" w:rsidRPr="00000000" w14:paraId="0000044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전부 불태워버릴 거야. 오늘 너희 둘 다 죽여버리겠어.</w:t>
      </w:r>
    </w:p>
    <w:p w:rsidR="00000000" w:rsidDel="00000000" w:rsidP="00000000" w:rsidRDefault="00000000" w:rsidRPr="00000000" w14:paraId="000004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br w:type="textWrapping"/>
        <w:t xml:space="preserve">클리프행어</w:t>
        <w:br w:type="textWrapping"/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이성을 잃은 델릴라가 곁에 있던 병사의 검을 빼앗아 든다. 델릴라가 검을 움켜쥔 채 모세와 다말을 향해 달려간다.</w:t>
      </w:r>
    </w:p>
    <w:p w:rsidR="00000000" w:rsidDel="00000000" w:rsidP="00000000" w:rsidRDefault="00000000" w:rsidRPr="00000000" w14:paraId="000004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죽어, 이 더러운 거지들아!</w:t>
      </w:r>
    </w:p>
    <w:p w:rsidR="00000000" w:rsidDel="00000000" w:rsidP="00000000" w:rsidRDefault="00000000" w:rsidRPr="00000000" w14:paraId="00000447">
      <w:pPr>
        <w:spacing w:after="80" w:line="288.00000000000006" w:lineRule="auto"/>
        <w:ind w:left="36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Title"/>
        <w:spacing w:before="280" w:lineRule="auto"/>
        <w:rPr/>
      </w:pPr>
      <w:bookmarkStart w:colFirst="0" w:colLast="0" w:name="_attr75q27qr1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Style w:val="Title"/>
        <w:spacing w:before="280" w:lineRule="auto"/>
        <w:rPr/>
      </w:pPr>
      <w:bookmarkStart w:colFirst="0" w:colLast="0" w:name="_10lbila396g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제21화</w:t>
      </w:r>
    </w:p>
    <w:p w:rsidR="00000000" w:rsidDel="00000000" w:rsidP="00000000" w:rsidRDefault="00000000" w:rsidRPr="00000000" w14:paraId="0000044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44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모세, 파라오, 병사들, 군중들, 군중1, 네페라, 라반</w:t>
      </w:r>
    </w:p>
    <w:p w:rsidR="00000000" w:rsidDel="00000000" w:rsidP="00000000" w:rsidRDefault="00000000" w:rsidRPr="00000000" w14:paraId="000004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비명을 지르며 모세의 품에 안긴 다말을 향해 검을 휘두른다.</w:t>
      </w:r>
    </w:p>
    <w:p w:rsidR="00000000" w:rsidDel="00000000" w:rsidP="00000000" w:rsidRDefault="00000000" w:rsidRPr="00000000" w14:paraId="000004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보호하기 위해 몸을 틀어 감싼다.</w:t>
      </w:r>
    </w:p>
    <w:p w:rsidR="00000000" w:rsidDel="00000000" w:rsidP="00000000" w:rsidRDefault="00000000" w:rsidRPr="00000000" w14:paraId="000004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검이 모세의 등 뒤 갑옷을 강하게 찌른다.</w:t>
      </w:r>
    </w:p>
    <w:p w:rsidR="00000000" w:rsidDel="00000000" w:rsidP="00000000" w:rsidRDefault="00000000" w:rsidRPr="00000000" w14:paraId="0000045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죽어!</w:t>
      </w:r>
    </w:p>
    <w:p w:rsidR="00000000" w:rsidDel="00000000" w:rsidP="00000000" w:rsidRDefault="00000000" w:rsidRPr="00000000" w14:paraId="0000045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검끝이 모세의 </w:t>
      </w:r>
      <w:commentRangeStart w:id="56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어깨 갑옷</w:t>
      </w:r>
      <w:commentRangeEnd w:id="56"/>
      <w:r w:rsidDel="00000000" w:rsidR="00000000" w:rsidRPr="00000000">
        <w:commentReference w:id="56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을 뚫고 깊숙이 박힌다.</w:t>
      </w:r>
    </w:p>
    <w:p w:rsidR="00000000" w:rsidDel="00000000" w:rsidP="00000000" w:rsidRDefault="00000000" w:rsidRPr="00000000" w14:paraId="0000045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고통스러운 신음을 흘린다. 상처에서 흘러나온 붉은 피가 돌바닥에 떨어진다.</w:t>
      </w:r>
    </w:p>
    <w:p w:rsidR="00000000" w:rsidDel="00000000" w:rsidP="00000000" w:rsidRDefault="00000000" w:rsidRPr="00000000" w14:paraId="0000045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피가 닿은 돌바닥이 시커멓게 타들어 가며 연기가 피어오른다.</w:t>
      </w:r>
    </w:p>
    <w:p w:rsidR="00000000" w:rsidDel="00000000" w:rsidP="00000000" w:rsidRDefault="00000000" w:rsidRPr="00000000" w14:paraId="000004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처음에는 놀라 눈을 크게 뜨지만, 이내 광기 어린 웃음을 터뜨린다.</w:t>
      </w:r>
    </w:p>
    <w:p w:rsidR="00000000" w:rsidDel="00000000" w:rsidP="00000000" w:rsidRDefault="00000000" w:rsidRPr="00000000" w14:paraId="0000045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봐! 저자도 피를 흘리잖아! 꼴좋구나, 신성한 육신이라더니, 평범한 칼날에도 상처를 입는군!</w:t>
      </w:r>
    </w:p>
    <w:p w:rsidR="00000000" w:rsidDel="00000000" w:rsidP="00000000" w:rsidRDefault="00000000" w:rsidRPr="00000000" w14:paraId="0000045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고통을 참으며 다말을 고쳐 안는다.</w:t>
      </w:r>
    </w:p>
    <w:p w:rsidR="00000000" w:rsidDel="00000000" w:rsidP="00000000" w:rsidRDefault="00000000" w:rsidRPr="00000000" w14:paraId="000004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자신의 어깨에 박힌 검을 뽑아 바닥에 내던진 뒤, 불타는 눈으로 델릴라를 노려본다.</w:t>
      </w:r>
    </w:p>
    <w:p w:rsidR="00000000" w:rsidDel="00000000" w:rsidP="00000000" w:rsidRDefault="00000000" w:rsidRPr="00000000" w14:paraId="000004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나의 황금 정표는 지금 다말에게 있다. 그 성물이 내 신력을 지켜주고 있었지. 하지만 내가 온전한 힘을 지니지 못했다 해도, 너희의 하찮은 쇠붙이는 내게 아무런 위협도 되지 못한다.</w:t>
      </w:r>
    </w:p>
    <w:p w:rsidR="00000000" w:rsidDel="00000000" w:rsidP="00000000" w:rsidRDefault="00000000" w:rsidRPr="00000000" w14:paraId="0000045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상처에서 황금빛이 일렁인다.</w:t>
      </w:r>
    </w:p>
    <w:p w:rsidR="00000000" w:rsidDel="00000000" w:rsidP="00000000" w:rsidRDefault="00000000" w:rsidRPr="00000000" w14:paraId="000004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잠시 멈칫하더니 믿을 수 없다는 표정으로 되묻는다.</w:t>
      </w:r>
    </w:p>
    <w:p w:rsidR="00000000" w:rsidDel="00000000" w:rsidP="00000000" w:rsidRDefault="00000000" w:rsidRPr="00000000" w14:paraId="0000045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대체... 이게 무슨 말도 안 되는 일이야?</w:t>
      </w:r>
    </w:p>
    <w:p w:rsidR="00000000" w:rsidDel="00000000" w:rsidP="00000000" w:rsidRDefault="00000000" w:rsidRPr="00000000" w14:paraId="000004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델릴라를 향해 분노에 찬 목소리로 묻는다.</w:t>
      </w:r>
    </w:p>
    <w:p w:rsidR="00000000" w:rsidDel="00000000" w:rsidP="00000000" w:rsidRDefault="00000000" w:rsidRPr="00000000" w14:paraId="0000045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너와 다말은 같은 피를 나눈 자매다. 그런데 어째서 이토록 잔인하게 구는 것이냐. 어떤 악의가 네 심장을 이토록 독으로 물들였지, 델릴라?</w:t>
      </w:r>
    </w:p>
    <w:p w:rsidR="00000000" w:rsidDel="00000000" w:rsidP="00000000" w:rsidRDefault="00000000" w:rsidRPr="00000000" w14:paraId="000004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비웃음을 터뜨린다.</w:t>
      </w:r>
    </w:p>
    <w:p w:rsidR="00000000" w:rsidDel="00000000" w:rsidP="00000000" w:rsidRDefault="00000000" w:rsidRPr="00000000" w14:paraId="000004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자매? 저 천박한 여자는 내게 아무것도 아니야. 저자를 가족이라 부르느니 차라리 내 살을 도려내겠어. 언니는 참으로 축복받았네. 신의 피를 이은 가문을 버리고도, 보잘것없다고 여겼던 남자에게 이토록 넘치는 사랑을 받고 있으니. 정말 감동적이야. 하지만 잘 들어. 언니의 기쁨이 달콤할수록, 그 행복을 갈기갈기 찢어버리고 싶은 내 갈망은 더욱 커질 테니까!</w:t>
      </w:r>
    </w:p>
    <w:p w:rsidR="00000000" w:rsidDel="00000000" w:rsidP="00000000" w:rsidRDefault="00000000" w:rsidRPr="00000000" w14:paraId="000004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병사들에게 붙잡혀 있던 파라오가 광분해 소리친다.</w:t>
      </w:r>
    </w:p>
    <w:p w:rsidR="00000000" w:rsidDel="00000000" w:rsidP="00000000" w:rsidRDefault="00000000" w:rsidRPr="00000000" w14:paraId="0000046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저자를 끝장내! 그 심장을 뽑아버려!</w:t>
      </w:r>
    </w:p>
    <w:p w:rsidR="00000000" w:rsidDel="00000000" w:rsidP="00000000" w:rsidRDefault="00000000" w:rsidRPr="00000000" w14:paraId="000004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외침에 힘을 얻은 델릴라가 바닥에 떨어진 검을 다시 집어 든다.</w:t>
      </w:r>
    </w:p>
    <w:p w:rsidR="00000000" w:rsidDel="00000000" w:rsidP="00000000" w:rsidRDefault="00000000" w:rsidRPr="00000000" w14:paraId="0000046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잘난 신성함과 함께 저승의 구렁텅이로 떨어져라!</w:t>
      </w:r>
    </w:p>
    <w:p w:rsidR="00000000" w:rsidDel="00000000" w:rsidP="00000000" w:rsidRDefault="00000000" w:rsidRPr="00000000" w14:paraId="0000046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의식을 잃은 다말을 향해 검을 치켜들고 달려든다.</w:t>
      </w:r>
    </w:p>
    <w:p w:rsidR="00000000" w:rsidDel="00000000" w:rsidP="00000000" w:rsidRDefault="00000000" w:rsidRPr="00000000" w14:paraId="000004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눈이 경악으로 커진다.</w:t>
      </w:r>
    </w:p>
    <w:p w:rsidR="00000000" w:rsidDel="00000000" w:rsidP="00000000" w:rsidRDefault="00000000" w:rsidRPr="00000000" w14:paraId="0000046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검끝이 다말의 심장을 꿰뚫기 직전. 푸른빛이 번쩍이며 칼날이 허공에서 멈춘다. 검이 순식간에 시뻘겋게 달아오르더니 녹아내린 쇳물이 되어 바닥으로 떨어진다.</w:t>
      </w:r>
    </w:p>
    <w:p w:rsidR="00000000" w:rsidDel="00000000" w:rsidP="00000000" w:rsidRDefault="00000000" w:rsidRPr="00000000" w14:paraId="000004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화상을 입은 손을 부여잡고 비명을 지른다.</w:t>
      </w:r>
    </w:p>
    <w:p w:rsidR="00000000" w:rsidDel="00000000" w:rsidP="00000000" w:rsidRDefault="00000000" w:rsidRPr="00000000" w14:paraId="0000046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아악!</w:t>
      </w:r>
    </w:p>
    <w:p w:rsidR="00000000" w:rsidDel="00000000" w:rsidP="00000000" w:rsidRDefault="00000000" w:rsidRPr="00000000" w14:paraId="0000046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 사람들이 겁에 질려 소리 지른다.</w:t>
      </w:r>
    </w:p>
    <w:p w:rsidR="00000000" w:rsidDel="00000000" w:rsidP="00000000" w:rsidRDefault="00000000" w:rsidRPr="00000000" w14:paraId="0000046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왕도를 가로지르는 가장 큰 강이 피로 물들었다!!</w:t>
      </w:r>
    </w:p>
    <w:p w:rsidR="00000000" w:rsidDel="00000000" w:rsidP="00000000" w:rsidRDefault="00000000" w:rsidRPr="00000000" w14:paraId="0000046C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왕도를 가로지르는 큰 강이 상류부터 핏빛으로 물들기 시작한다.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우물이 핏물로 가득 찼다. 신께서 우리를 버리셨다! 이대로 모두 죽고 말 거야! </w:t>
        <w:br w:type="textWrapping"/>
      </w:r>
    </w:p>
    <w:p w:rsidR="00000000" w:rsidDel="00000000" w:rsidP="00000000" w:rsidRDefault="00000000" w:rsidRPr="00000000" w14:paraId="0000046E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46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공포에 질린 채 우물을 본다.</w:t>
      </w:r>
    </w:p>
    <w:p w:rsidR="00000000" w:rsidDel="00000000" w:rsidP="00000000" w:rsidRDefault="00000000" w:rsidRPr="00000000" w14:paraId="00000470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 저택의 우물이란 우물이 전부 피로 넘친다.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owan Lee" w:id="33" w:date="2026-07-31T07:34:47Z"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신들의 세계 삭제. 이런 류는 전부 걷어내야합니다!</w:t>
      </w:r>
    </w:p>
  </w:comment>
  <w:comment w:author="Rowan Lee" w:id="51" w:date="2026-07-31T07:49:50Z"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전체적으로 상황에 맞게 변경 필요.</w:t>
      </w:r>
    </w:p>
  </w:comment>
  <w:comment w:author="Rowan Lee" w:id="50" w:date="2026-07-31T07:48:25Z"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수정</w:t>
      </w:r>
    </w:p>
  </w:comment>
  <w:comment w:author="Rowan Lee" w:id="32" w:date="2026-07-31T07:34:05Z"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이미 가족과 틀어졌는데 가족에게 돌아가는 게 어색해서, 죽은 어머니께 바치는 걸로 바꾸죠! 그래서 가족에게 어쩔 수 없이 돌아가야하는 것으로.</w:t>
      </w:r>
    </w:p>
  </w:comment>
  <w:comment w:author="Rowan Lee" w:id="52" w:date="2026-07-31T07:49:37Z"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소수의 모세쪽 용사들하고 파라오네 병사들 구분 필요.</w:t>
      </w:r>
    </w:p>
  </w:comment>
  <w:comment w:author="Rowan Lee" w:id="38" w:date="2026-07-31T07:40:55Z"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누구죠?</w:t>
      </w:r>
    </w:p>
  </w:comment>
  <w:comment w:author="Rowan Lee" w:id="23" w:date="2026-07-31T06:49:46Z"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파라오와 델릴라는 뒤로 자빠지고, 자리에 있던 왕국민들은 무릎 꿇는 사람, 경배하는 사람 등 있음. 저마다 다르게요!</w:t>
      </w:r>
    </w:p>
  </w:comment>
  <w:comment w:author="Rowan Lee" w:id="36" w:date="2026-07-30T10:06:17Z"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모세 곁에 모세가 믿는 신, 기독교의 여호와 느낌인데, 지금 분노를 하는 게 맞지 않습니다.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 신이 모세와 함께하고 있는 셈이라, 이런 다신교/그리스신화적인 비트는 좀 안 맞습니다. 수정 필요.</w:t>
      </w:r>
    </w:p>
  </w:comment>
  <w:comment w:author="Rowan Lee" w:id="39" w:date="2026-07-31T07:41:18Z"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다른 이들이</w:t>
      </w:r>
    </w:p>
  </w:comment>
  <w:comment w:author="Rowan Lee" w:id="24" w:date="2026-07-31T06:50:29Z"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이후 딱 한 컷 다말의 표정으로 마무리 지으면 좋을 것 같습니다.</w:t>
      </w:r>
    </w:p>
  </w:comment>
  <w:comment w:author="Rowan Lee" w:id="44" w:date="2026-07-31T07:46:43Z"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수정</w:t>
      </w:r>
    </w:p>
  </w:comment>
  <w:comment w:author="Rowan Lee" w:id="43" w:date="2026-07-31T07:44:56Z"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생각해보니 라반의 저택이어야할 것 같아요. 모든 라반의 궁전은 저택으로.</w:t>
      </w:r>
    </w:p>
  </w:comment>
  <w:comment w:author="Rowan Lee" w:id="46" w:date="2026-07-31T07:46:20Z"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어리석은 이교도들이나 어리석은 자들이</w:t>
      </w:r>
    </w:p>
  </w:comment>
  <w:comment w:author="Rowan Lee" w:id="26" w:date="2026-07-31T07:04:20Z"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"인간들의 혼인 관습"이라고 하면 모세가 사람이 아닌 게 됩니다. "이 나라의 혼인 관습으로는" 정도로요.</w:t>
      </w:r>
    </w:p>
  </w:comment>
  <w:comment w:author="Rowan Lee" w:id="49" w:date="2026-07-30T10:52:13Z"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강림은 신의 느낌</w:t>
      </w:r>
    </w:p>
  </w:comment>
  <w:comment w:author="Rowan Lee" w:id="30" w:date="2026-07-31T07:07:47Z"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검대신 펜던트로. 검 모양이라고 하기보다, 잘 세공된 황금 펜던트를 꺼내</w:t>
      </w:r>
    </w:p>
  </w:comment>
  <w:comment w:author="Rowan Lee" w:id="31" w:date="2026-07-31T07:25:20Z"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정표라는 말을 쓰지 말아주세요. 그냥 펜던트.</w:t>
      </w:r>
    </w:p>
  </w:comment>
  <w:comment w:author="Rowan Lee" w:id="20" w:date="2026-07-31T06:46:36Z"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지팡이를 숨기는 건 특별한 힘을 가진 물건을 숨기는 느낌이 나서, 마치 아무 관심 없다는 듯 딴청피우는 표정이라던지 이런 게 좋을 것 같습니다.</w:t>
      </w:r>
    </w:p>
  </w:comment>
  <w:comment w:author="Rowan Lee" w:id="47" w:date="2026-07-31T07:47:23Z"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모세의 차림새가 멀끔해지는 다른 의상 필요. 황금빛 갑옷이 어색해요.</w:t>
      </w:r>
    </w:p>
  </w:comment>
  <w:comment w:author="Rowan Lee" w:id="28" w:date="2026-07-31T07:06:08Z"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구체적으로 알아보기보단, 무언가 심상치않은 대단한 자라는 걸 느끼고 라반에게 말하는 것으로, 지금은 신성을 너무 정확하게 알아봐서 워싱 필요. 단, 라반이 파라오 사위를 말하는 것으로 알아듣고 착각하는 비트는 살려야합니다.</w:t>
      </w:r>
    </w:p>
  </w:comment>
  <w:comment w:author="Rowan Lee" w:id="45" w:date="2026-07-30T10:51:27Z"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신전은 그리스 신이나, 다른 종교의 느낌이라서, 성소지만 소박하거나 휑한 느낌이고, 옥좌에 앉은 느낌은 왕이나 신의 느낌이라 이것도 다르게 처리해주시면 좋을 것 같습니다.</w:t>
      </w:r>
    </w:p>
  </w:comment>
  <w:comment w:author="Rowan Lee" w:id="29" w:date="2026-07-31T07:08:02Z"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태양신 X 신의 이름으로</w:t>
      </w:r>
    </w:p>
  </w:comment>
  <w:comment w:author="Rowan Lee" w:id="13" w:date="2026-07-30T09:50:34Z"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다른 노예인가요 모세인가요? 최대한 지문에선 이름으로 표기 부탁 드립니다!</w:t>
      </w:r>
    </w:p>
  </w:comment>
  <w:comment w:author="Rowan Lee" w:id="6" w:date="2026-07-30T09:13:38Z"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새 규칙으로. "새가 내려앉은 자가 배필이다" 한 줄이면 됩니다.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라반이 두 딸에게 새를 나눠주는 그림이었으면 좋겠어요 — 매는 황금 새장, 비둘기는 나무 상자. 아버지가 딸 값을 매겨둔 게 한 컷에 보이게요.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규칙 설명이 지금 좀 긴데, 나머지는 군중 웅성거림으로 흘려주세요.</w:t>
      </w:r>
    </w:p>
  </w:comment>
  <w:comment w:author="Rowan Lee" w:id="15" w:date="2026-07-30T09:51:51Z"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달라졌기에 수정 필요</w:t>
      </w:r>
    </w:p>
  </w:comment>
  <w:comment w:author="Rowan Lee" w:id="8" w:date="2026-07-30T09:14:07Z"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언니! 내가 먼저 해도 돼?</w:t>
      </w:r>
    </w:p>
  </w:comment>
  <w:comment w:author="Rowan Lee" w:id="5" w:date="2026-07-31T06:38:34Z"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제작자가 악귀 씐 비주얼을 생성하는 것으로 오해할 수 있음.</w:t>
      </w:r>
    </w:p>
  </w:comment>
  <w:comment w:author="Rowan Lee" w:id="19" w:date="2026-07-30T10:00:13Z"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모세가 일으킨 돌풍이</w:t>
      </w:r>
    </w:p>
  </w:comment>
  <w:comment w:author="Rowan Lee" w:id="37" w:date="2026-07-30T10:03:27Z"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병사1 인물에 추가 필요</w:t>
      </w:r>
    </w:p>
  </w:comment>
  <w:comment w:author="Rowan Lee" w:id="17" w:date="2026-07-30T09:54:04Z"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운명의 저울. 이집트풍으로.</w:t>
      </w:r>
    </w:p>
  </w:comment>
  <w:comment w:author="Rowan Lee" w:id="7" w:date="2026-07-30T09:15:12Z"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다말이 새장을 선택하려는 순간, 델릴라가 재빠르게 끼어들어 가로막는다.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단순히 손을 막기보다, 이미 먼저할 생각 만만으로 껴들어 놓고 먼저 해도 돼? 묻는 게 좀 더 킹받을 것 같아요.</w:t>
      </w:r>
    </w:p>
  </w:comment>
  <w:comment w:author="Rowan Lee" w:id="18" w:date="2026-07-30T09:57:52Z"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태양신은 거짓된 가짜 신 취급하는 모세인데 너무 존중하는 터라, 약간 다른 이유일 듯 합니다.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걱정마. 한낱 거짓된 신이 내 운명을 정할 순 없으니까. 이건 그 분의(혹은 나의 신)의 뜻이야.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혹은, 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걱정마. 한낱 거짓된 신이 내 운명을 정할 순 없으니까.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이렇게만 하고,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모세가 이 운명이 자신이 믿는 신의 뜻이었음을 나중에 깨닫 게 되는? 비트(물론 복잡하지 않게, 후반에 모세의 대사 한줄로 처리)로 삼아도 좋을 것 같아요.</w:t>
      </w:r>
    </w:p>
  </w:comment>
  <w:comment w:author="Rowan Lee" w:id="9" w:date="2026-07-30T09:16:49Z"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매가 광장을 가로질러 파라오 어깨(또는 머리 위)에 앉는 걸로.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연꽃 관련한 부분은 코멘트 더 안 달겠습니다. 잘 부탁 드립니다!!</w:t>
      </w:r>
    </w:p>
  </w:comment>
  <w:comment w:author="Rowan Lee" w:id="27" w:date="2026-07-30T11:24:54Z"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원로가 모세를 알아보는 게 이상합니다. 원작에서, 아폴론의 신성을 알아보던 내용이 그대로 잔재로 남았습니다.</w:t>
      </w:r>
    </w:p>
  </w:comment>
  <w:comment w:author="Rowan Lee" w:id="34" w:date="2026-07-30T11:11:16Z"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신의 대언자시여! 꼭 필요할 때만 진정한 신, 이외엔 그냥 신으로. 모세와 모세 민족이 믿는 신 이야기입니다.</w:t>
      </w:r>
    </w:p>
  </w:comment>
  <w:comment w:author="Rowan Lee" w:id="35" w:date="2026-07-31T07:37:19Z"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아니면 주군이라고 해주세요 (my lord)</w:t>
      </w:r>
    </w:p>
  </w:comment>
  <w:comment w:author="Rowan Lee" w:id="22" w:date="2026-07-30T11:14:44Z"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해가 중천에 떴다는 말과 충돌</w:t>
      </w:r>
    </w:p>
  </w:comment>
  <w:comment w:author="Rowan Lee" w:id="10" w:date="2026-07-30T09:17:08Z"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대왕비</w:t>
      </w:r>
    </w:p>
  </w:comment>
  <w:comment w:author="Rowan Lee" w:id="11" w:date="2026-07-30T09:19:30Z"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같은 지문이 연달아 있어서,하나는 삭제, 하나는 다른 표정 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혹은 첫 표정만 유지하고 나머지 두 개는 다른 표정으로 해주셔야 할 걸로요!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특히 세번째는 놀란 느낌보단, 빡친 느낌이 더 좋을 것 같아요!</w:t>
      </w:r>
    </w:p>
  </w:comment>
  <w:comment w:author="Rowan Lee" w:id="12" w:date="2026-07-30T09:19:30Z"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같은 지문이 연달아 있어서,하나는 삭제, 하나는 다른 표정 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혹은 첫 표정만 유지하고 나머지 두 개는 다른 표정으로 해주셔야 할 걸로요!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특히 세번째는 놀란 느낌보단, 빡친 느낌이 더 좋을 것 같아요!</w:t>
      </w:r>
    </w:p>
  </w:comment>
  <w:comment w:author="Rowan Lee" w:id="14" w:date="2026-07-30T09:19:30Z"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같은 지문이 연달아 있어서,하나는 삭제, 하나는 다른 표정 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혹은 첫 표정만 유지하고 나머지 두 개는 다른 표정으로 해주셔야 할 걸로요!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특히 세번째는 놀란 느낌보단, 빡친 느낌이 더 좋을 것 같아요!</w:t>
      </w:r>
    </w:p>
  </w:comment>
  <w:comment w:author="Rowan Lee" w:id="3" w:date="2026-07-30T08:01:10Z"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새를 날렸잖아!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수로를 타고 연꽃이 흘러가는 장면 등이 루즈하고, 사물의 움직이라 정적이고, 비직관적이어서. 새를 던지는 것으로 바꿨습니다.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늠름?하고 멋진 매(파라오 어깨나 머리위에 앉음) / 꼬질꼬질한 비둘기 (모세 지팡이 위에 앉음) 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파라오 새는 매로, 모세한테 가느 새는 비둘기로 하려 합니다. (종교적 상징 고려)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 부분이 자꾸 바뀌어 죄송합니다만, 고려해주세요!</w:t>
      </w:r>
    </w:p>
  </w:comment>
  <w:comment w:author="Rowan Lee" w:id="4" w:date="2026-07-30T08:56:15Z"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매/비둘기를 대사에서 언급할 필요는 없고, 지문에, 어느쪽이 매이고 어느쪽이 비둘기인지 분명하게 작성해주시면 됩니다.</w:t>
      </w:r>
    </w:p>
  </w:comment>
  <w:comment w:author="Rowan Lee" w:id="21" w:date="2026-07-31T06:45:57Z"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권능=지팡이처럼 오인되서 다른 표현 필요.</w:t>
      </w:r>
    </w:p>
  </w:comment>
  <w:comment w:author="Rowan Lee" w:id="16" w:date="2026-07-31T06:42:36Z"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수로, 연꽃이 없어도 이런 맥락있는 장면이 많아서 꽤 꼼꼼하게 보시면서 수정해주셔야 할 것 같습니다!</w:t>
      </w:r>
    </w:p>
  </w:comment>
  <w:comment w:author="Rowan Lee" w:id="55" w:date="2026-07-30T10:58:25Z"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하데스의 얼굴을 본다는 말을 기계적 치환한 문장 같습니다.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다른 표현을 쓰는 게 좋아보입니다.</w:t>
      </w:r>
    </w:p>
  </w:comment>
  <w:comment w:author="Rowan Lee" w:id="25" w:date="2026-07-31T06:51:59Z"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모세가 걸어들어오는 순간 혹은 걸어들어온 후, 모세 뒤에 걸리는 갈라진 바다가 원래대로 돌아간다는 묘사도 함께 추가.</w:t>
      </w:r>
    </w:p>
  </w:comment>
  <w:comment w:author="Rowan Lee" w:id="54" w:date="2026-07-30T10:57:20Z"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신의 피를 이어받은 정통한 왕국의 지배자시다!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이외에, 파라오가 가문의 후계자로 표현되는 것을 조심해주세요!</w:t>
      </w:r>
    </w:p>
  </w:comment>
  <w:comment w:author="Rowan Lee" w:id="53" w:date="2026-07-30T10:56:49Z"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나는 이 땅의 파라오다!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감히 이 파라오의 사람들에게 손을 대다니! 이는 왕국의 법을 거스르는 짓이다!</w:t>
      </w:r>
    </w:p>
  </w:comment>
  <w:comment w:author="Rowan Lee" w:id="40" w:date="2026-07-31T07:42:46Z"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신전에 모세 대언자의 그림이 있던 게 이상해보입니다</w:t>
      </w:r>
    </w:p>
  </w:comment>
  <w:comment w:author="Rowan Lee" w:id="42" w:date="2026-07-31T07:43:31Z"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천한 노예가 그런 귀한 물건을 가지고 있을 리 없지</w:t>
      </w:r>
    </w:p>
  </w:comment>
  <w:comment w:author="Rowan Lee" w:id="48" w:date="2026-07-30T10:54:35Z"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성소의 용맹한 전사들을 소집하라! 영어는 Mighty Warriors</w:t>
      </w:r>
    </w:p>
  </w:comment>
  <w:comment w:author="Rowan Lee" w:id="0" w:date="2026-07-30T08:14:28Z"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[세계관]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'왕국'은 전체에서 3회(1화 2회·8화 1회)뿐이고 그 외는 전부 '제국'입니다(17회). 여기에 8화의 '원로', 후반부의 '집정관·대집정관·평의회'까지 나와 파라오가 왕인지 집정관인지, 나라가 왕국인지 제국인지 헷갈립니다. 이전 논의한 바 및 이집트 원형을 고려하였을 때 왕국이 적합합니다. 제국을 변경해주세요.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그리고 직위도,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파라오가 있는 나라에 로마 공화정 직위가 있으면 원형이 무너진다는 판단이 있어서,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재상·신관·서기관·왕실근위 이 정도의 이집트 풍으로 하면 좋을 것 같습니다!</w:t>
      </w:r>
    </w:p>
  </w:comment>
  <w:comment w:author="Rowan Lee" w:id="1" w:date="2026-07-30T09:35:42Z"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그리고 모세가 신/왕 처럼 묘사되는 건 주의해주세요~!</w:t>
      </w:r>
    </w:p>
  </w:comment>
  <w:comment w:author="Rowan Lee" w:id="56" w:date="2026-07-30T11:01:05Z"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등 뒤? 어깨? 부위를 위 지문과 통일해주세요!</w:t>
      </w:r>
    </w:p>
  </w:comment>
  <w:comment w:author="Rowan Lee" w:id="41" w:date="2026-07-30T10:49:34Z"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아론도 모세처럼 단 하나의 신을 믿는데, 신들이시여는 부적합합니다.</w:t>
      </w:r>
    </w:p>
  </w:comment>
  <w:comment w:author="Rowan Lee" w:id="2" w:date="2026-07-31T06:37:57Z"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신관의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40" w:lineRule="auto"/>
    </w:pPr>
    <w:rPr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