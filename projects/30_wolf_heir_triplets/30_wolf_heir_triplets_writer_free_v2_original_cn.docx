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C5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《I'M CARRYING THE WOLF HEIR'S TRIPLETS》</w:t>
      </w:r>
    </w:p>
    <w:p w14:paraId="4D1BE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0CC92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第1集：</w:t>
      </w:r>
    </w:p>
    <w:p w14:paraId="76B7B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default"/>
          <w:b/>
          <w:bCs/>
          <w:sz w:val="24"/>
          <w:szCs w:val="24"/>
          <w:lang w:val="en-US" w:eastAsia="zh-CN"/>
        </w:rPr>
        <w:t>-1 日-</w:t>
      </w:r>
      <w:r>
        <w:rPr>
          <w:rFonts w:hint="eastAsia"/>
          <w:b/>
          <w:bCs/>
          <w:sz w:val="24"/>
          <w:szCs w:val="24"/>
          <w:lang w:val="en-US" w:eastAsia="zh-CN"/>
        </w:rPr>
        <w:t>内</w:t>
      </w:r>
      <w:r>
        <w:rPr>
          <w:rFonts w:hint="default"/>
          <w:b/>
          <w:bCs/>
          <w:sz w:val="24"/>
          <w:szCs w:val="24"/>
          <w:lang w:val="en-US" w:eastAsia="zh-CN"/>
        </w:rPr>
        <w:t>-</w:t>
      </w:r>
      <w:r>
        <w:rPr>
          <w:rFonts w:hint="eastAsia"/>
          <w:b/>
          <w:bCs/>
          <w:sz w:val="24"/>
          <w:szCs w:val="24"/>
          <w:lang w:val="en-US" w:eastAsia="zh-CN"/>
        </w:rPr>
        <w:t>医院</w:t>
      </w:r>
    </w:p>
    <w:p w14:paraId="5C943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出场人物：</w:t>
      </w:r>
      <w:r>
        <w:rPr>
          <w:rFonts w:hint="eastAsia"/>
          <w:b/>
          <w:bCs/>
          <w:sz w:val="24"/>
          <w:szCs w:val="24"/>
          <w:lang w:val="en-US" w:eastAsia="zh-CN"/>
        </w:rPr>
        <w:t>米拉、戴安娜</w:t>
      </w:r>
    </w:p>
    <w:p w14:paraId="2BD67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0" w:author="nxjxgdjdn" w:date="2026-09-21T13:47:58Z"/>
          <w:rFonts w:hint="default"/>
          <w:sz w:val="24"/>
          <w:szCs w:val="24"/>
          <w:lang w:val="en-US" w:eastAsia="zh-CN"/>
        </w:rPr>
      </w:pPr>
      <w:ins w:id="1" w:author="nxjxgdjdn" w:date="2026-09-21T13:47:58Z">
        <w:r>
          <w:rPr>
            <w:rFonts w:hint="default"/>
            <w:sz w:val="24"/>
            <w:szCs w:val="24"/>
            <w:lang w:val="en-US" w:eastAsia="zh-CN"/>
          </w:rPr>
          <w:t>△</w:t>
        </w:r>
      </w:ins>
      <w:ins w:id="2" w:author="nxjxgdjdn" w:date="2026-09-21T13:47:58Z">
        <w:r>
          <w:rPr>
            <w:rFonts w:hint="eastAsia"/>
            <w:sz w:val="24"/>
            <w:szCs w:val="24"/>
            <w:lang w:val="en-US" w:eastAsia="zh-CN"/>
          </w:rPr>
          <w:t>【快切】</w:t>
        </w:r>
      </w:ins>
      <w:ins w:id="3" w:author="nxjxgdjdn" w:date="2026-09-21T13:47:58Z">
        <w:r>
          <w:rPr>
            <w:rFonts w:hint="default"/>
            <w:sz w:val="24"/>
            <w:szCs w:val="24"/>
            <w:lang w:val="en-US" w:eastAsia="zh-CN"/>
          </w:rPr>
          <w:t>阴暗的巷子里，几只纯血狼轻蔑地看了米拉一眼，绕开她走</w:t>
        </w:r>
      </w:ins>
      <w:ins w:id="4" w:author="nxjxgdjdn" w:date="2026-09-21T13:47:58Z">
        <w:r>
          <w:rPr>
            <w:rFonts w:hint="eastAsia"/>
            <w:sz w:val="24"/>
            <w:szCs w:val="24"/>
            <w:lang w:val="en-US" w:eastAsia="zh-CN"/>
          </w:rPr>
          <w:t>。</w:t>
        </w:r>
      </w:ins>
      <w:ins w:id="5" w:author="nxjxgdjdn" w:date="2026-09-21T13:49:55Z">
        <w:r>
          <w:rPr>
            <w:rFonts w:hint="eastAsia"/>
            <w:sz w:val="24"/>
            <w:szCs w:val="24"/>
            <w:lang w:val="en-US" w:eastAsia="zh-CN"/>
          </w:rPr>
          <w:t>【字幕：米拉/混血无狼者】</w:t>
        </w:r>
      </w:ins>
    </w:p>
    <w:p w14:paraId="7A2B8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6" w:author="nxjxgdjdn" w:date="2026-09-21T13:47:58Z"/>
          <w:rFonts w:hint="default"/>
          <w:sz w:val="24"/>
          <w:szCs w:val="24"/>
          <w:lang w:val="en-US" w:eastAsia="zh-CN"/>
        </w:rPr>
      </w:pPr>
      <w:ins w:id="7" w:author="nxjxgdjdn" w:date="2026-09-21T13:47:58Z">
        <w:r>
          <w:rPr>
            <w:rFonts w:hint="default"/>
            <w:sz w:val="24"/>
            <w:szCs w:val="24"/>
            <w:lang w:val="en-US" w:eastAsia="zh-CN"/>
          </w:rPr>
          <w:t>△</w:t>
        </w:r>
      </w:ins>
      <w:ins w:id="8" w:author="nxjxgdjdn" w:date="2026-09-21T13:47:58Z">
        <w:r>
          <w:rPr>
            <w:rFonts w:hint="eastAsia"/>
            <w:sz w:val="24"/>
            <w:szCs w:val="24"/>
            <w:lang w:val="en-US" w:eastAsia="zh-CN"/>
          </w:rPr>
          <w:t>【快切】俱乐部后厨，米拉独自擦着地板，其他狼人服务员对她视而不见。</w:t>
        </w:r>
      </w:ins>
    </w:p>
    <w:p w14:paraId="45F82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9" w:author="nxjxgdjdn" w:date="2026-09-21T13:47:58Z"/>
          <w:rFonts w:hint="eastAsia"/>
          <w:sz w:val="24"/>
          <w:szCs w:val="24"/>
          <w:lang w:val="en-US" w:eastAsia="zh-CN"/>
        </w:rPr>
      </w:pPr>
      <w:ins w:id="10" w:author="nxjxgdjdn" w:date="2026-09-21T13:47:58Z">
        <w:r>
          <w:rPr>
            <w:rFonts w:hint="default"/>
            <w:sz w:val="24"/>
            <w:szCs w:val="24"/>
            <w:lang w:val="en-US" w:eastAsia="zh-CN"/>
          </w:rPr>
          <w:t>△</w:t>
        </w:r>
      </w:ins>
      <w:ins w:id="11" w:author="nxjxgdjdn" w:date="2026-09-21T13:47:58Z">
        <w:r>
          <w:rPr>
            <w:rFonts w:hint="eastAsia"/>
            <w:sz w:val="24"/>
            <w:szCs w:val="24"/>
            <w:lang w:val="en-US" w:eastAsia="zh-CN"/>
          </w:rPr>
          <w:t>【快切】镜子前，米拉看着自己普通的人类外貌，叹一口气，自嘲笑。</w:t>
        </w:r>
      </w:ins>
    </w:p>
    <w:p w14:paraId="0BA46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12" w:author="nxjxgdjdn" w:date="2026-09-21T13:47:57Z"/>
          <w:rFonts w:hint="default"/>
          <w:sz w:val="24"/>
          <w:szCs w:val="24"/>
          <w:lang w:val="en-US" w:eastAsia="zh-CN"/>
        </w:rPr>
      </w:pPr>
      <w:ins w:id="13" w:author="nxjxgdjdn" w:date="2026-09-21T13:47:58Z">
        <w:r>
          <w:rPr>
            <w:rFonts w:hint="eastAsia"/>
            <w:sz w:val="24"/>
            <w:szCs w:val="24"/>
            <w:lang w:val="en-US" w:eastAsia="zh-CN"/>
          </w:rPr>
          <w:t>米拉（</w:t>
        </w:r>
      </w:ins>
      <w:ins w:id="14" w:author="nxjxgdjdn" w:date="2026-09-21T14:01:45Z">
        <w:r>
          <w:rPr>
            <w:rFonts w:hint="eastAsia"/>
            <w:sz w:val="24"/>
            <w:szCs w:val="24"/>
            <w:lang w:val="en-US" w:eastAsia="zh-CN"/>
          </w:rPr>
          <w:t>苦涩</w:t>
        </w:r>
      </w:ins>
      <w:ins w:id="15" w:author="nxjxgdjdn" w:date="2026-09-21T13:47:58Z">
        <w:r>
          <w:rPr>
            <w:rFonts w:hint="eastAsia"/>
            <w:sz w:val="24"/>
            <w:szCs w:val="24"/>
            <w:lang w:val="en-US" w:eastAsia="zh-CN"/>
          </w:rPr>
          <w:t>VO）：</w:t>
        </w:r>
      </w:ins>
      <w:ins w:id="16" w:author="nxjxgdjdn" w:date="2026-09-21T13:48:24Z">
        <w:r>
          <w:rPr>
            <w:rFonts w:hint="eastAsia"/>
            <w:sz w:val="24"/>
            <w:szCs w:val="24"/>
            <w:lang w:val="en-US" w:eastAsia="zh-CN"/>
          </w:rPr>
          <w:t>O</w:t>
        </w:r>
      </w:ins>
      <w:ins w:id="17" w:author="nxjxgdjdn" w:date="2026-09-21T13:48:26Z">
        <w:r>
          <w:rPr>
            <w:rFonts w:hint="eastAsia"/>
            <w:sz w:val="24"/>
            <w:szCs w:val="24"/>
            <w:lang w:val="en-US" w:eastAsia="zh-CN"/>
          </w:rPr>
          <w:t>mega</w:t>
        </w:r>
      </w:ins>
      <w:ins w:id="18" w:author="nxjxgdjdn" w:date="2026-09-21T13:51:15Z">
        <w:r>
          <w:rPr>
            <w:rFonts w:hint="eastAsia"/>
            <w:sz w:val="24"/>
            <w:szCs w:val="24"/>
            <w:lang w:val="en-US" w:eastAsia="zh-CN"/>
          </w:rPr>
          <w:t>一般</w:t>
        </w:r>
      </w:ins>
      <w:ins w:id="19" w:author="nxjxgdjdn" w:date="2026-09-21T13:48:30Z">
        <w:r>
          <w:rPr>
            <w:rFonts w:hint="eastAsia"/>
            <w:sz w:val="24"/>
            <w:szCs w:val="24"/>
            <w:lang w:val="en-US" w:eastAsia="zh-CN"/>
          </w:rPr>
          <w:t>被称作</w:t>
        </w:r>
      </w:ins>
      <w:ins w:id="20" w:author="nxjxgdjdn" w:date="2026-09-21T13:48:33Z">
        <w:r>
          <w:rPr>
            <w:rFonts w:hint="eastAsia"/>
            <w:sz w:val="24"/>
            <w:szCs w:val="24"/>
            <w:lang w:val="en-US" w:eastAsia="zh-CN"/>
          </w:rPr>
          <w:t>狼人世界中</w:t>
        </w:r>
      </w:ins>
      <w:ins w:id="21" w:author="nxjxgdjdn" w:date="2026-09-21T13:48:34Z">
        <w:r>
          <w:rPr>
            <w:rFonts w:hint="eastAsia"/>
            <w:sz w:val="24"/>
            <w:szCs w:val="24"/>
            <w:lang w:val="en-US" w:eastAsia="zh-CN"/>
          </w:rPr>
          <w:t>的</w:t>
        </w:r>
      </w:ins>
      <w:ins w:id="22" w:author="nxjxgdjdn" w:date="2026-09-21T13:48:36Z">
        <w:r>
          <w:rPr>
            <w:rFonts w:hint="eastAsia"/>
            <w:sz w:val="24"/>
            <w:szCs w:val="24"/>
            <w:lang w:val="en-US" w:eastAsia="zh-CN"/>
          </w:rPr>
          <w:t>底层，</w:t>
        </w:r>
      </w:ins>
      <w:ins w:id="23" w:author="nxjxgdjdn" w:date="2026-09-21T13:48:38Z">
        <w:r>
          <w:rPr>
            <w:rFonts w:hint="eastAsia"/>
            <w:sz w:val="24"/>
            <w:szCs w:val="24"/>
            <w:lang w:val="en-US" w:eastAsia="zh-CN"/>
          </w:rPr>
          <w:t>但</w:t>
        </w:r>
      </w:ins>
      <w:ins w:id="24" w:author="nxjxgdjdn" w:date="2026-09-21T13:48:39Z">
        <w:r>
          <w:rPr>
            <w:rFonts w:hint="eastAsia"/>
            <w:sz w:val="24"/>
            <w:szCs w:val="24"/>
            <w:lang w:val="en-US" w:eastAsia="zh-CN"/>
          </w:rPr>
          <w:t>实际上</w:t>
        </w:r>
      </w:ins>
      <w:ins w:id="25" w:author="nxjxgdjdn" w:date="2026-09-21T13:48:41Z">
        <w:r>
          <w:rPr>
            <w:rFonts w:hint="eastAsia"/>
            <w:sz w:val="24"/>
            <w:szCs w:val="24"/>
            <w:lang w:val="en-US" w:eastAsia="zh-CN"/>
          </w:rPr>
          <w:t>我这种</w:t>
        </w:r>
      </w:ins>
      <w:ins w:id="26" w:author="nxjxgdjdn" w:date="2026-09-21T13:48:46Z">
        <w:r>
          <w:rPr>
            <w:rFonts w:hint="eastAsia"/>
            <w:sz w:val="24"/>
            <w:szCs w:val="24"/>
            <w:lang w:val="en-US" w:eastAsia="zh-CN"/>
          </w:rPr>
          <w:t>不能变身</w:t>
        </w:r>
      </w:ins>
      <w:ins w:id="27" w:author="nxjxgdjdn" w:date="2026-09-21T13:48:48Z">
        <w:r>
          <w:rPr>
            <w:rFonts w:hint="eastAsia"/>
            <w:sz w:val="24"/>
            <w:szCs w:val="24"/>
            <w:lang w:val="en-US" w:eastAsia="zh-CN"/>
          </w:rPr>
          <w:t>、</w:t>
        </w:r>
      </w:ins>
      <w:ins w:id="28" w:author="nxjxgdjdn" w:date="2026-09-21T13:48:49Z">
        <w:r>
          <w:rPr>
            <w:rFonts w:hint="eastAsia"/>
            <w:sz w:val="24"/>
            <w:szCs w:val="24"/>
            <w:lang w:val="en-US" w:eastAsia="zh-CN"/>
          </w:rPr>
          <w:t>只有</w:t>
        </w:r>
      </w:ins>
      <w:ins w:id="29" w:author="nxjxgdjdn" w:date="2026-09-21T13:48:51Z">
        <w:r>
          <w:rPr>
            <w:rFonts w:hint="eastAsia"/>
            <w:sz w:val="24"/>
            <w:szCs w:val="24"/>
            <w:lang w:val="en-US" w:eastAsia="zh-CN"/>
          </w:rPr>
          <w:t>一半</w:t>
        </w:r>
      </w:ins>
      <w:ins w:id="30" w:author="nxjxgdjdn" w:date="2026-09-21T13:48:54Z">
        <w:r>
          <w:rPr>
            <w:rFonts w:hint="eastAsia"/>
            <w:sz w:val="24"/>
            <w:szCs w:val="24"/>
            <w:lang w:val="en-US" w:eastAsia="zh-CN"/>
          </w:rPr>
          <w:t>狼族</w:t>
        </w:r>
      </w:ins>
      <w:ins w:id="31" w:author="nxjxgdjdn" w:date="2026-09-21T13:48:55Z">
        <w:r>
          <w:rPr>
            <w:rFonts w:hint="eastAsia"/>
            <w:sz w:val="24"/>
            <w:szCs w:val="24"/>
            <w:lang w:val="en-US" w:eastAsia="zh-CN"/>
          </w:rPr>
          <w:t>血脉</w:t>
        </w:r>
      </w:ins>
      <w:ins w:id="32" w:author="nxjxgdjdn" w:date="2026-09-21T13:48:56Z">
        <w:r>
          <w:rPr>
            <w:rFonts w:hint="eastAsia"/>
            <w:sz w:val="24"/>
            <w:szCs w:val="24"/>
            <w:lang w:val="en-US" w:eastAsia="zh-CN"/>
          </w:rPr>
          <w:t>的</w:t>
        </w:r>
      </w:ins>
      <w:ins w:id="33" w:author="nxjxgdjdn" w:date="2026-09-21T13:48:58Z">
        <w:r>
          <w:rPr>
            <w:rFonts w:hint="eastAsia"/>
            <w:sz w:val="24"/>
            <w:szCs w:val="24"/>
            <w:lang w:val="en-US" w:eastAsia="zh-CN"/>
          </w:rPr>
          <w:t>无狼者</w:t>
        </w:r>
      </w:ins>
      <w:ins w:id="34" w:author="nxjxgdjdn" w:date="2026-09-21T13:49:11Z">
        <w:r>
          <w:rPr>
            <w:rFonts w:hint="eastAsia"/>
            <w:sz w:val="24"/>
            <w:szCs w:val="24"/>
            <w:lang w:val="en-US" w:eastAsia="zh-CN"/>
          </w:rPr>
          <w:t>，</w:t>
        </w:r>
      </w:ins>
      <w:ins w:id="35" w:author="nxjxgdjdn" w:date="2026-09-21T13:49:18Z">
        <w:r>
          <w:rPr>
            <w:rFonts w:hint="eastAsia"/>
            <w:sz w:val="24"/>
            <w:szCs w:val="24"/>
            <w:lang w:val="en-US" w:eastAsia="zh-CN"/>
          </w:rPr>
          <w:t>才是</w:t>
        </w:r>
      </w:ins>
      <w:ins w:id="36" w:author="nxjxgdjdn" w:date="2026-09-21T13:49:21Z">
        <w:r>
          <w:rPr>
            <w:rFonts w:hint="eastAsia"/>
            <w:sz w:val="24"/>
            <w:szCs w:val="24"/>
            <w:lang w:val="en-US" w:eastAsia="zh-CN"/>
          </w:rPr>
          <w:t>最低贱的</w:t>
        </w:r>
      </w:ins>
      <w:ins w:id="37" w:author="nxjxgdjdn" w:date="2026-09-21T13:49:23Z">
        <w:r>
          <w:rPr>
            <w:rFonts w:hint="eastAsia"/>
            <w:sz w:val="24"/>
            <w:szCs w:val="24"/>
            <w:lang w:val="en-US" w:eastAsia="zh-CN"/>
          </w:rPr>
          <w:t>存在。</w:t>
        </w:r>
      </w:ins>
      <w:ins w:id="38" w:author="nxjxgdjdn" w:date="2026-09-21T13:51:23Z">
        <w:r>
          <w:rPr>
            <w:rFonts w:hint="eastAsia"/>
            <w:sz w:val="24"/>
            <w:szCs w:val="24"/>
            <w:lang w:val="en-US" w:eastAsia="zh-CN"/>
          </w:rPr>
          <w:t>然而</w:t>
        </w:r>
      </w:ins>
      <w:ins w:id="39" w:author="nxjxgdjdn" w:date="2026-09-21T13:51:24Z">
        <w:r>
          <w:rPr>
            <w:rFonts w:hint="eastAsia"/>
            <w:sz w:val="24"/>
            <w:szCs w:val="24"/>
            <w:lang w:val="en-US" w:eastAsia="zh-CN"/>
          </w:rPr>
          <w:t>——</w:t>
        </w:r>
      </w:ins>
    </w:p>
    <w:p w14:paraId="5590E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B超室灯光冷白，墙上挂着布莱克狼群的徽章。米拉躺在检查床上，脸色苍白，一只手紧张攥着身下的床单，另一只手抚摸着自己平坦的小腹。</w:t>
      </w:r>
      <w:del w:id="40" w:author="nxjxgdjdn" w:date="2026-09-21T13:52:40Z">
        <w:r>
          <w:rPr>
            <w:rFonts w:hint="eastAsia"/>
            <w:sz w:val="24"/>
            <w:szCs w:val="24"/>
            <w:lang w:val="en-US" w:eastAsia="zh-CN"/>
          </w:rPr>
          <w:delText>【字幕：</w:delText>
        </w:r>
      </w:del>
      <w:del w:id="41" w:author="nxjxgdjdn" w:date="2026-09-21T13:52:39Z">
        <w:r>
          <w:rPr>
            <w:rFonts w:hint="eastAsia"/>
            <w:sz w:val="24"/>
            <w:szCs w:val="24"/>
            <w:lang w:val="en-US" w:eastAsia="zh-CN"/>
          </w:rPr>
          <w:delText>米拉/混血</w:delText>
        </w:r>
      </w:del>
      <w:del w:id="42" w:author="nxjxgdjdn" w:date="2026-09-21T13:52:38Z">
        <w:r>
          <w:rPr>
            <w:rFonts w:hint="eastAsia"/>
            <w:sz w:val="24"/>
            <w:szCs w:val="24"/>
            <w:lang w:val="en-US" w:eastAsia="zh-CN"/>
          </w:rPr>
          <w:delText>无狼者】</w:delText>
        </w:r>
      </w:del>
    </w:p>
    <w:p w14:paraId="2065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del w:id="43" w:author="nxjxgdjdn" w:date="2026-09-21T13:51:05Z"/>
          <w:rFonts w:hint="default"/>
          <w:sz w:val="24"/>
          <w:szCs w:val="24"/>
          <w:lang w:val="en-US" w:eastAsia="zh-CN"/>
        </w:rPr>
      </w:pPr>
      <w:del w:id="44" w:author="nxjxgdjdn" w:date="2026-09-21T13:51:05Z">
        <w:r>
          <w:rPr>
            <w:rFonts w:hint="eastAsia"/>
            <w:sz w:val="24"/>
            <w:szCs w:val="24"/>
            <w:lang w:val="en-US" w:eastAsia="zh-CN"/>
          </w:rPr>
          <w:delText>米拉（VO）：我是一名只有一半狼族血脉、永远不能变身的混血无狼者，从小跟着人类爷爷沃尔特长大，几乎没有狼看得起我。然而——</w:delText>
        </w:r>
      </w:del>
    </w:p>
    <w:p w14:paraId="5883C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△戴安娜站在B超机前，目光死死盯着屏幕。屏幕上三个小小的影子清晰地在动，心跳声重叠在一起。</w:t>
      </w:r>
      <w:r>
        <w:rPr>
          <w:rFonts w:hint="eastAsia"/>
          <w:sz w:val="24"/>
          <w:szCs w:val="24"/>
          <w:lang w:val="en-US" w:eastAsia="zh-CN"/>
        </w:rPr>
        <w:t>【戴安娜/格雷森母亲/布莱克狼群狼后/治疗师】</w:t>
      </w:r>
    </w:p>
    <w:p w14:paraId="3FD20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米拉（不可置信）：什么，我怀孕了？！</w:t>
      </w:r>
    </w:p>
    <w:p w14:paraId="6791A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戴安娜（笑）：恭喜你，米拉，还是三胞胎</w:t>
      </w:r>
      <w:ins w:id="45" w:author="nxjxgdjdn" w:date="2026-09-21T13:51:49Z">
        <w:r>
          <w:rPr>
            <w:rFonts w:hint="eastAsia"/>
            <w:sz w:val="24"/>
            <w:szCs w:val="24"/>
            <w:lang w:val="en-US" w:eastAsia="zh-CN"/>
          </w:rPr>
          <w:t>，</w:t>
        </w:r>
      </w:ins>
      <w:ins w:id="46" w:author="nxjxgdjdn" w:date="2026-09-21T13:53:03Z">
        <w:r>
          <w:rPr>
            <w:rFonts w:hint="eastAsia"/>
            <w:sz w:val="24"/>
            <w:szCs w:val="24"/>
            <w:lang w:val="en-US" w:eastAsia="zh-CN"/>
          </w:rPr>
          <w:t>并且</w:t>
        </w:r>
      </w:ins>
      <w:ins w:id="47" w:author="nxjxgdjdn" w:date="2026-09-21T13:51:52Z">
        <w:r>
          <w:rPr>
            <w:rFonts w:hint="eastAsia"/>
            <w:sz w:val="24"/>
            <w:szCs w:val="24"/>
            <w:lang w:val="en-US" w:eastAsia="zh-CN"/>
          </w:rPr>
          <w:t>他们</w:t>
        </w:r>
      </w:ins>
      <w:ins w:id="48" w:author="nxjxgdjdn" w:date="2026-09-21T13:51:55Z">
        <w:r>
          <w:rPr>
            <w:rFonts w:hint="eastAsia"/>
            <w:sz w:val="24"/>
            <w:szCs w:val="24"/>
            <w:lang w:val="en-US" w:eastAsia="zh-CN"/>
          </w:rPr>
          <w:t>都有</w:t>
        </w:r>
      </w:ins>
      <w:ins w:id="49" w:author="nxjxgdjdn" w:date="2026-09-21T13:52:04Z">
        <w:r>
          <w:rPr>
            <w:rFonts w:hint="eastAsia"/>
            <w:sz w:val="24"/>
            <w:szCs w:val="24"/>
            <w:lang w:val="en-US" w:eastAsia="zh-CN"/>
          </w:rPr>
          <w:t>明确的</w:t>
        </w:r>
      </w:ins>
      <w:ins w:id="50" w:author="nxjxgdjdn" w:date="2026-09-21T13:52:06Z">
        <w:r>
          <w:rPr>
            <w:rFonts w:hint="eastAsia"/>
            <w:sz w:val="24"/>
            <w:szCs w:val="24"/>
            <w:lang w:val="en-US" w:eastAsia="zh-CN"/>
          </w:rPr>
          <w:t>狼人</w:t>
        </w:r>
      </w:ins>
      <w:ins w:id="51" w:author="nxjxgdjdn" w:date="2026-09-21T13:52:07Z">
        <w:r>
          <w:rPr>
            <w:rFonts w:hint="eastAsia"/>
            <w:sz w:val="24"/>
            <w:szCs w:val="24"/>
            <w:lang w:val="en-US" w:eastAsia="zh-CN"/>
          </w:rPr>
          <w:t>血脉</w:t>
        </w:r>
      </w:ins>
      <w:r>
        <w:rPr>
          <w:rFonts w:hint="eastAsia"/>
          <w:sz w:val="24"/>
          <w:szCs w:val="24"/>
          <w:lang w:val="en-US" w:eastAsia="zh-CN"/>
        </w:rPr>
        <w:t>。</w:t>
      </w:r>
    </w:p>
    <w:p w14:paraId="2C6DA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米拉猛地睁大眼睛。</w:t>
      </w:r>
    </w:p>
    <w:p w14:paraId="1B1DF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米拉（OS）：我怀上了布莱克狼群阿尔法继承人的孩子，在那次一夜情后？！</w:t>
      </w:r>
    </w:p>
    <w:p w14:paraId="26A03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17B77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default"/>
          <w:b/>
          <w:bCs/>
          <w:sz w:val="24"/>
          <w:szCs w:val="24"/>
          <w:lang w:val="en-US" w:eastAsia="zh-CN"/>
        </w:rPr>
        <w:t>-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 日-</w:t>
      </w:r>
      <w:r>
        <w:rPr>
          <w:rFonts w:hint="eastAsia"/>
          <w:b/>
          <w:bCs/>
          <w:sz w:val="24"/>
          <w:szCs w:val="24"/>
          <w:lang w:val="en-US" w:eastAsia="zh-CN"/>
        </w:rPr>
        <w:t>外</w:t>
      </w:r>
      <w:r>
        <w:rPr>
          <w:rFonts w:hint="default"/>
          <w:b/>
          <w:bCs/>
          <w:sz w:val="24"/>
          <w:szCs w:val="24"/>
          <w:lang w:val="en-US" w:eastAsia="zh-CN"/>
        </w:rPr>
        <w:t>-</w:t>
      </w:r>
      <w:r>
        <w:rPr>
          <w:rFonts w:hint="eastAsia"/>
          <w:b/>
          <w:bCs/>
          <w:sz w:val="24"/>
          <w:szCs w:val="24"/>
          <w:lang w:val="en-US" w:eastAsia="zh-CN"/>
        </w:rPr>
        <w:t>月光俱乐部</w:t>
      </w:r>
    </w:p>
    <w:p w14:paraId="2101C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出场人物：</w:t>
      </w:r>
      <w:r>
        <w:rPr>
          <w:rFonts w:hint="eastAsia"/>
          <w:b/>
          <w:bCs/>
          <w:sz w:val="24"/>
          <w:szCs w:val="24"/>
          <w:lang w:val="en-US" w:eastAsia="zh-CN"/>
        </w:rPr>
        <w:t>米拉、格雷森</w:t>
      </w:r>
    </w:p>
    <w:p w14:paraId="64C15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△满月高悬，银白色的月光洒在潮湿的地面和垃圾桶上。俱乐部里传来低沉的音乐和喧闹声。</w:t>
      </w:r>
      <w:r>
        <w:rPr>
          <w:rFonts w:hint="eastAsia"/>
          <w:sz w:val="24"/>
          <w:szCs w:val="24"/>
          <w:lang w:val="en-US" w:eastAsia="zh-CN"/>
        </w:rPr>
        <w:t>【字幕：两个月前，满月之夜】</w:t>
      </w:r>
    </w:p>
    <w:p w14:paraId="25D42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米拉穿着俱乐部制服从俱乐部后门走出来，疲惫地揉了揉肩膀。</w:t>
      </w:r>
    </w:p>
    <w:p w14:paraId="24065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△沉重的脚步声和压抑的喘息。</w:t>
      </w:r>
      <w:r>
        <w:rPr>
          <w:rFonts w:hint="eastAsia"/>
          <w:sz w:val="24"/>
          <w:szCs w:val="24"/>
          <w:lang w:val="en-US" w:eastAsia="zh-CN"/>
        </w:rPr>
        <w:t>格雷森踉跄着撞到墙上，体力不支地重重倒在米拉面前。他肩膀的衣服被撕裂了，伤口又重又深，渗着血。头顶冒出了两只漆黑的狼耳，身后伸出一条粗长的狼尾巴。【格雷森/布莱克狼群阿尔法继承人】</w:t>
      </w:r>
    </w:p>
    <w:p w14:paraId="30162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52" w:author="nxjxgdjdn" w:date="2026-09-21T13:55:41Z"/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米拉吓得后退一步。</w:t>
      </w:r>
    </w:p>
    <w:p w14:paraId="0077F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ins w:id="53" w:author="nxjxgdjdn" w:date="2026-09-21T13:55:42Z">
        <w:r>
          <w:rPr>
            <w:rFonts w:hint="eastAsia"/>
            <w:sz w:val="24"/>
            <w:szCs w:val="24"/>
            <w:lang w:val="en-US" w:eastAsia="zh-CN"/>
          </w:rPr>
          <w:t>米拉</w:t>
        </w:r>
      </w:ins>
      <w:ins w:id="54" w:author="nxjxgdjdn" w:date="2026-09-21T13:55:43Z">
        <w:r>
          <w:rPr>
            <w:rFonts w:hint="eastAsia"/>
            <w:sz w:val="24"/>
            <w:szCs w:val="24"/>
            <w:lang w:val="en-US" w:eastAsia="zh-CN"/>
          </w:rPr>
          <w:t>（</w:t>
        </w:r>
      </w:ins>
      <w:ins w:id="55" w:author="nxjxgdjdn" w:date="2026-09-21T13:55:44Z">
        <w:r>
          <w:rPr>
            <w:rFonts w:hint="eastAsia"/>
            <w:sz w:val="24"/>
            <w:szCs w:val="24"/>
            <w:lang w:val="en-US" w:eastAsia="zh-CN"/>
          </w:rPr>
          <w:t>OS</w:t>
        </w:r>
      </w:ins>
      <w:ins w:id="56" w:author="nxjxgdjdn" w:date="2026-09-21T13:55:43Z">
        <w:r>
          <w:rPr>
            <w:rFonts w:hint="eastAsia"/>
            <w:sz w:val="24"/>
            <w:szCs w:val="24"/>
            <w:lang w:val="en-US" w:eastAsia="zh-CN"/>
          </w:rPr>
          <w:t>）</w:t>
        </w:r>
      </w:ins>
      <w:ins w:id="57" w:author="nxjxgdjdn" w:date="2026-09-21T13:55:46Z">
        <w:r>
          <w:rPr>
            <w:rFonts w:hint="eastAsia"/>
            <w:sz w:val="24"/>
            <w:szCs w:val="24"/>
            <w:lang w:val="en-US" w:eastAsia="zh-CN"/>
          </w:rPr>
          <w:t>：</w:t>
        </w:r>
      </w:ins>
      <w:ins w:id="58" w:author="nxjxgdjdn" w:date="2026-09-21T13:55:51Z">
        <w:r>
          <w:rPr>
            <w:rFonts w:hint="eastAsia"/>
            <w:sz w:val="24"/>
            <w:szCs w:val="24"/>
            <w:lang w:val="en-US" w:eastAsia="zh-CN"/>
          </w:rPr>
          <w:t>他</w:t>
        </w:r>
      </w:ins>
      <w:ins w:id="59" w:author="nxjxgdjdn" w:date="2026-09-21T13:55:52Z">
        <w:r>
          <w:rPr>
            <w:rFonts w:hint="eastAsia"/>
            <w:sz w:val="24"/>
            <w:szCs w:val="24"/>
            <w:lang w:val="en-US" w:eastAsia="zh-CN"/>
          </w:rPr>
          <w:t>是</w:t>
        </w:r>
      </w:ins>
      <w:ins w:id="60" w:author="nxjxgdjdn" w:date="2026-09-21T13:55:53Z">
        <w:r>
          <w:rPr>
            <w:rFonts w:hint="eastAsia"/>
            <w:sz w:val="24"/>
            <w:szCs w:val="24"/>
            <w:lang w:val="en-US" w:eastAsia="zh-CN"/>
          </w:rPr>
          <w:t>……</w:t>
        </w:r>
      </w:ins>
      <w:ins w:id="61" w:author="nxjxgdjdn" w:date="2026-09-21T13:55:56Z">
        <w:r>
          <w:rPr>
            <w:rFonts w:hint="eastAsia"/>
            <w:sz w:val="24"/>
            <w:szCs w:val="24"/>
            <w:lang w:val="en-US" w:eastAsia="zh-CN"/>
          </w:rPr>
          <w:t>格雷森</w:t>
        </w:r>
      </w:ins>
      <w:ins w:id="62" w:author="nxjxgdjdn" w:date="2026-09-21T13:55:58Z">
        <w:r>
          <w:rPr>
            <w:rFonts w:hint="eastAsia"/>
            <w:sz w:val="24"/>
            <w:szCs w:val="24"/>
            <w:lang w:val="en-US" w:eastAsia="zh-CN"/>
          </w:rPr>
          <w:t>·</w:t>
        </w:r>
      </w:ins>
      <w:ins w:id="63" w:author="nxjxgdjdn" w:date="2026-09-21T13:56:01Z">
        <w:r>
          <w:rPr>
            <w:rFonts w:hint="eastAsia"/>
            <w:sz w:val="24"/>
            <w:szCs w:val="24"/>
            <w:lang w:val="en-US" w:eastAsia="zh-CN"/>
          </w:rPr>
          <w:t>布莱克，</w:t>
        </w:r>
      </w:ins>
      <w:ins w:id="64" w:author="nxjxgdjdn" w:date="2026-09-21T13:56:08Z">
        <w:r>
          <w:rPr>
            <w:rFonts w:hint="eastAsia"/>
            <w:sz w:val="24"/>
            <w:szCs w:val="24"/>
            <w:lang w:val="en-US" w:eastAsia="zh-CN"/>
          </w:rPr>
          <w:t>统治所有狼群的</w:t>
        </w:r>
      </w:ins>
      <w:ins w:id="65" w:author="nxjxgdjdn" w:date="2026-09-21T13:56:11Z">
        <w:r>
          <w:rPr>
            <w:rFonts w:hint="eastAsia"/>
            <w:sz w:val="24"/>
            <w:szCs w:val="24"/>
            <w:lang w:val="en-US" w:eastAsia="zh-CN"/>
          </w:rPr>
          <w:t>布莱克</w:t>
        </w:r>
      </w:ins>
      <w:ins w:id="66" w:author="nxjxgdjdn" w:date="2026-09-21T13:56:12Z">
        <w:r>
          <w:rPr>
            <w:rFonts w:hint="eastAsia"/>
            <w:sz w:val="24"/>
            <w:szCs w:val="24"/>
            <w:lang w:val="en-US" w:eastAsia="zh-CN"/>
          </w:rPr>
          <w:t>狼群的</w:t>
        </w:r>
      </w:ins>
      <w:ins w:id="67" w:author="nxjxgdjdn" w:date="2026-09-21T13:56:15Z">
        <w:r>
          <w:rPr>
            <w:rFonts w:hint="eastAsia"/>
            <w:sz w:val="24"/>
            <w:szCs w:val="24"/>
            <w:lang w:val="en-US" w:eastAsia="zh-CN"/>
          </w:rPr>
          <w:t>阿尔法</w:t>
        </w:r>
      </w:ins>
      <w:ins w:id="68" w:author="nxjxgdjdn" w:date="2026-09-21T13:56:16Z">
        <w:r>
          <w:rPr>
            <w:rFonts w:hint="eastAsia"/>
            <w:sz w:val="24"/>
            <w:szCs w:val="24"/>
            <w:lang w:val="en-US" w:eastAsia="zh-CN"/>
          </w:rPr>
          <w:t>继承人</w:t>
        </w:r>
      </w:ins>
      <w:ins w:id="69" w:author="nxjxgdjdn" w:date="2026-09-21T13:56:17Z">
        <w:r>
          <w:rPr>
            <w:rFonts w:hint="eastAsia"/>
            <w:sz w:val="24"/>
            <w:szCs w:val="24"/>
            <w:lang w:val="en-US" w:eastAsia="zh-CN"/>
          </w:rPr>
          <w:t>？</w:t>
        </w:r>
      </w:ins>
    </w:p>
    <w:p w14:paraId="18190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米拉（惊讶）：</w:t>
      </w:r>
      <w:del w:id="70" w:author="nxjxgdjdn" w:date="2026-09-21T13:56:24Z">
        <w:r>
          <w:rPr>
            <w:rFonts w:hint="eastAsia"/>
            <w:sz w:val="24"/>
            <w:szCs w:val="24"/>
            <w:lang w:val="en-US" w:eastAsia="zh-CN"/>
          </w:rPr>
          <w:delText>你是……格雷森·布莱克？</w:delText>
        </w:r>
      </w:del>
      <w:ins w:id="71" w:author="nxjxgdjdn" w:date="2026-09-21T13:56:47Z">
        <w:r>
          <w:rPr>
            <w:rFonts w:hint="eastAsia"/>
            <w:sz w:val="24"/>
            <w:szCs w:val="24"/>
            <w:lang w:val="en-US" w:eastAsia="zh-CN"/>
          </w:rPr>
          <w:t>您</w:t>
        </w:r>
      </w:ins>
      <w:del w:id="72" w:author="nxjxgdjdn" w:date="2026-09-21T13:56:45Z">
        <w:r>
          <w:rPr>
            <w:rFonts w:hint="eastAsia"/>
            <w:sz w:val="24"/>
            <w:szCs w:val="24"/>
            <w:lang w:val="en-US" w:eastAsia="zh-CN"/>
          </w:rPr>
          <w:delText>你</w:delText>
        </w:r>
      </w:del>
      <w:r>
        <w:rPr>
          <w:rFonts w:hint="eastAsia"/>
          <w:sz w:val="24"/>
          <w:szCs w:val="24"/>
          <w:lang w:val="en-US" w:eastAsia="zh-CN"/>
        </w:rPr>
        <w:t>怎么会在这里</w:t>
      </w:r>
      <w:ins w:id="73" w:author="nxjxgdjdn" w:date="2026-09-21T13:56:48Z">
        <w:r>
          <w:rPr>
            <w:rFonts w:hint="eastAsia"/>
            <w:sz w:val="24"/>
            <w:szCs w:val="24"/>
            <w:lang w:val="en-US" w:eastAsia="zh-CN"/>
          </w:rPr>
          <w:t>，</w:t>
        </w:r>
      </w:ins>
      <w:ins w:id="74" w:author="nxjxgdjdn" w:date="2026-09-21T13:56:50Z">
        <w:r>
          <w:rPr>
            <w:rFonts w:hint="eastAsia"/>
            <w:sz w:val="24"/>
            <w:szCs w:val="24"/>
            <w:lang w:val="en-US" w:eastAsia="zh-CN"/>
          </w:rPr>
          <w:t>格雷森</w:t>
        </w:r>
      </w:ins>
      <w:ins w:id="75" w:author="nxjxgdjdn" w:date="2026-09-21T13:56:51Z">
        <w:r>
          <w:rPr>
            <w:rFonts w:hint="eastAsia"/>
            <w:sz w:val="24"/>
            <w:szCs w:val="24"/>
            <w:lang w:val="en-US" w:eastAsia="zh-CN"/>
          </w:rPr>
          <w:t>大人</w:t>
        </w:r>
      </w:ins>
      <w:r>
        <w:rPr>
          <w:rFonts w:hint="eastAsia"/>
          <w:sz w:val="24"/>
          <w:szCs w:val="24"/>
          <w:lang w:val="en-US" w:eastAsia="zh-CN"/>
        </w:rPr>
        <w:t>？</w:t>
      </w:r>
    </w:p>
    <w:p w14:paraId="43C0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格雷森倒在地上粗粗地喘气。双眼血红，脖子上青筋暴起。</w:t>
      </w:r>
    </w:p>
    <w:p w14:paraId="7FD2B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格雷森：我被人在酒里下了催情药……今天是满月，我控制不住自己……（厉声）离我远点！</w:t>
      </w:r>
    </w:p>
    <w:p w14:paraId="3EAF3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米拉犹豫了一下，上前蹲下身子，查看格雷森肩膀上的伤口。</w:t>
      </w:r>
    </w:p>
    <w:p w14:paraId="508C1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米拉（担忧）：你的伤口需要处理……</w:t>
      </w:r>
    </w:p>
    <w:p w14:paraId="03A7B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米拉伸手刚碰到肩膀处的皮肤，格雷森后颈突然浮现一道鲜红的印记，微微发光。</w:t>
      </w:r>
    </w:p>
    <w:p w14:paraId="14E10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格雷森猛地捂住自己的脖子，抬头死死盯着米拉、</w:t>
      </w:r>
    </w:p>
    <w:p w14:paraId="77848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格雷森（不可置信）：这是……伴侣印记……200年来，这还是头一回出现。</w:t>
      </w:r>
    </w:p>
    <w:p w14:paraId="2B1C9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76" w:author="nxjxgdjdn" w:date="2026-09-21T13:57:37Z"/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格雷森双眼血红，喘气声越来越粗。</w:t>
      </w:r>
    </w:p>
    <w:p w14:paraId="5586E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ins w:id="77" w:author="nxjxgdjdn" w:date="2026-09-21T13:57:37Z">
        <w:r>
          <w:rPr>
            <w:rFonts w:hint="default"/>
            <w:sz w:val="24"/>
            <w:szCs w:val="24"/>
            <w:lang w:val="en-US" w:eastAsia="zh-CN"/>
          </w:rPr>
          <w:t>△</w:t>
        </w:r>
      </w:ins>
      <w:ins w:id="78" w:author="nxjxgdjdn" w:date="2026-09-21T13:57:39Z">
        <w:r>
          <w:rPr>
            <w:rFonts w:hint="eastAsia"/>
            <w:sz w:val="24"/>
            <w:szCs w:val="24"/>
            <w:lang w:val="en-US" w:eastAsia="zh-CN"/>
          </w:rPr>
          <w:t>米兰</w:t>
        </w:r>
      </w:ins>
      <w:ins w:id="79" w:author="nxjxgdjdn" w:date="2026-09-21T13:57:41Z">
        <w:r>
          <w:rPr>
            <w:rFonts w:hint="eastAsia"/>
            <w:sz w:val="24"/>
            <w:szCs w:val="24"/>
            <w:lang w:val="en-US" w:eastAsia="zh-CN"/>
          </w:rPr>
          <w:t>担忧</w:t>
        </w:r>
      </w:ins>
      <w:ins w:id="80" w:author="nxjxgdjdn" w:date="2026-09-21T13:57:42Z">
        <w:r>
          <w:rPr>
            <w:rFonts w:hint="eastAsia"/>
            <w:sz w:val="24"/>
            <w:szCs w:val="24"/>
            <w:lang w:val="en-US" w:eastAsia="zh-CN"/>
          </w:rPr>
          <w:t>地</w:t>
        </w:r>
      </w:ins>
      <w:ins w:id="81" w:author="nxjxgdjdn" w:date="2026-09-21T13:57:43Z">
        <w:r>
          <w:rPr>
            <w:rFonts w:hint="eastAsia"/>
            <w:sz w:val="24"/>
            <w:szCs w:val="24"/>
            <w:lang w:val="en-US" w:eastAsia="zh-CN"/>
          </w:rPr>
          <w:t>看着</w:t>
        </w:r>
      </w:ins>
      <w:ins w:id="82" w:author="nxjxgdjdn" w:date="2026-09-21T13:57:44Z">
        <w:r>
          <w:rPr>
            <w:rFonts w:hint="eastAsia"/>
            <w:sz w:val="24"/>
            <w:szCs w:val="24"/>
            <w:lang w:val="en-US" w:eastAsia="zh-CN"/>
          </w:rPr>
          <w:t>格雷森</w:t>
        </w:r>
      </w:ins>
      <w:ins w:id="83" w:author="nxjxgdjdn" w:date="2026-09-21T13:57:45Z">
        <w:r>
          <w:rPr>
            <w:rFonts w:hint="eastAsia"/>
            <w:sz w:val="24"/>
            <w:szCs w:val="24"/>
            <w:lang w:val="en-US" w:eastAsia="zh-CN"/>
          </w:rPr>
          <w:t>。</w:t>
        </w:r>
      </w:ins>
    </w:p>
    <w:p w14:paraId="0142B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米拉（OS）：</w:t>
      </w:r>
      <w:ins w:id="84" w:author="nxjxgdjdn" w:date="2026-09-21T13:58:50Z">
        <w:r>
          <w:rPr>
            <w:rFonts w:hint="eastAsia"/>
            <w:sz w:val="24"/>
            <w:szCs w:val="24"/>
            <w:lang w:val="en-US" w:eastAsia="zh-CN"/>
          </w:rPr>
          <w:t>身份</w:t>
        </w:r>
      </w:ins>
      <w:ins w:id="85" w:author="nxjxgdjdn" w:date="2026-09-21T13:58:51Z">
        <w:r>
          <w:rPr>
            <w:rFonts w:hint="eastAsia"/>
            <w:sz w:val="24"/>
            <w:szCs w:val="24"/>
            <w:lang w:val="en-US" w:eastAsia="zh-CN"/>
          </w:rPr>
          <w:t>如此</w:t>
        </w:r>
      </w:ins>
      <w:ins w:id="86" w:author="nxjxgdjdn" w:date="2026-09-21T13:58:52Z">
        <w:r>
          <w:rPr>
            <w:rFonts w:hint="eastAsia"/>
            <w:sz w:val="24"/>
            <w:szCs w:val="24"/>
            <w:lang w:val="en-US" w:eastAsia="zh-CN"/>
          </w:rPr>
          <w:t>尊贵</w:t>
        </w:r>
      </w:ins>
      <w:ins w:id="87" w:author="nxjxgdjdn" w:date="2026-09-21T13:58:53Z">
        <w:r>
          <w:rPr>
            <w:rFonts w:hint="eastAsia"/>
            <w:sz w:val="24"/>
            <w:szCs w:val="24"/>
            <w:lang w:val="en-US" w:eastAsia="zh-CN"/>
          </w:rPr>
          <w:t>的</w:t>
        </w:r>
      </w:ins>
      <w:ins w:id="88" w:author="nxjxgdjdn" w:date="2026-09-21T13:58:55Z">
        <w:r>
          <w:rPr>
            <w:rFonts w:hint="eastAsia"/>
            <w:sz w:val="24"/>
            <w:szCs w:val="24"/>
            <w:lang w:val="en-US" w:eastAsia="zh-CN"/>
          </w:rPr>
          <w:t>纯血</w:t>
        </w:r>
      </w:ins>
      <w:ins w:id="89" w:author="nxjxgdjdn" w:date="2026-09-21T13:58:56Z">
        <w:r>
          <w:rPr>
            <w:rFonts w:hint="eastAsia"/>
            <w:sz w:val="24"/>
            <w:szCs w:val="24"/>
            <w:lang w:val="en-US" w:eastAsia="zh-CN"/>
          </w:rPr>
          <w:t>狼人</w:t>
        </w:r>
      </w:ins>
      <w:del w:id="90" w:author="nxjxgdjdn" w:date="2026-09-21T13:57:49Z">
        <w:r>
          <w:rPr>
            <w:rFonts w:hint="eastAsia"/>
            <w:sz w:val="24"/>
            <w:szCs w:val="24"/>
            <w:lang w:val="en-US" w:eastAsia="zh-CN"/>
          </w:rPr>
          <w:delText>统治所有狼群的布莱克狼群的阿尔法继承人</w:delText>
        </w:r>
      </w:del>
      <w:r>
        <w:rPr>
          <w:rFonts w:hint="eastAsia"/>
          <w:sz w:val="24"/>
          <w:szCs w:val="24"/>
          <w:lang w:val="en-US" w:eastAsia="zh-CN"/>
        </w:rPr>
        <w:t>……竟然被人无耻地下了药……</w:t>
      </w:r>
    </w:p>
    <w:p w14:paraId="724AC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格雷森（低声）：该死……我要失去理智了……</w:t>
      </w:r>
    </w:p>
    <w:p w14:paraId="1FA4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91" w:author="nxjxgdjdn" w:date="2026-09-21T14:17:40Z"/>
          <w:rFonts w:hint="eastAsia"/>
          <w:sz w:val="24"/>
          <w:szCs w:val="24"/>
          <w:lang w:val="en-US" w:eastAsia="zh-CN"/>
        </w:rPr>
      </w:pPr>
      <w:ins w:id="92" w:author="nxjxgdjdn" w:date="2026-09-21T14:17:40Z">
        <w:r>
          <w:rPr>
            <w:rFonts w:hint="default"/>
            <w:sz w:val="24"/>
            <w:szCs w:val="24"/>
            <w:lang w:val="en-US" w:eastAsia="zh-CN"/>
          </w:rPr>
          <w:t>△</w:t>
        </w:r>
      </w:ins>
      <w:ins w:id="93" w:author="nxjxgdjdn" w:date="2026-09-21T14:17:40Z">
        <w:r>
          <w:rPr>
            <w:rFonts w:hint="eastAsia"/>
            <w:sz w:val="24"/>
            <w:szCs w:val="24"/>
            <w:lang w:val="en-US" w:eastAsia="zh-CN"/>
          </w:rPr>
          <w:t>米拉环上格雷森的脖子，在他耳后轻声。</w:t>
        </w:r>
      </w:ins>
    </w:p>
    <w:p w14:paraId="22EF1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94" w:author="nxjxgdjdn" w:date="2026-09-21T14:17:40Z"/>
          <w:rFonts w:hint="default"/>
          <w:sz w:val="24"/>
          <w:szCs w:val="24"/>
          <w:lang w:val="en-US" w:eastAsia="zh-CN"/>
        </w:rPr>
      </w:pPr>
      <w:ins w:id="95" w:author="nxjxgdjdn" w:date="2026-09-21T14:17:40Z">
        <w:r>
          <w:rPr>
            <w:rFonts w:hint="eastAsia"/>
            <w:sz w:val="24"/>
            <w:szCs w:val="24"/>
            <w:lang w:val="en-US" w:eastAsia="zh-CN"/>
          </w:rPr>
          <w:t>米拉：格雷森，让我帮你……继承人不该被这么对待。</w:t>
        </w:r>
      </w:ins>
    </w:p>
    <w:p w14:paraId="78458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格雷森猛地站起身，一把抓住米拉的手腕，托着她的屁股，抱起她走向停在巷子口的黑色轿车。</w:t>
      </w:r>
    </w:p>
    <w:p w14:paraId="24F8C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del w:id="96" w:author="nxjxgdjdn" w:date="2026-09-21T14:17:40Z"/>
          <w:rFonts w:hint="eastAsia"/>
          <w:sz w:val="24"/>
          <w:szCs w:val="24"/>
          <w:lang w:val="en-US" w:eastAsia="zh-CN"/>
        </w:rPr>
      </w:pPr>
      <w:del w:id="97" w:author="nxjxgdjdn" w:date="2026-09-21T14:17:40Z">
        <w:r>
          <w:rPr>
            <w:rFonts w:hint="default"/>
            <w:sz w:val="24"/>
            <w:szCs w:val="24"/>
            <w:lang w:val="en-US" w:eastAsia="zh-CN"/>
          </w:rPr>
          <w:delText>△</w:delText>
        </w:r>
      </w:del>
      <w:del w:id="98" w:author="nxjxgdjdn" w:date="2026-09-21T14:17:40Z">
        <w:r>
          <w:rPr>
            <w:rFonts w:hint="eastAsia"/>
            <w:sz w:val="24"/>
            <w:szCs w:val="24"/>
            <w:lang w:val="en-US" w:eastAsia="zh-CN"/>
          </w:rPr>
          <w:delText>米拉环上格雷森的脖子，在他耳后轻声。</w:delText>
        </w:r>
      </w:del>
    </w:p>
    <w:p w14:paraId="22961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del w:id="99" w:author="nxjxgdjdn" w:date="2026-09-21T14:17:40Z"/>
          <w:rFonts w:hint="default"/>
          <w:sz w:val="24"/>
          <w:szCs w:val="24"/>
          <w:lang w:val="en-US" w:eastAsia="zh-CN"/>
        </w:rPr>
      </w:pPr>
      <w:del w:id="100" w:author="nxjxgdjdn" w:date="2026-09-21T14:17:40Z">
        <w:r>
          <w:rPr>
            <w:rFonts w:hint="eastAsia"/>
            <w:sz w:val="24"/>
            <w:szCs w:val="24"/>
            <w:lang w:val="en-US" w:eastAsia="zh-CN"/>
          </w:rPr>
          <w:delText>米拉：格雷森，让我帮你……继承人不该被这么对待。</w:delText>
        </w:r>
      </w:del>
    </w:p>
    <w:p w14:paraId="29A27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△车门被拉开。格雷森几乎是把</w:t>
      </w: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rFonts w:hint="default"/>
          <w:sz w:val="24"/>
          <w:szCs w:val="24"/>
          <w:lang w:val="en-US" w:eastAsia="zh-CN"/>
        </w:rPr>
        <w:t>扔进后座，自己跟着压了上去。车门砰地关上。</w:t>
      </w:r>
    </w:p>
    <w:p w14:paraId="2E401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△后座空间狭窄。满月的光从车窗透进来。米拉</w:t>
      </w:r>
      <w:r>
        <w:rPr>
          <w:rFonts w:hint="eastAsia"/>
          <w:sz w:val="24"/>
          <w:szCs w:val="24"/>
          <w:lang w:val="en-US" w:eastAsia="zh-CN"/>
        </w:rPr>
        <w:t>双眼迷蒙</w:t>
      </w:r>
      <w:r>
        <w:rPr>
          <w:rFonts w:hint="default"/>
          <w:sz w:val="24"/>
          <w:szCs w:val="24"/>
          <w:lang w:val="en-US" w:eastAsia="zh-CN"/>
        </w:rPr>
        <w:t>，双手</w:t>
      </w:r>
      <w:r>
        <w:rPr>
          <w:rFonts w:hint="eastAsia"/>
          <w:sz w:val="24"/>
          <w:szCs w:val="24"/>
          <w:lang w:val="en-US" w:eastAsia="zh-CN"/>
        </w:rPr>
        <w:t>无力地靠在</w:t>
      </w:r>
      <w:r>
        <w:rPr>
          <w:rFonts w:hint="default"/>
          <w:sz w:val="24"/>
          <w:szCs w:val="24"/>
          <w:lang w:val="en-US" w:eastAsia="zh-CN"/>
        </w:rPr>
        <w:t>他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胸口。</w:t>
      </w:r>
    </w:p>
    <w:p w14:paraId="2262C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</w:t>
      </w:r>
      <w:r>
        <w:rPr>
          <w:rFonts w:hint="eastAsia"/>
          <w:sz w:val="24"/>
          <w:szCs w:val="24"/>
          <w:lang w:val="en-US" w:eastAsia="zh-CN"/>
        </w:rPr>
        <w:t>：轻点，我怕疼……</w:t>
      </w:r>
    </w:p>
    <w:p w14:paraId="0AE40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△格雷森一只手</w:t>
      </w:r>
      <w:ins w:id="101" w:author="nxjxgdjdn" w:date="2026-09-21T13:59:31Z">
        <w:r>
          <w:rPr>
            <w:rFonts w:hint="eastAsia"/>
            <w:sz w:val="24"/>
            <w:szCs w:val="24"/>
            <w:lang w:val="en-US" w:eastAsia="zh-CN"/>
          </w:rPr>
          <w:t>抓着</w:t>
        </w:r>
      </w:ins>
      <w:ins w:id="102" w:author="nxjxgdjdn" w:date="2026-09-21T13:59:33Z">
        <w:r>
          <w:rPr>
            <w:rFonts w:hint="eastAsia"/>
            <w:sz w:val="24"/>
            <w:szCs w:val="24"/>
            <w:lang w:val="en-US" w:eastAsia="zh-CN"/>
          </w:rPr>
          <w:t>米拉的</w:t>
        </w:r>
      </w:ins>
      <w:ins w:id="103" w:author="nxjxgdjdn" w:date="2026-09-21T13:59:35Z">
        <w:r>
          <w:rPr>
            <w:rFonts w:hint="eastAsia"/>
            <w:sz w:val="24"/>
            <w:szCs w:val="24"/>
            <w:lang w:val="en-US" w:eastAsia="zh-CN"/>
          </w:rPr>
          <w:t>双手</w:t>
        </w:r>
      </w:ins>
      <w:ins w:id="104" w:author="nxjxgdjdn" w:date="2026-09-21T13:59:36Z">
        <w:r>
          <w:rPr>
            <w:rFonts w:hint="eastAsia"/>
            <w:sz w:val="24"/>
            <w:szCs w:val="24"/>
            <w:lang w:val="en-US" w:eastAsia="zh-CN"/>
          </w:rPr>
          <w:t>手腕，</w:t>
        </w:r>
      </w:ins>
      <w:ins w:id="105" w:author="nxjxgdjdn" w:date="2026-09-21T13:59:37Z">
        <w:r>
          <w:rPr>
            <w:rFonts w:hint="eastAsia"/>
            <w:sz w:val="24"/>
            <w:szCs w:val="24"/>
            <w:lang w:val="en-US" w:eastAsia="zh-CN"/>
          </w:rPr>
          <w:t>将</w:t>
        </w:r>
      </w:ins>
      <w:ins w:id="106" w:author="nxjxgdjdn" w:date="2026-09-21T13:59:38Z">
        <w:r>
          <w:rPr>
            <w:rFonts w:hint="eastAsia"/>
            <w:sz w:val="24"/>
            <w:szCs w:val="24"/>
            <w:lang w:val="en-US" w:eastAsia="zh-CN"/>
          </w:rPr>
          <w:t>她的</w:t>
        </w:r>
      </w:ins>
      <w:ins w:id="107" w:author="nxjxgdjdn" w:date="2026-09-21T13:59:39Z">
        <w:r>
          <w:rPr>
            <w:rFonts w:hint="eastAsia"/>
            <w:sz w:val="24"/>
            <w:szCs w:val="24"/>
            <w:lang w:val="en-US" w:eastAsia="zh-CN"/>
          </w:rPr>
          <w:t>手腕</w:t>
        </w:r>
      </w:ins>
      <w:ins w:id="108" w:author="nxjxgdjdn" w:date="2026-09-21T13:59:41Z">
        <w:r>
          <w:rPr>
            <w:rFonts w:hint="eastAsia"/>
            <w:sz w:val="24"/>
            <w:szCs w:val="24"/>
            <w:lang w:val="en-US" w:eastAsia="zh-CN"/>
          </w:rPr>
          <w:t>按在</w:t>
        </w:r>
      </w:ins>
      <w:ins w:id="109" w:author="nxjxgdjdn" w:date="2026-09-21T13:59:42Z">
        <w:r>
          <w:rPr>
            <w:rFonts w:hint="eastAsia"/>
            <w:sz w:val="24"/>
            <w:szCs w:val="24"/>
            <w:lang w:val="en-US" w:eastAsia="zh-CN"/>
          </w:rPr>
          <w:t>头顶</w:t>
        </w:r>
      </w:ins>
      <w:ins w:id="110" w:author="nxjxgdjdn" w:date="2026-09-21T13:59:45Z">
        <w:r>
          <w:rPr>
            <w:rFonts w:hint="eastAsia"/>
            <w:sz w:val="24"/>
            <w:szCs w:val="24"/>
            <w:lang w:val="en-US" w:eastAsia="zh-CN"/>
          </w:rPr>
          <w:t>动弹不得</w:t>
        </w:r>
      </w:ins>
      <w:del w:id="111" w:author="nxjxgdjdn" w:date="2026-09-21T13:59:27Z">
        <w:r>
          <w:rPr>
            <w:rFonts w:hint="default"/>
            <w:sz w:val="24"/>
            <w:szCs w:val="24"/>
            <w:lang w:val="en-US" w:eastAsia="zh-CN"/>
          </w:rPr>
          <w:delText>粗暴地撕开她的衬衣扣子。布料发出刺耳的撕裂声</w:delText>
        </w:r>
      </w:del>
      <w:r>
        <w:rPr>
          <w:rFonts w:hint="default"/>
          <w:sz w:val="24"/>
          <w:szCs w:val="24"/>
          <w:lang w:val="en-US" w:eastAsia="zh-CN"/>
        </w:rPr>
        <w:t>。他低下头，嘴唇几乎贴着她的耳朵，声音低沉而危险。</w:t>
      </w:r>
    </w:p>
    <w:p w14:paraId="5F45D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格雷森</w:t>
      </w:r>
      <w:r>
        <w:rPr>
          <w:rFonts w:hint="eastAsia"/>
          <w:sz w:val="24"/>
          <w:szCs w:val="24"/>
          <w:lang w:val="en-US" w:eastAsia="zh-CN"/>
        </w:rPr>
        <w:t>：</w:t>
      </w:r>
      <w:ins w:id="112" w:author="nxjxgdjdn" w:date="2026-09-21T13:59:54Z">
        <w:r>
          <w:rPr>
            <w:rFonts w:hint="eastAsia"/>
            <w:sz w:val="24"/>
            <w:szCs w:val="24"/>
            <w:lang w:val="en-US" w:eastAsia="zh-CN"/>
          </w:rPr>
          <w:t>别怕</w:t>
        </w:r>
      </w:ins>
      <w:ins w:id="113" w:author="nxjxgdjdn" w:date="2026-09-21T13:59:55Z">
        <w:r>
          <w:rPr>
            <w:rFonts w:hint="eastAsia"/>
            <w:sz w:val="24"/>
            <w:szCs w:val="24"/>
            <w:lang w:val="en-US" w:eastAsia="zh-CN"/>
          </w:rPr>
          <w:t>，</w:t>
        </w:r>
      </w:ins>
      <w:ins w:id="114" w:author="nxjxgdjdn" w:date="2026-09-21T13:59:59Z">
        <w:r>
          <w:rPr>
            <w:rFonts w:hint="eastAsia"/>
            <w:sz w:val="24"/>
            <w:szCs w:val="24"/>
            <w:lang w:val="en-US" w:eastAsia="zh-CN"/>
          </w:rPr>
          <w:t>宝贝</w:t>
        </w:r>
      </w:ins>
      <w:ins w:id="115" w:author="nxjxgdjdn" w:date="2026-09-21T14:17:56Z">
        <w:r>
          <w:rPr>
            <w:rFonts w:hint="eastAsia"/>
            <w:sz w:val="24"/>
            <w:szCs w:val="24"/>
            <w:lang w:val="en-US" w:eastAsia="zh-CN"/>
          </w:rPr>
          <w:t>，</w:t>
        </w:r>
      </w:ins>
      <w:ins w:id="116" w:author="nxjxgdjdn" w:date="2026-09-21T14:17:59Z">
        <w:r>
          <w:rPr>
            <w:rFonts w:hint="eastAsia"/>
            <w:sz w:val="24"/>
            <w:szCs w:val="24"/>
            <w:lang w:val="en-US" w:eastAsia="zh-CN"/>
          </w:rPr>
          <w:t>不会让你受伤的</w:t>
        </w:r>
      </w:ins>
      <w:ins w:id="117" w:author="nxjxgdjdn" w:date="2026-09-21T14:18:00Z">
        <w:r>
          <w:rPr>
            <w:rFonts w:hint="eastAsia"/>
            <w:sz w:val="24"/>
            <w:szCs w:val="24"/>
            <w:lang w:val="en-US" w:eastAsia="zh-CN"/>
          </w:rPr>
          <w:t>。</w:t>
        </w:r>
      </w:ins>
      <w:del w:id="118" w:author="nxjxgdjdn" w:date="2026-09-21T13:59:52Z">
        <w:r>
          <w:rPr>
            <w:rFonts w:hint="default"/>
            <w:sz w:val="24"/>
            <w:szCs w:val="24"/>
            <w:lang w:val="en-US" w:eastAsia="zh-CN"/>
          </w:rPr>
          <w:delText>别担心</w:delText>
        </w:r>
      </w:del>
      <w:del w:id="119" w:author="nxjxgdjdn" w:date="2026-09-21T13:59:52Z">
        <w:r>
          <w:rPr>
            <w:rFonts w:hint="eastAsia"/>
            <w:sz w:val="24"/>
            <w:szCs w:val="24"/>
            <w:lang w:val="en-US" w:eastAsia="zh-CN"/>
          </w:rPr>
          <w:delText>，</w:delText>
        </w:r>
      </w:del>
      <w:del w:id="120" w:author="nxjxgdjdn" w:date="2026-09-21T13:59:52Z">
        <w:r>
          <w:rPr>
            <w:rFonts w:hint="default"/>
            <w:sz w:val="24"/>
            <w:szCs w:val="24"/>
            <w:lang w:val="en-US" w:eastAsia="zh-CN"/>
          </w:rPr>
          <w:delText>全</w:delText>
        </w:r>
      </w:del>
      <w:del w:id="121" w:author="nxjxgdjdn" w:date="2026-09-21T13:59:51Z">
        <w:r>
          <w:rPr>
            <w:rFonts w:hint="default"/>
            <w:sz w:val="24"/>
            <w:szCs w:val="24"/>
            <w:lang w:val="en-US" w:eastAsia="zh-CN"/>
          </w:rPr>
          <w:delText>都进得去。</w:delText>
        </w:r>
      </w:del>
    </w:p>
    <w:p w14:paraId="3A19A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0D66E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第2集</w:t>
      </w:r>
    </w:p>
    <w:p w14:paraId="1CD01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2-1 日-外-格雷森的车</w:t>
      </w:r>
    </w:p>
    <w:p w14:paraId="6FBC5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出场人物：米拉、格雷森</w:t>
      </w:r>
    </w:p>
    <w:p w14:paraId="0E4AE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△清晨阳光透过车窗洒进来，后座一片凌乱。格雷森双腿大开坐在后座，米拉靠在他的怀里沉沉睡着。</w:t>
      </w:r>
    </w:p>
    <w:p w14:paraId="12457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△米拉睫毛微颤，慢慢睁开眼，对上眼神戏谑的格雷森。</w:t>
      </w:r>
    </w:p>
    <w:p w14:paraId="0F8DD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格雷森：醒了，还不快起来。</w:t>
      </w:r>
    </w:p>
    <w:p w14:paraId="398C1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△米拉迅速坐起身，整个人躲在车座的另一边，把撕裂的衬衣胡乱扣好，脸色苍白却故作镇定。</w:t>
      </w:r>
    </w:p>
    <w:p w14:paraId="5F007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米拉（低声）：昨晚的事……</w:t>
      </w:r>
      <w:del w:id="122" w:author="nxjxgdjdn" w:date="2026-09-21T14:30:11Z">
        <w:r>
          <w:rPr>
            <w:rFonts w:hint="default"/>
            <w:sz w:val="24"/>
            <w:szCs w:val="24"/>
            <w:lang w:val="en-US" w:eastAsia="zh-CN"/>
          </w:rPr>
          <w:delText>都怪药劲。</w:delText>
        </w:r>
      </w:del>
      <w:ins w:id="123" w:author="nxjxgdjdn" w:date="2026-09-21T14:30:12Z">
        <w:r>
          <w:rPr>
            <w:rFonts w:hint="eastAsia"/>
            <w:sz w:val="24"/>
            <w:szCs w:val="24"/>
            <w:lang w:val="en-US" w:eastAsia="zh-CN"/>
          </w:rPr>
          <w:t>我们</w:t>
        </w:r>
      </w:ins>
      <w:ins w:id="124" w:author="nxjxgdjdn" w:date="2026-09-21T14:30:15Z">
        <w:r>
          <w:rPr>
            <w:rFonts w:hint="eastAsia"/>
            <w:sz w:val="24"/>
            <w:szCs w:val="24"/>
            <w:lang w:val="en-US" w:eastAsia="zh-CN"/>
          </w:rPr>
          <w:t>都</w:t>
        </w:r>
      </w:ins>
      <w:r>
        <w:rPr>
          <w:rFonts w:hint="eastAsia"/>
          <w:sz w:val="24"/>
          <w:szCs w:val="24"/>
          <w:lang w:val="en-US" w:eastAsia="zh-CN"/>
        </w:rPr>
        <w:t>忘了吧。</w:t>
      </w:r>
      <w:ins w:id="125" w:author="nxjxgdjdn" w:date="2026-09-21T14:30:22Z">
        <w:r>
          <w:rPr>
            <w:rFonts w:hint="eastAsia"/>
            <w:sz w:val="24"/>
            <w:szCs w:val="24"/>
            <w:lang w:val="en-US" w:eastAsia="zh-CN"/>
          </w:rPr>
          <w:t>就</w:t>
        </w:r>
      </w:ins>
      <w:r>
        <w:rPr>
          <w:rFonts w:hint="eastAsia"/>
          <w:sz w:val="24"/>
          <w:szCs w:val="24"/>
          <w:lang w:val="en-US" w:eastAsia="zh-CN"/>
        </w:rPr>
        <w:t>当什么都没发生</w:t>
      </w:r>
      <w:ins w:id="126" w:author="nxjxgdjdn" w:date="2026-09-21T14:30:28Z">
        <w:r>
          <w:rPr>
            <w:rFonts w:hint="eastAsia"/>
            <w:sz w:val="24"/>
            <w:szCs w:val="24"/>
            <w:lang w:val="en-US" w:eastAsia="zh-CN"/>
          </w:rPr>
          <w:t>过</w:t>
        </w:r>
      </w:ins>
      <w:r>
        <w:rPr>
          <w:rFonts w:hint="eastAsia"/>
          <w:sz w:val="24"/>
          <w:szCs w:val="24"/>
          <w:lang w:val="en-US" w:eastAsia="zh-CN"/>
        </w:rPr>
        <w:t>。</w:t>
      </w:r>
    </w:p>
    <w:p w14:paraId="58052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△格雷森靠在座位上，面无表情、居高临下地看着米拉，从副驾驶拿出一个鼓鼓的黑色袋子，直接扔到她腿上。</w:t>
      </w:r>
    </w:p>
    <w:p w14:paraId="56DB8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格雷森（淡淡）：这是你救我一命的报酬。二十万。</w:t>
      </w:r>
    </w:p>
    <w:p w14:paraId="761FA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△米拉拉开袋子，里面全是整叠的百元美钞。她瞳孔微缩，手指微微发抖。</w:t>
      </w:r>
    </w:p>
    <w:p w14:paraId="1172E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米拉（OS）：二十万……爷爷的心脏手术费是八十万，收下了就还差六十万……（痛苦）这钱……我明明觉得被侮辱了，却根本没法视而不见。</w:t>
      </w:r>
    </w:p>
    <w:p w14:paraId="39D58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△米拉咬了咬唇，还是把袋子抱紧。</w:t>
      </w:r>
    </w:p>
    <w:p w14:paraId="4FAF9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△格雷森上下打量米拉，冷笑一声。</w:t>
      </w:r>
    </w:p>
    <w:p w14:paraId="19E92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格雷森（嘲讽）：看你这熟练收钱的样子……平时也是这么赚钱的，用身体？</w:t>
      </w:r>
    </w:p>
    <w:p w14:paraId="0205D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△米拉猛地抬头，眼睛瞬间红了。</w:t>
      </w:r>
    </w:p>
    <w:p w14:paraId="1C47F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米拉（颤抖）：昨晚是我的第一次！我不是……我只是……为了救我爷爷！</w:t>
      </w:r>
    </w:p>
    <w:p w14:paraId="481EE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△米拉抱紧钱袋，拉开车门，头也不回地下车。</w:t>
      </w:r>
    </w:p>
    <w:p w14:paraId="5ABAA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格雷森：等等——</w:t>
      </w:r>
    </w:p>
    <w:p w14:paraId="03B0F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△车门“砰”地关上。</w:t>
      </w:r>
    </w:p>
    <w:p w14:paraId="39C18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△【特写】格雷森后颈的印记微微发亮。他捂住自己的后颈，猛地推开车门，却已经看不见她的身影。</w:t>
      </w:r>
    </w:p>
    <w:p w14:paraId="68DDF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格雷森（低声）：该死，我连她叫什么名字……都没问。</w:t>
      </w:r>
    </w:p>
    <w:p w14:paraId="0F230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362F4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2-2 日-内-米拉家</w:t>
      </w:r>
    </w:p>
    <w:p w14:paraId="4CD2C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出场人物：米拉、沃尔特</w:t>
      </w:r>
    </w:p>
    <w:p w14:paraId="65746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△简陋的小公寓。米拉小心翼翼地推门进来，把黑色钱袋藏到衣柜最深处，用旧衣服盖严实。</w:t>
      </w:r>
    </w:p>
    <w:p w14:paraId="396A0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127" w:author="nxjxgdjdn" w:date="2026-09-21T14:33:33Z"/>
          <w:rFonts w:hint="eastAsia"/>
          <w:sz w:val="24"/>
          <w:szCs w:val="24"/>
          <w:lang w:val="en-US" w:eastAsia="zh-CN"/>
        </w:rPr>
      </w:pPr>
      <w:ins w:id="128" w:author="nxjxgdjdn" w:date="2026-09-21T14:33:30Z">
        <w:r>
          <w:rPr>
            <w:rFonts w:hint="eastAsia"/>
            <w:sz w:val="24"/>
            <w:szCs w:val="24"/>
            <w:lang w:val="en-US" w:eastAsia="zh-CN"/>
          </w:rPr>
          <w:t>△</w:t>
        </w:r>
      </w:ins>
      <w:ins w:id="129" w:author="nxjxgdjdn" w:date="2026-09-21T14:33:56Z">
        <w:r>
          <w:rPr>
            <w:rFonts w:hint="eastAsia"/>
            <w:sz w:val="24"/>
            <w:szCs w:val="24"/>
            <w:lang w:val="en-US" w:eastAsia="zh-CN"/>
          </w:rPr>
          <w:t>米拉</w:t>
        </w:r>
      </w:ins>
      <w:ins w:id="130" w:author="nxjxgdjdn" w:date="2026-09-21T14:33:30Z">
        <w:r>
          <w:rPr>
            <w:rFonts w:hint="eastAsia"/>
            <w:sz w:val="24"/>
            <w:szCs w:val="24"/>
            <w:lang w:val="en-US" w:eastAsia="zh-CN"/>
          </w:rPr>
          <w:t>刚想转身，身后忽然传来沉重的脚步声。沃尔特拄着拐杖走出来，脸色铁青，眼睛死死盯着她的后颈。</w:t>
        </w:r>
      </w:ins>
    </w:p>
    <w:p w14:paraId="6C789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131" w:author="nxjxgdjdn" w:date="2026-09-21T14:33:30Z"/>
          <w:rFonts w:hint="default"/>
          <w:sz w:val="24"/>
          <w:szCs w:val="24"/>
          <w:lang w:val="en-US" w:eastAsia="zh-CN"/>
        </w:rPr>
      </w:pPr>
      <w:ins w:id="132" w:author="nxjxgdjdn" w:date="2026-09-21T14:33:39Z">
        <w:r>
          <w:rPr>
            <w:rFonts w:hint="eastAsia"/>
            <w:sz w:val="24"/>
            <w:szCs w:val="24"/>
            <w:lang w:val="en-US" w:eastAsia="zh-CN"/>
          </w:rPr>
          <w:t>沃尔特</w:t>
        </w:r>
      </w:ins>
      <w:ins w:id="133" w:author="nxjxgdjdn" w:date="2026-09-21T14:33:40Z">
        <w:r>
          <w:rPr>
            <w:rFonts w:hint="eastAsia"/>
            <w:sz w:val="24"/>
            <w:szCs w:val="24"/>
            <w:lang w:val="en-US" w:eastAsia="zh-CN"/>
          </w:rPr>
          <w:t>（</w:t>
        </w:r>
      </w:ins>
      <w:ins w:id="134" w:author="nxjxgdjdn" w:date="2026-09-21T14:33:42Z">
        <w:r>
          <w:rPr>
            <w:rFonts w:hint="eastAsia"/>
            <w:sz w:val="24"/>
            <w:szCs w:val="24"/>
            <w:lang w:val="en-US" w:eastAsia="zh-CN"/>
          </w:rPr>
          <w:t>狐疑</w:t>
        </w:r>
      </w:ins>
      <w:ins w:id="135" w:author="nxjxgdjdn" w:date="2026-09-21T14:33:43Z">
        <w:r>
          <w:rPr>
            <w:rFonts w:hint="eastAsia"/>
            <w:sz w:val="24"/>
            <w:szCs w:val="24"/>
            <w:lang w:val="en-US" w:eastAsia="zh-CN"/>
          </w:rPr>
          <w:t>质问</w:t>
        </w:r>
      </w:ins>
      <w:ins w:id="136" w:author="nxjxgdjdn" w:date="2026-09-21T14:33:40Z">
        <w:r>
          <w:rPr>
            <w:rFonts w:hint="eastAsia"/>
            <w:sz w:val="24"/>
            <w:szCs w:val="24"/>
            <w:lang w:val="en-US" w:eastAsia="zh-CN"/>
          </w:rPr>
          <w:t>）</w:t>
        </w:r>
      </w:ins>
      <w:ins w:id="137" w:author="nxjxgdjdn" w:date="2026-09-21T14:33:44Z">
        <w:r>
          <w:rPr>
            <w:rFonts w:hint="eastAsia"/>
            <w:sz w:val="24"/>
            <w:szCs w:val="24"/>
            <w:lang w:val="en-US" w:eastAsia="zh-CN"/>
          </w:rPr>
          <w:t>：</w:t>
        </w:r>
      </w:ins>
      <w:ins w:id="138" w:author="nxjxgdjdn" w:date="2026-09-21T14:33:46Z">
        <w:r>
          <w:rPr>
            <w:rFonts w:hint="eastAsia"/>
            <w:sz w:val="24"/>
            <w:szCs w:val="24"/>
            <w:lang w:val="en-US" w:eastAsia="zh-CN"/>
          </w:rPr>
          <w:t>那是</w:t>
        </w:r>
      </w:ins>
      <w:ins w:id="139" w:author="nxjxgdjdn" w:date="2026-09-21T14:33:48Z">
        <w:r>
          <w:rPr>
            <w:rFonts w:hint="eastAsia"/>
            <w:sz w:val="24"/>
            <w:szCs w:val="24"/>
            <w:lang w:val="en-US" w:eastAsia="zh-CN"/>
          </w:rPr>
          <w:t>什么，</w:t>
        </w:r>
      </w:ins>
      <w:ins w:id="140" w:author="nxjxgdjdn" w:date="2026-09-21T14:33:51Z">
        <w:r>
          <w:rPr>
            <w:rFonts w:hint="eastAsia"/>
            <w:sz w:val="24"/>
            <w:szCs w:val="24"/>
            <w:lang w:val="en-US" w:eastAsia="zh-CN"/>
          </w:rPr>
          <w:t>米拉？</w:t>
        </w:r>
      </w:ins>
    </w:p>
    <w:p w14:paraId="3AE96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141" w:author="nxjxgdjdn" w:date="2026-09-21T14:34:03Z"/>
          <w:rFonts w:hint="eastAsia"/>
          <w:sz w:val="24"/>
          <w:szCs w:val="24"/>
          <w:lang w:val="en-US" w:eastAsia="zh-CN"/>
        </w:rPr>
      </w:pPr>
      <w:ins w:id="142" w:author="nxjxgdjdn" w:date="2026-09-21T14:34:03Z">
        <w:r>
          <w:rPr>
            <w:rFonts w:hint="eastAsia"/>
            <w:sz w:val="24"/>
            <w:szCs w:val="24"/>
            <w:lang w:val="en-US" w:eastAsia="zh-CN"/>
          </w:rPr>
          <w:t>△米拉</w:t>
        </w:r>
      </w:ins>
      <w:ins w:id="143" w:author="nxjxgdjdn" w:date="2026-09-21T14:35:08Z">
        <w:r>
          <w:rPr>
            <w:rFonts w:hint="eastAsia"/>
            <w:sz w:val="24"/>
            <w:szCs w:val="24"/>
            <w:lang w:val="en-US" w:eastAsia="zh-CN"/>
          </w:rPr>
          <w:t>转</w:t>
        </w:r>
      </w:ins>
      <w:ins w:id="144" w:author="nxjxgdjdn" w:date="2026-09-21T14:35:10Z">
        <w:r>
          <w:rPr>
            <w:rFonts w:hint="eastAsia"/>
            <w:sz w:val="24"/>
            <w:szCs w:val="24"/>
            <w:lang w:val="en-US" w:eastAsia="zh-CN"/>
          </w:rPr>
          <w:t>过</w:t>
        </w:r>
      </w:ins>
      <w:ins w:id="145" w:author="nxjxgdjdn" w:date="2026-09-21T14:35:08Z">
        <w:r>
          <w:rPr>
            <w:rFonts w:hint="eastAsia"/>
            <w:sz w:val="24"/>
            <w:szCs w:val="24"/>
            <w:lang w:val="en-US" w:eastAsia="zh-CN"/>
          </w:rPr>
          <w:t>身，</w:t>
        </w:r>
      </w:ins>
      <w:ins w:id="146" w:author="nxjxgdjdn" w:date="2026-09-21T14:34:03Z">
        <w:r>
          <w:rPr>
            <w:rFonts w:hint="eastAsia"/>
            <w:sz w:val="24"/>
            <w:szCs w:val="24"/>
            <w:lang w:val="en-US" w:eastAsia="zh-CN"/>
          </w:rPr>
          <w:t>下意识</w:t>
        </w:r>
      </w:ins>
      <w:ins w:id="147" w:author="nxjxgdjdn" w:date="2026-09-21T14:36:55Z">
        <w:r>
          <w:rPr>
            <w:rFonts w:hint="eastAsia"/>
            <w:sz w:val="24"/>
            <w:szCs w:val="24"/>
            <w:lang w:val="en-US" w:eastAsia="zh-CN"/>
          </w:rPr>
          <w:t>慌乱</w:t>
        </w:r>
      </w:ins>
      <w:ins w:id="148" w:author="nxjxgdjdn" w:date="2026-09-21T14:34:03Z">
        <w:r>
          <w:rPr>
            <w:rFonts w:hint="eastAsia"/>
            <w:sz w:val="24"/>
            <w:szCs w:val="24"/>
            <w:lang w:val="en-US" w:eastAsia="zh-CN"/>
          </w:rPr>
          <w:t>捂住脖子——那里有清晰的牙印和吻痕，红得刺眼。</w:t>
        </w:r>
      </w:ins>
    </w:p>
    <w:p w14:paraId="43B21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</w:t>
      </w:r>
      <w:ins w:id="149" w:author="nxjxgdjdn" w:date="2026-09-21T14:34:08Z">
        <w:r>
          <w:rPr>
            <w:rFonts w:hint="eastAsia"/>
            <w:sz w:val="24"/>
            <w:szCs w:val="24"/>
            <w:lang w:val="en-US" w:eastAsia="zh-CN"/>
          </w:rPr>
          <w:t>OS</w:t>
        </w:r>
      </w:ins>
      <w:del w:id="150" w:author="nxjxgdjdn" w:date="2026-09-21T14:34:06Z">
        <w:r>
          <w:rPr>
            <w:rFonts w:hint="eastAsia"/>
            <w:sz w:val="24"/>
            <w:szCs w:val="24"/>
            <w:lang w:val="en-US" w:eastAsia="zh-CN"/>
          </w:rPr>
          <w:delText>自语</w:delText>
        </w:r>
      </w:del>
      <w:r>
        <w:rPr>
          <w:rFonts w:hint="eastAsia"/>
          <w:sz w:val="24"/>
          <w:szCs w:val="24"/>
          <w:lang w:val="en-US" w:eastAsia="zh-CN"/>
        </w:rPr>
        <w:t>）：不能让爷爷知道……</w:t>
      </w:r>
      <w:ins w:id="151" w:author="nxjxgdjdn" w:date="2026-09-21T14:34:15Z">
        <w:r>
          <w:rPr>
            <w:rFonts w:hint="eastAsia"/>
            <w:sz w:val="24"/>
            <w:szCs w:val="24"/>
            <w:lang w:val="en-US" w:eastAsia="zh-CN"/>
          </w:rPr>
          <w:t>这是</w:t>
        </w:r>
      </w:ins>
      <w:ins w:id="152" w:author="nxjxgdjdn" w:date="2026-09-21T14:34:17Z">
        <w:r>
          <w:rPr>
            <w:rFonts w:hint="eastAsia"/>
            <w:sz w:val="24"/>
            <w:szCs w:val="24"/>
            <w:lang w:val="en-US" w:eastAsia="zh-CN"/>
          </w:rPr>
          <w:t>狼人</w:t>
        </w:r>
      </w:ins>
      <w:ins w:id="153" w:author="nxjxgdjdn" w:date="2026-09-21T14:34:18Z">
        <w:r>
          <w:rPr>
            <w:rFonts w:hint="eastAsia"/>
            <w:sz w:val="24"/>
            <w:szCs w:val="24"/>
            <w:lang w:val="en-US" w:eastAsia="zh-CN"/>
          </w:rPr>
          <w:t>留下</w:t>
        </w:r>
      </w:ins>
      <w:ins w:id="154" w:author="nxjxgdjdn" w:date="2026-09-21T14:34:19Z">
        <w:r>
          <w:rPr>
            <w:rFonts w:hint="eastAsia"/>
            <w:sz w:val="24"/>
            <w:szCs w:val="24"/>
            <w:lang w:val="en-US" w:eastAsia="zh-CN"/>
          </w:rPr>
          <w:t>的</w:t>
        </w:r>
      </w:ins>
      <w:ins w:id="155" w:author="nxjxgdjdn" w:date="2026-09-21T14:34:21Z">
        <w:r>
          <w:rPr>
            <w:rFonts w:hint="eastAsia"/>
            <w:sz w:val="24"/>
            <w:szCs w:val="24"/>
            <w:lang w:val="en-US" w:eastAsia="zh-CN"/>
          </w:rPr>
          <w:t>痕迹</w:t>
        </w:r>
      </w:ins>
      <w:del w:id="156" w:author="nxjxgdjdn" w:date="2026-09-21T14:34:13Z">
        <w:r>
          <w:rPr>
            <w:rFonts w:hint="eastAsia"/>
            <w:sz w:val="24"/>
            <w:szCs w:val="24"/>
            <w:lang w:val="en-US" w:eastAsia="zh-CN"/>
          </w:rPr>
          <w:delText>他要是知道钱是从狼那里来的，会疯的</w:delText>
        </w:r>
      </w:del>
      <w:r>
        <w:rPr>
          <w:rFonts w:hint="eastAsia"/>
          <w:sz w:val="24"/>
          <w:szCs w:val="24"/>
          <w:lang w:val="en-US" w:eastAsia="zh-CN"/>
        </w:rPr>
        <w:t>。</w:t>
      </w:r>
    </w:p>
    <w:p w14:paraId="1CA8C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del w:id="157" w:author="nxjxgdjdn" w:date="2026-09-21T14:33:30Z"/>
          <w:rFonts w:hint="eastAsia"/>
          <w:sz w:val="24"/>
          <w:szCs w:val="24"/>
          <w:lang w:val="en-US" w:eastAsia="zh-CN"/>
        </w:rPr>
      </w:pPr>
      <w:del w:id="158" w:author="nxjxgdjdn" w:date="2026-09-21T14:33:30Z">
        <w:r>
          <w:rPr>
            <w:rFonts w:hint="eastAsia"/>
            <w:sz w:val="24"/>
            <w:szCs w:val="24"/>
            <w:lang w:val="en-US" w:eastAsia="zh-CN"/>
          </w:rPr>
          <w:delText>△她刚想转身，身后忽然传来沉重的脚步声。沃尔特拄着拐杖走出来，脸色铁青，眼睛死死盯着她的后颈。</w:delText>
        </w:r>
      </w:del>
    </w:p>
    <w:p w14:paraId="23100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del w:id="159" w:author="nxjxgdjdn" w:date="2026-09-21T14:34:03Z"/>
          <w:rFonts w:hint="eastAsia"/>
          <w:sz w:val="24"/>
          <w:szCs w:val="24"/>
          <w:lang w:val="en-US" w:eastAsia="zh-CN"/>
        </w:rPr>
      </w:pPr>
      <w:del w:id="160" w:author="nxjxgdjdn" w:date="2026-09-21T14:34:03Z">
        <w:r>
          <w:rPr>
            <w:rFonts w:hint="eastAsia"/>
            <w:sz w:val="24"/>
            <w:szCs w:val="24"/>
            <w:lang w:val="en-US" w:eastAsia="zh-CN"/>
          </w:rPr>
          <w:delText>△米拉下意识捂住脖子——那里有清晰的牙印和吻痕，红得刺眼。</w:delText>
        </w:r>
      </w:del>
    </w:p>
    <w:p w14:paraId="1050C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161" w:author="nxjxgdjdn" w:date="2026-09-21T14:36:37Z"/>
          <w:rFonts w:hint="eastAsia"/>
          <w:sz w:val="24"/>
          <w:szCs w:val="24"/>
          <w:lang w:val="en-US" w:eastAsia="zh-CN"/>
        </w:rPr>
      </w:pPr>
      <w:ins w:id="162" w:author="nxjxgdjdn" w:date="2026-09-21T14:36:37Z">
        <w:r>
          <w:rPr>
            <w:rFonts w:hint="eastAsia"/>
            <w:sz w:val="24"/>
            <w:szCs w:val="24"/>
            <w:lang w:val="en-US" w:eastAsia="zh-CN"/>
          </w:rPr>
          <w:t>米拉（慌张）：爷爷，您看错了……</w:t>
        </w:r>
      </w:ins>
    </w:p>
    <w:p w14:paraId="5235E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del w:id="163" w:author="nxjxgdjdn" w:date="2026-09-21T14:37:17Z"/>
          <w:rFonts w:hint="eastAsia"/>
          <w:sz w:val="24"/>
          <w:szCs w:val="24"/>
          <w:lang w:val="en-US" w:eastAsia="zh-CN"/>
        </w:rPr>
      </w:pPr>
      <w:del w:id="164" w:author="nxjxgdjdn" w:date="2026-09-21T14:37:17Z">
        <w:r>
          <w:rPr>
            <w:rFonts w:hint="eastAsia"/>
            <w:sz w:val="24"/>
            <w:szCs w:val="24"/>
            <w:lang w:val="en-US" w:eastAsia="zh-CN"/>
          </w:rPr>
          <w:delText>沃尔特（声音发抖）：米拉……那是</w:delText>
        </w:r>
      </w:del>
      <w:del w:id="165" w:author="nxjxgdjdn" w:date="2026-09-21T14:37:17Z">
        <w:r>
          <w:rPr>
            <w:rFonts w:hint="default"/>
            <w:sz w:val="24"/>
            <w:szCs w:val="24"/>
            <w:lang w:val="en-US" w:eastAsia="zh-CN"/>
          </w:rPr>
          <w:delText>吻痕</w:delText>
        </w:r>
      </w:del>
      <w:del w:id="166" w:author="nxjxgdjdn" w:date="2026-09-21T14:37:17Z">
        <w:r>
          <w:rPr>
            <w:rFonts w:hint="eastAsia"/>
            <w:sz w:val="24"/>
            <w:szCs w:val="24"/>
            <w:lang w:val="en-US" w:eastAsia="zh-CN"/>
          </w:rPr>
          <w:delText>？！</w:delText>
        </w:r>
      </w:del>
    </w:p>
    <w:p w14:paraId="4DBF0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del w:id="167" w:author="nxjxgdjdn" w:date="2026-09-21T14:36:48Z"/>
          <w:rFonts w:hint="eastAsia"/>
          <w:sz w:val="24"/>
          <w:szCs w:val="24"/>
          <w:lang w:val="en-US" w:eastAsia="zh-CN"/>
        </w:rPr>
      </w:pPr>
      <w:del w:id="168" w:author="nxjxgdjdn" w:date="2026-09-21T14:36:48Z">
        <w:r>
          <w:rPr>
            <w:rFonts w:hint="eastAsia"/>
            <w:sz w:val="24"/>
            <w:szCs w:val="24"/>
            <w:lang w:val="en-US" w:eastAsia="zh-CN"/>
          </w:rPr>
          <w:delText>△米拉脸色煞白，后退一步。</w:delText>
        </w:r>
      </w:del>
    </w:p>
    <w:p w14:paraId="691A5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del w:id="169" w:author="nxjxgdjdn" w:date="2026-09-21T14:36:33Z"/>
          <w:rFonts w:hint="eastAsia"/>
          <w:sz w:val="24"/>
          <w:szCs w:val="24"/>
          <w:lang w:val="en-US" w:eastAsia="zh-CN"/>
        </w:rPr>
      </w:pPr>
      <w:del w:id="170" w:author="nxjxgdjdn" w:date="2026-09-21T14:36:33Z">
        <w:r>
          <w:rPr>
            <w:rFonts w:hint="eastAsia"/>
            <w:sz w:val="24"/>
            <w:szCs w:val="24"/>
            <w:lang w:val="en-US" w:eastAsia="zh-CN"/>
          </w:rPr>
          <w:delText>米拉（慌张）：爷爷，</w:delText>
        </w:r>
      </w:del>
      <w:del w:id="171" w:author="nxjxgdjdn" w:date="2026-09-21T14:36:33Z">
        <w:r>
          <w:rPr>
            <w:rFonts w:hint="default"/>
            <w:sz w:val="24"/>
            <w:szCs w:val="24"/>
            <w:lang w:val="en-US" w:eastAsia="zh-CN"/>
          </w:rPr>
          <w:delText>我……我可以解释</w:delText>
        </w:r>
      </w:del>
      <w:del w:id="172" w:author="nxjxgdjdn" w:date="2026-09-21T14:36:33Z">
        <w:r>
          <w:rPr>
            <w:rFonts w:hint="eastAsia"/>
            <w:sz w:val="24"/>
            <w:szCs w:val="24"/>
            <w:lang w:val="en-US" w:eastAsia="zh-CN"/>
          </w:rPr>
          <w:delText>……</w:delText>
        </w:r>
      </w:del>
    </w:p>
    <w:p w14:paraId="1C36A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△沃尔特将拐杖重重砸在地上。</w:t>
      </w:r>
    </w:p>
    <w:p w14:paraId="414DF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沃尔特（怒）：</w:t>
      </w:r>
      <w:ins w:id="173" w:author="nxjxgdjdn" w:date="2026-09-21T14:37:15Z">
        <w:r>
          <w:rPr>
            <w:rFonts w:hint="eastAsia"/>
            <w:sz w:val="24"/>
            <w:szCs w:val="24"/>
            <w:lang w:val="en-US" w:eastAsia="zh-CN"/>
          </w:rPr>
          <w:t>那是狼人的咬痕？！</w:t>
        </w:r>
      </w:ins>
      <w:del w:id="174" w:author="nxjxgdjdn" w:date="2026-09-21T14:34:50Z">
        <w:r>
          <w:rPr>
            <w:rFonts w:hint="eastAsia"/>
            <w:sz w:val="24"/>
            <w:szCs w:val="24"/>
            <w:lang w:val="en-US" w:eastAsia="zh-CN"/>
          </w:rPr>
          <w:delText>难道是那家的混小子？！</w:delText>
        </w:r>
      </w:del>
    </w:p>
    <w:p w14:paraId="6C6B7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402A4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第3集</w:t>
      </w:r>
    </w:p>
    <w:p w14:paraId="5FD7C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3-1 日-内-米拉家</w:t>
      </w:r>
    </w:p>
    <w:p w14:paraId="0CD91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出场人物：米拉、沃尔特</w:t>
      </w:r>
    </w:p>
    <w:p w14:paraId="58745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△沃尔特捂着胸口，脸色苍白。</w:t>
      </w:r>
    </w:p>
    <w:p w14:paraId="3B90F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米拉（担忧）：爷爷……</w:t>
      </w:r>
    </w:p>
    <w:p w14:paraId="09CC0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沃尔特（嘶哑）：为了我的手术费……你就去给那些狼崽子当玩物？！我宁愿现在就死……也不要你被他们糟蹋！！</w:t>
      </w:r>
    </w:p>
    <w:p w14:paraId="1A0E0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△沃尔特猛地抽搐起来，大口喘着气，扶着桌子慢慢倒在地上。</w:t>
      </w:r>
    </w:p>
    <w:p w14:paraId="12741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△米拉惊叫一声，扑上去搀扶沃尔特。</w:t>
      </w:r>
    </w:p>
    <w:p w14:paraId="45582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米拉（崩溃大喊）：爷爷！！——</w:t>
      </w:r>
    </w:p>
    <w:p w14:paraId="1B8F4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</w:p>
    <w:p w14:paraId="4DA21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3-2 日-内-医院</w:t>
      </w:r>
    </w:p>
    <w:p w14:paraId="5AC1C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出场人物：米拉、沃尔特、戴安娜、医疗助手、格雷森</w:t>
      </w:r>
    </w:p>
    <w:p w14:paraId="038E2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△医院走廊灯光刺眼，急救室的门被推开。戴安娜从里面走出来，摘下手套，神情冷静。</w:t>
      </w:r>
    </w:p>
    <w:p w14:paraId="5130B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戴安娜（对米拉）：你爷爷</w:t>
      </w:r>
      <w:r>
        <w:rPr>
          <w:rFonts w:hint="eastAsia"/>
          <w:sz w:val="24"/>
          <w:szCs w:val="24"/>
          <w:lang w:val="en-US" w:eastAsia="zh-CN"/>
        </w:rPr>
        <w:t>的病情</w:t>
      </w:r>
      <w:r>
        <w:rPr>
          <w:rFonts w:hint="default"/>
          <w:sz w:val="24"/>
          <w:szCs w:val="24"/>
          <w:lang w:val="en-US" w:eastAsia="zh-CN"/>
        </w:rPr>
        <w:t>稳住了，今晚留院观察就行。</w:t>
      </w:r>
    </w:p>
    <w:p w14:paraId="37B56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△米拉松了口气，连忙点头。</w:t>
      </w:r>
    </w:p>
    <w:p w14:paraId="3EC5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米拉：谢谢您……戴安娜女士。真的谢谢。</w:t>
      </w:r>
    </w:p>
    <w:p w14:paraId="272F9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△戴安娜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目光落在米拉脖子上那些新鲜的牙印和抓痕上，眉头微皱。</w:t>
      </w:r>
    </w:p>
    <w:p w14:paraId="22DE1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戴安娜：过来，我给你处理。</w:t>
      </w:r>
    </w:p>
    <w:p w14:paraId="38389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△米拉坐在沙发上，低着头。戴安娜用药膏轻轻擦拭她脖子上的伤口。药膏碰到皮肤时，米拉疼得轻轻抽气。</w:t>
      </w:r>
    </w:p>
    <w:p w14:paraId="1B363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戴安娜（追问）：到底发生了什么？这些牙印……不是普通人类能留的。</w:t>
      </w:r>
    </w:p>
    <w:p w14:paraId="2297C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△米拉身体一僵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咬紧牙关抬起头。</w:t>
      </w:r>
    </w:p>
    <w:p w14:paraId="73A8F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米拉（低声）：我……我有个人类男朋友。昨晚……有点失控。</w:t>
      </w:r>
    </w:p>
    <w:p w14:paraId="74DA7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戴安娜（</w:t>
      </w:r>
      <w:r>
        <w:rPr>
          <w:rFonts w:hint="eastAsia"/>
          <w:sz w:val="24"/>
          <w:szCs w:val="24"/>
          <w:lang w:val="en-US" w:eastAsia="zh-CN"/>
        </w:rPr>
        <w:t>不屑</w:t>
      </w:r>
      <w:r>
        <w:rPr>
          <w:rFonts w:hint="default"/>
          <w:sz w:val="24"/>
          <w:szCs w:val="24"/>
          <w:lang w:val="en-US" w:eastAsia="zh-CN"/>
        </w:rPr>
        <w:t>）：人类？那种脆弱又没用的东西，赶紧甩了。听着，米拉，你再怎么</w:t>
      </w:r>
      <w:ins w:id="175" w:author="nxjxgdjdn" w:date="2026-09-21T14:38:11Z">
        <w:r>
          <w:rPr>
            <w:rFonts w:hint="eastAsia"/>
            <w:sz w:val="24"/>
            <w:szCs w:val="24"/>
            <w:lang w:val="en-US" w:eastAsia="zh-CN"/>
          </w:rPr>
          <w:t>样</w:t>
        </w:r>
      </w:ins>
      <w:ins w:id="176" w:author="nxjxgdjdn" w:date="2026-09-21T14:38:12Z">
        <w:r>
          <w:rPr>
            <w:rFonts w:hint="eastAsia"/>
            <w:sz w:val="24"/>
            <w:szCs w:val="24"/>
            <w:lang w:val="en-US" w:eastAsia="zh-CN"/>
          </w:rPr>
          <w:t>也</w:t>
        </w:r>
      </w:ins>
      <w:ins w:id="177" w:author="nxjxgdjdn" w:date="2026-09-21T14:38:21Z">
        <w:r>
          <w:rPr>
            <w:rFonts w:hint="eastAsia"/>
            <w:sz w:val="24"/>
            <w:szCs w:val="24"/>
            <w:lang w:val="en-US" w:eastAsia="zh-CN"/>
          </w:rPr>
          <w:t>有</w:t>
        </w:r>
      </w:ins>
      <w:ins w:id="178" w:author="nxjxgdjdn" w:date="2026-09-21T14:38:22Z">
        <w:r>
          <w:rPr>
            <w:rFonts w:hint="eastAsia"/>
            <w:sz w:val="24"/>
            <w:szCs w:val="24"/>
            <w:lang w:val="en-US" w:eastAsia="zh-CN"/>
          </w:rPr>
          <w:t>狼人的</w:t>
        </w:r>
      </w:ins>
      <w:ins w:id="179" w:author="nxjxgdjdn" w:date="2026-09-21T14:38:23Z">
        <w:r>
          <w:rPr>
            <w:rFonts w:hint="eastAsia"/>
            <w:sz w:val="24"/>
            <w:szCs w:val="24"/>
            <w:lang w:val="en-US" w:eastAsia="zh-CN"/>
          </w:rPr>
          <w:t>血脉</w:t>
        </w:r>
      </w:ins>
      <w:del w:id="180" w:author="nxjxgdjdn" w:date="2026-09-21T14:38:17Z">
        <w:r>
          <w:rPr>
            <w:rFonts w:hint="default"/>
            <w:sz w:val="24"/>
            <w:szCs w:val="24"/>
            <w:lang w:val="en-US" w:eastAsia="zh-CN"/>
          </w:rPr>
          <w:delText>是混血</w:delText>
        </w:r>
      </w:del>
      <w:r>
        <w:rPr>
          <w:rFonts w:hint="default"/>
          <w:sz w:val="24"/>
          <w:szCs w:val="24"/>
          <w:lang w:val="en-US" w:eastAsia="zh-CN"/>
        </w:rPr>
        <w:t>，</w:t>
      </w:r>
      <w:del w:id="181" w:author="nxjxgdjdn" w:date="2026-09-21T14:38:26Z">
        <w:r>
          <w:rPr>
            <w:rFonts w:hint="default"/>
            <w:sz w:val="24"/>
            <w:szCs w:val="24"/>
            <w:lang w:val="en-US" w:eastAsia="zh-CN"/>
          </w:rPr>
          <w:delText>也</w:delText>
        </w:r>
      </w:del>
      <w:r>
        <w:rPr>
          <w:rFonts w:hint="default"/>
          <w:sz w:val="24"/>
          <w:szCs w:val="24"/>
          <w:lang w:val="en-US" w:eastAsia="zh-CN"/>
        </w:rPr>
        <w:t>不该跟那种男人浪费时间。</w:t>
      </w:r>
    </w:p>
    <w:p w14:paraId="460BC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戴安娜</w:t>
      </w:r>
      <w:r>
        <w:rPr>
          <w:rFonts w:hint="default"/>
          <w:sz w:val="24"/>
          <w:szCs w:val="24"/>
          <w:lang w:val="en-US" w:eastAsia="zh-CN"/>
        </w:rPr>
        <w:t>顿了顿，露出骄傲的笑容，语气里带着炫耀。</w:t>
      </w:r>
    </w:p>
    <w:p w14:paraId="6438C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戴安娜：不像我儿子格雷森。整整两百年来，他连一个女人的手都没碰过，洁身自好，是整个狼群最干净的孩子。将来配得上最纯血的 Luna。</w:t>
      </w:r>
    </w:p>
    <w:p w14:paraId="5D98D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△就在这时，门外传来脚步声。格雷森推门而入，手里拿着解酒药瓶子。他抬眼的瞬间，正好对上米拉的视线。</w:t>
      </w:r>
    </w:p>
    <w:p w14:paraId="7CFFF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△两人同时愣住。</w:t>
      </w:r>
    </w:p>
    <w:p w14:paraId="41C23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△格雷森的目光瞬间锁在米拉脖子上那些被药膏覆盖的牙印上，瞳孔微缩。米拉则慌乱地别开脸，耳朵尖悄悄红了。</w:t>
      </w:r>
    </w:p>
    <w:p w14:paraId="50553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△戴安娜转头对儿子笑了笑，继续问米拉：</w:t>
      </w:r>
    </w:p>
    <w:p w14:paraId="7C83C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戴安娜：对了，米拉，你吃避孕药了吗？</w:t>
      </w:r>
    </w:p>
    <w:p w14:paraId="4EA02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△空气瞬间凝固。格雷森的手指收紧，瓶子发出轻微的“咔”声。</w:t>
      </w:r>
    </w:p>
    <w:p w14:paraId="4E1E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米拉：……没有。</w:t>
      </w:r>
    </w:p>
    <w:p w14:paraId="037A7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</w:p>
    <w:p w14:paraId="30AAA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3-3 夜-内-月光俱乐部</w:t>
      </w:r>
    </w:p>
    <w:p w14:paraId="4E9DC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出场人物：米拉、两名纯血狼</w:t>
      </w:r>
      <w:r>
        <w:rPr>
          <w:rFonts w:hint="eastAsia"/>
          <w:b/>
          <w:bCs/>
          <w:sz w:val="24"/>
          <w:szCs w:val="24"/>
          <w:lang w:val="en-US" w:eastAsia="zh-CN"/>
        </w:rPr>
        <w:t>、若干客人</w:t>
      </w:r>
    </w:p>
    <w:p w14:paraId="41754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△夜晚，月光俱乐部灯红酒绿。米拉</w:t>
      </w:r>
      <w:r>
        <w:rPr>
          <w:rFonts w:hint="eastAsia"/>
          <w:sz w:val="24"/>
          <w:szCs w:val="24"/>
          <w:lang w:val="en-US" w:eastAsia="zh-CN"/>
        </w:rPr>
        <w:t>穿着</w:t>
      </w:r>
      <w:r>
        <w:rPr>
          <w:rFonts w:hint="default"/>
          <w:sz w:val="24"/>
          <w:szCs w:val="24"/>
          <w:lang w:val="en-US" w:eastAsia="zh-CN"/>
        </w:rPr>
        <w:t>服务员制服，端着托盘穿梭在人群中。</w:t>
      </w:r>
    </w:p>
    <w:p w14:paraId="05E7D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△两个高大的纯血狼盯着她看，交换了一个眼神。</w:t>
      </w:r>
    </w:p>
    <w:p w14:paraId="769AD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纯血狼A（低声）：</w:t>
      </w:r>
      <w:r>
        <w:rPr>
          <w:rFonts w:hint="eastAsia"/>
          <w:sz w:val="24"/>
          <w:szCs w:val="24"/>
          <w:lang w:val="en-US" w:eastAsia="zh-CN"/>
        </w:rPr>
        <w:t>身材真好……</w:t>
      </w:r>
      <w:r>
        <w:rPr>
          <w:rFonts w:hint="default"/>
          <w:sz w:val="24"/>
          <w:szCs w:val="24"/>
          <w:lang w:val="en-US" w:eastAsia="zh-CN"/>
        </w:rPr>
        <w:t>听说她</w:t>
      </w:r>
      <w:ins w:id="182" w:author="nxjxgdjdn" w:date="2026-09-21T14:38:52Z">
        <w:r>
          <w:rPr>
            <w:rFonts w:hint="eastAsia"/>
            <w:sz w:val="24"/>
            <w:szCs w:val="24"/>
            <w:lang w:val="en-US" w:eastAsia="zh-CN"/>
          </w:rPr>
          <w:t>就是个</w:t>
        </w:r>
      </w:ins>
      <w:ins w:id="183" w:author="nxjxgdjdn" w:date="2026-09-21T14:38:53Z">
        <w:r>
          <w:rPr>
            <w:rFonts w:hint="eastAsia"/>
            <w:sz w:val="24"/>
            <w:szCs w:val="24"/>
            <w:lang w:val="en-US" w:eastAsia="zh-CN"/>
          </w:rPr>
          <w:t>卑贱的</w:t>
        </w:r>
      </w:ins>
      <w:del w:id="184" w:author="nxjxgdjdn" w:date="2026-09-21T14:38:50Z">
        <w:r>
          <w:rPr>
            <w:rFonts w:hint="default"/>
            <w:sz w:val="24"/>
            <w:szCs w:val="24"/>
            <w:lang w:val="en-US" w:eastAsia="zh-CN"/>
          </w:rPr>
          <w:delText>是</w:delText>
        </w:r>
      </w:del>
      <w:r>
        <w:rPr>
          <w:rFonts w:hint="default"/>
          <w:sz w:val="24"/>
          <w:szCs w:val="24"/>
          <w:lang w:val="en-US" w:eastAsia="zh-CN"/>
        </w:rPr>
        <w:t>无狼者，</w:t>
      </w:r>
      <w:ins w:id="185" w:author="nxjxgdjdn" w:date="2026-09-21T14:38:59Z">
        <w:r>
          <w:rPr>
            <w:rFonts w:hint="eastAsia"/>
            <w:sz w:val="24"/>
            <w:szCs w:val="24"/>
            <w:lang w:val="en-US" w:eastAsia="zh-CN"/>
          </w:rPr>
          <w:t>没有</w:t>
        </w:r>
      </w:ins>
      <w:del w:id="186" w:author="nxjxgdjdn" w:date="2026-09-21T14:38:57Z">
        <w:r>
          <w:rPr>
            <w:rFonts w:hint="default"/>
            <w:sz w:val="24"/>
            <w:szCs w:val="24"/>
            <w:lang w:val="en-US" w:eastAsia="zh-CN"/>
          </w:rPr>
          <w:delText>哪</w:delText>
        </w:r>
      </w:del>
      <w:del w:id="187" w:author="nxjxgdjdn" w:date="2026-09-21T14:38:56Z">
        <w:r>
          <w:rPr>
            <w:rFonts w:hint="default"/>
            <w:sz w:val="24"/>
            <w:szCs w:val="24"/>
            <w:lang w:val="en-US" w:eastAsia="zh-CN"/>
          </w:rPr>
          <w:delText>个</w:delText>
        </w:r>
      </w:del>
      <w:r>
        <w:rPr>
          <w:rFonts w:hint="eastAsia"/>
          <w:sz w:val="24"/>
          <w:szCs w:val="24"/>
          <w:lang w:val="en-US" w:eastAsia="zh-CN"/>
        </w:rPr>
        <w:t>狼群</w:t>
      </w:r>
      <w:ins w:id="188" w:author="nxjxgdjdn" w:date="2026-09-21T14:39:12Z">
        <w:r>
          <w:rPr>
            <w:rFonts w:hint="eastAsia"/>
            <w:sz w:val="24"/>
            <w:szCs w:val="24"/>
            <w:lang w:val="en-US" w:eastAsia="zh-CN"/>
          </w:rPr>
          <w:t>愿意</w:t>
        </w:r>
      </w:ins>
      <w:ins w:id="189" w:author="nxjxgdjdn" w:date="2026-09-21T14:39:13Z">
        <w:r>
          <w:rPr>
            <w:rFonts w:hint="eastAsia"/>
            <w:sz w:val="24"/>
            <w:szCs w:val="24"/>
            <w:lang w:val="en-US" w:eastAsia="zh-CN"/>
          </w:rPr>
          <w:t>收留</w:t>
        </w:r>
      </w:ins>
      <w:ins w:id="190" w:author="nxjxgdjdn" w:date="2026-09-21T14:39:15Z">
        <w:r>
          <w:rPr>
            <w:rFonts w:hint="eastAsia"/>
            <w:sz w:val="24"/>
            <w:szCs w:val="24"/>
            <w:lang w:val="en-US" w:eastAsia="zh-CN"/>
          </w:rPr>
          <w:t>她</w:t>
        </w:r>
      </w:ins>
      <w:del w:id="191" w:author="nxjxgdjdn" w:date="2026-09-21T14:39:01Z">
        <w:r>
          <w:rPr>
            <w:rFonts w:hint="default"/>
            <w:sz w:val="24"/>
            <w:szCs w:val="24"/>
            <w:lang w:val="en-US" w:eastAsia="zh-CN"/>
          </w:rPr>
          <w:delText>都不</w:delText>
        </w:r>
      </w:del>
      <w:del w:id="192" w:author="nxjxgdjdn" w:date="2026-09-21T14:39:04Z">
        <w:r>
          <w:rPr>
            <w:rFonts w:hint="default"/>
            <w:sz w:val="24"/>
            <w:szCs w:val="24"/>
            <w:lang w:val="en-US" w:eastAsia="zh-CN"/>
          </w:rPr>
          <w:delText>收</w:delText>
        </w:r>
      </w:del>
      <w:r>
        <w:rPr>
          <w:rFonts w:hint="default"/>
          <w:sz w:val="24"/>
          <w:szCs w:val="24"/>
          <w:lang w:val="en-US" w:eastAsia="zh-CN"/>
        </w:rPr>
        <w:t>。</w:t>
      </w:r>
    </w:p>
    <w:p w14:paraId="17F81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纯血狼B（坏笑）：正好今晚无聊。</w:t>
      </w:r>
    </w:p>
    <w:p w14:paraId="7C665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△两人突然上前，一左一右卡住米拉的胳膊，把她整个人拖进旁边的VIP密室，门砰地锁死。</w:t>
      </w:r>
    </w:p>
    <w:p w14:paraId="17ACB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米拉（惊恐挣扎）：你们干什么？！放开我！</w:t>
      </w:r>
    </w:p>
    <w:p w14:paraId="611FF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rFonts w:hint="default"/>
          <w:sz w:val="24"/>
          <w:szCs w:val="24"/>
          <w:lang w:val="en-US" w:eastAsia="zh-CN"/>
        </w:rPr>
        <w:t>用力挣脱，往门口冲，却被其中一人一把抓住手腕，锋利的狼爪直接撕开她的皮肤，鲜血立刻涌出。</w:t>
      </w:r>
    </w:p>
    <w:p w14:paraId="758FB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△米拉痛呼出声。另一个男人已经绕到她身后，</w:t>
      </w:r>
      <w:r>
        <w:rPr>
          <w:rFonts w:hint="eastAsia"/>
          <w:sz w:val="24"/>
          <w:szCs w:val="24"/>
          <w:lang w:val="en-US" w:eastAsia="zh-CN"/>
        </w:rPr>
        <w:t>一把抓住米拉，</w:t>
      </w:r>
      <w:r>
        <w:rPr>
          <w:rFonts w:hint="default"/>
          <w:sz w:val="24"/>
          <w:szCs w:val="24"/>
          <w:lang w:val="en-US" w:eastAsia="zh-CN"/>
        </w:rPr>
        <w:t>同时伸手去扯自己的皮带。</w:t>
      </w:r>
    </w:p>
    <w:p w14:paraId="73C26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纯血狼A（冷笑，恶意）：</w:t>
      </w:r>
      <w:ins w:id="193" w:author="nxjxgdjdn" w:date="2026-09-21T15:34:39Z">
        <w:r>
          <w:rPr>
            <w:rFonts w:hint="eastAsia"/>
            <w:sz w:val="24"/>
            <w:szCs w:val="24"/>
            <w:lang w:val="en-US" w:eastAsia="zh-CN"/>
          </w:rPr>
          <w:t>装什么</w:t>
        </w:r>
      </w:ins>
      <w:ins w:id="194" w:author="nxjxgdjdn" w:date="2026-09-21T15:34:40Z">
        <w:r>
          <w:rPr>
            <w:rFonts w:hint="eastAsia"/>
            <w:sz w:val="24"/>
            <w:szCs w:val="24"/>
            <w:lang w:val="en-US" w:eastAsia="zh-CN"/>
          </w:rPr>
          <w:t>装，</w:t>
        </w:r>
      </w:ins>
      <w:del w:id="195" w:author="nxjxgdjdn" w:date="2026-09-21T15:34:47Z">
        <w:r>
          <w:rPr>
            <w:rFonts w:hint="default"/>
            <w:sz w:val="24"/>
            <w:szCs w:val="24"/>
            <w:lang w:val="en-US" w:eastAsia="zh-CN"/>
          </w:rPr>
          <w:delText>反正</w:delText>
        </w:r>
      </w:del>
      <w:r>
        <w:rPr>
          <w:rFonts w:hint="default"/>
          <w:sz w:val="24"/>
          <w:szCs w:val="24"/>
          <w:lang w:val="en-US" w:eastAsia="zh-CN"/>
        </w:rPr>
        <w:t>你</w:t>
      </w:r>
      <w:ins w:id="196" w:author="nxjxgdjdn" w:date="2026-09-21T15:34:50Z">
        <w:r>
          <w:rPr>
            <w:rFonts w:hint="eastAsia"/>
            <w:sz w:val="24"/>
            <w:szCs w:val="24"/>
            <w:lang w:val="en-US" w:eastAsia="zh-CN"/>
          </w:rPr>
          <w:t>这个</w:t>
        </w:r>
      </w:ins>
      <w:del w:id="197" w:author="nxjxgdjdn" w:date="2026-09-21T15:34:53Z">
        <w:r>
          <w:rPr>
            <w:rFonts w:hint="default"/>
            <w:sz w:val="24"/>
            <w:szCs w:val="24"/>
            <w:lang w:val="en-US" w:eastAsia="zh-CN"/>
          </w:rPr>
          <w:delText>就</w:delText>
        </w:r>
      </w:del>
      <w:del w:id="198" w:author="nxjxgdjdn" w:date="2026-09-21T15:34:52Z">
        <w:r>
          <w:rPr>
            <w:rFonts w:hint="default"/>
            <w:sz w:val="24"/>
            <w:szCs w:val="24"/>
            <w:lang w:val="en-US" w:eastAsia="zh-CN"/>
          </w:rPr>
          <w:delText>是个</w:delText>
        </w:r>
      </w:del>
      <w:r>
        <w:rPr>
          <w:rFonts w:hint="default"/>
          <w:sz w:val="24"/>
          <w:szCs w:val="24"/>
          <w:lang w:val="en-US" w:eastAsia="zh-CN"/>
        </w:rPr>
        <w:t>生来给狼群当出气筒的无狼者贱货</w:t>
      </w:r>
      <w:del w:id="199" w:author="nxjxgdjdn" w:date="2026-09-21T15:34:43Z">
        <w:r>
          <w:rPr>
            <w:rFonts w:hint="default"/>
            <w:sz w:val="24"/>
            <w:szCs w:val="24"/>
            <w:lang w:val="en-US" w:eastAsia="zh-CN"/>
          </w:rPr>
          <w:delText>，装</w:delText>
        </w:r>
      </w:del>
      <w:del w:id="200" w:author="nxjxgdjdn" w:date="2026-09-21T15:34:42Z">
        <w:r>
          <w:rPr>
            <w:rFonts w:hint="default"/>
            <w:sz w:val="24"/>
            <w:szCs w:val="24"/>
            <w:lang w:val="en-US" w:eastAsia="zh-CN"/>
          </w:rPr>
          <w:delText>什么装</w:delText>
        </w:r>
      </w:del>
      <w:r>
        <w:rPr>
          <w:rFonts w:hint="default"/>
          <w:sz w:val="24"/>
          <w:szCs w:val="24"/>
          <w:lang w:val="en-US" w:eastAsia="zh-CN"/>
        </w:rPr>
        <w:t>？</w:t>
      </w:r>
      <w:del w:id="201" w:author="nxjxgdjdn" w:date="2026-09-21T15:34:24Z">
        <w:r>
          <w:rPr>
            <w:rFonts w:hint="default"/>
            <w:sz w:val="24"/>
            <w:szCs w:val="24"/>
            <w:lang w:val="en-US" w:eastAsia="zh-CN"/>
          </w:rPr>
          <w:delText>今</w:delText>
        </w:r>
      </w:del>
      <w:del w:id="202" w:author="nxjxgdjdn" w:date="2026-09-21T15:34:23Z">
        <w:r>
          <w:rPr>
            <w:rFonts w:hint="default"/>
            <w:sz w:val="24"/>
            <w:szCs w:val="24"/>
            <w:lang w:val="en-US" w:eastAsia="zh-CN"/>
          </w:rPr>
          <w:delText>晚好</w:delText>
        </w:r>
      </w:del>
      <w:del w:id="203" w:author="nxjxgdjdn" w:date="2026-09-21T15:34:22Z">
        <w:r>
          <w:rPr>
            <w:rFonts w:hint="default"/>
            <w:sz w:val="24"/>
            <w:szCs w:val="24"/>
            <w:lang w:val="en-US" w:eastAsia="zh-CN"/>
          </w:rPr>
          <w:delText>好把你玩坏</w:delText>
        </w:r>
      </w:del>
      <w:del w:id="204" w:author="nxjxgdjdn" w:date="2026-09-21T15:34:21Z">
        <w:r>
          <w:rPr>
            <w:rFonts w:hint="eastAsia"/>
            <w:sz w:val="24"/>
            <w:szCs w:val="24"/>
            <w:lang w:val="en-US" w:eastAsia="zh-CN"/>
          </w:rPr>
          <w:delText>！</w:delText>
        </w:r>
      </w:del>
    </w:p>
    <w:p w14:paraId="5E5C8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1B05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第4集</w:t>
      </w:r>
    </w:p>
    <w:p w14:paraId="180A7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4-1 夜-内-月光俱乐部VIP密室</w:t>
      </w:r>
    </w:p>
    <w:p w14:paraId="2011A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出场人物：米拉、两名纯血狼、格雷森</w:t>
      </w:r>
    </w:p>
    <w:p w14:paraId="1C439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△密室里灯光昏暗。米拉被按在沙发上，双手死死被固定，手腕鲜血淋漓。她的尖叫被厚重的隔音门和外面震耳的音乐彻底淹没。</w:t>
      </w:r>
    </w:p>
    <w:p w14:paraId="59B5A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△其中一个纯血狼正伸手去扯她的衣服，另一个已经解开皮带，脸上满是残忍的笑。就在这千钧一发之际——</w:t>
      </w:r>
    </w:p>
    <w:p w14:paraId="02879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△密室的门被一脚从外砸开，木屑四溅。格雷森走进来，双眼血红，杀气凛冽。</w:t>
      </w:r>
    </w:p>
    <w:p w14:paraId="3BADD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△两个纯血狼瞬间脸色煞白，双膝一软，重重跪倒在地，连抬头的力气都没有。</w:t>
      </w:r>
    </w:p>
    <w:p w14:paraId="25DCF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△格雷森缓步上前，俯视着两人，声音冷得像冰。</w:t>
      </w:r>
    </w:p>
    <w:p w14:paraId="768C4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</w:t>
      </w:r>
      <w:ins w:id="205" w:author="nxjxgdjdn" w:date="2026-09-21T15:40:24Z">
        <w:r>
          <w:rPr>
            <w:rFonts w:hint="eastAsia"/>
            <w:sz w:val="24"/>
            <w:szCs w:val="24"/>
            <w:lang w:val="en-US" w:eastAsia="zh-CN"/>
          </w:rPr>
          <w:t>滚出去</w:t>
        </w:r>
      </w:ins>
      <w:ins w:id="206" w:author="nxjxgdjdn" w:date="2026-09-21T15:40:26Z">
        <w:r>
          <w:rPr>
            <w:rFonts w:hint="eastAsia"/>
            <w:sz w:val="24"/>
            <w:szCs w:val="24"/>
            <w:lang w:val="en-US" w:eastAsia="zh-CN"/>
          </w:rPr>
          <w:t>！</w:t>
        </w:r>
      </w:ins>
      <w:ins w:id="207" w:author="nxjxgdjdn" w:date="2026-09-21T15:40:27Z">
        <w:r>
          <w:rPr>
            <w:rFonts w:hint="eastAsia"/>
            <w:sz w:val="24"/>
            <w:szCs w:val="24"/>
            <w:lang w:val="en-US" w:eastAsia="zh-CN"/>
          </w:rPr>
          <w:t>——</w:t>
        </w:r>
      </w:ins>
      <w:r>
        <w:rPr>
          <w:rFonts w:hint="eastAsia"/>
          <w:sz w:val="24"/>
          <w:szCs w:val="24"/>
          <w:lang w:val="en-US" w:eastAsia="zh-CN"/>
        </w:rPr>
        <w:t>她是我的女人</w:t>
      </w:r>
      <w:del w:id="208" w:author="nxjxgdjdn" w:date="2026-09-21T15:40:30Z">
        <w:r>
          <w:rPr>
            <w:rFonts w:hint="eastAsia"/>
            <w:sz w:val="24"/>
            <w:szCs w:val="24"/>
            <w:lang w:val="en-US" w:eastAsia="zh-CN"/>
          </w:rPr>
          <w:delText>，给我爬出去</w:delText>
        </w:r>
      </w:del>
      <w:r>
        <w:rPr>
          <w:rFonts w:hint="eastAsia"/>
          <w:sz w:val="24"/>
          <w:szCs w:val="24"/>
          <w:lang w:val="en-US" w:eastAsia="zh-CN"/>
        </w:rPr>
        <w:t>。</w:t>
      </w:r>
    </w:p>
    <w:p w14:paraId="3172C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ins w:id="209" w:author="nxjxgdjdn" w:date="2026-09-21T15:40:48Z"/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△两个男人吓得魂不附体，连滚带爬地退出密室，连门都不敢回头看一眼。</w:t>
      </w:r>
    </w:p>
    <w:p w14:paraId="37409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ins w:id="210" w:author="nxjxgdjdn" w:date="2026-09-21T15:40:51Z">
        <w:r>
          <w:rPr>
            <w:rFonts w:hint="eastAsia"/>
            <w:sz w:val="24"/>
            <w:szCs w:val="24"/>
            <w:lang w:val="en-US" w:eastAsia="zh-CN"/>
          </w:rPr>
          <w:t>△</w:t>
        </w:r>
      </w:ins>
      <w:ins w:id="211" w:author="nxjxgdjdn" w:date="2026-09-21T15:40:53Z">
        <w:r>
          <w:rPr>
            <w:rFonts w:hint="eastAsia"/>
            <w:sz w:val="24"/>
            <w:szCs w:val="24"/>
            <w:lang w:val="en-US" w:eastAsia="zh-CN"/>
          </w:rPr>
          <w:t>米拉</w:t>
        </w:r>
      </w:ins>
      <w:ins w:id="212" w:author="nxjxgdjdn" w:date="2026-09-21T15:40:55Z">
        <w:r>
          <w:rPr>
            <w:rFonts w:hint="eastAsia"/>
            <w:sz w:val="24"/>
            <w:szCs w:val="24"/>
            <w:lang w:val="en-US" w:eastAsia="zh-CN"/>
          </w:rPr>
          <w:t>惊魂未定</w:t>
        </w:r>
      </w:ins>
      <w:ins w:id="213" w:author="nxjxgdjdn" w:date="2026-09-21T15:40:57Z">
        <w:r>
          <w:rPr>
            <w:rFonts w:hint="eastAsia"/>
            <w:sz w:val="24"/>
            <w:szCs w:val="24"/>
            <w:lang w:val="en-US" w:eastAsia="zh-CN"/>
          </w:rPr>
          <w:t>地</w:t>
        </w:r>
      </w:ins>
      <w:ins w:id="214" w:author="nxjxgdjdn" w:date="2026-09-21T15:40:59Z">
        <w:r>
          <w:rPr>
            <w:rFonts w:hint="eastAsia"/>
            <w:sz w:val="24"/>
            <w:szCs w:val="24"/>
            <w:lang w:val="en-US" w:eastAsia="zh-CN"/>
          </w:rPr>
          <w:t>喘着气</w:t>
        </w:r>
      </w:ins>
      <w:ins w:id="215" w:author="nxjxgdjdn" w:date="2026-09-21T15:41:00Z">
        <w:r>
          <w:rPr>
            <w:rFonts w:hint="eastAsia"/>
            <w:sz w:val="24"/>
            <w:szCs w:val="24"/>
            <w:lang w:val="en-US" w:eastAsia="zh-CN"/>
          </w:rPr>
          <w:t>。</w:t>
        </w:r>
      </w:ins>
    </w:p>
    <w:p w14:paraId="41129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△格雷森走到米拉面前，蹲下身。他的目光先落在她被狼爪撕破的手腕上，眉头瞬间皱紧。他伸手轻轻托起她的手腕检查伤口，动作却仍带着压抑的怒意。</w:t>
      </w:r>
    </w:p>
    <w:p w14:paraId="1B9D8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△格雷森的视线扫过米拉胸前挂着的名牌。</w:t>
      </w:r>
    </w:p>
    <w:p w14:paraId="1040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格雷森（低声）：</w:t>
      </w:r>
      <w:ins w:id="216" w:author="nxjxgdjdn" w:date="2026-09-21T15:41:07Z">
        <w:r>
          <w:rPr>
            <w:rFonts w:hint="eastAsia"/>
            <w:sz w:val="24"/>
            <w:szCs w:val="24"/>
            <w:lang w:val="en-US" w:eastAsia="zh-CN"/>
          </w:rPr>
          <w:t>别怕</w:t>
        </w:r>
      </w:ins>
      <w:r>
        <w:rPr>
          <w:rFonts w:hint="eastAsia"/>
          <w:sz w:val="24"/>
          <w:szCs w:val="24"/>
          <w:lang w:val="en-US" w:eastAsia="zh-CN"/>
        </w:rPr>
        <w:t>……米拉。（OS）终于知道你的名字了。</w:t>
      </w:r>
    </w:p>
    <w:p w14:paraId="3FDD7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△格雷森把米拉打横抱起，大步走出密室，穿过嘈杂的俱乐部，走向外面停着的黑色轿车。</w:t>
      </w:r>
    </w:p>
    <w:p w14:paraId="17F8B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5BA5E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4-2 夜-外-格雷森的车</w:t>
      </w:r>
    </w:p>
    <w:p w14:paraId="25468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出场人物：米拉、格雷森</w:t>
      </w:r>
    </w:p>
    <w:p w14:paraId="577F3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△车门关上，后座里只剩下两人的呼吸声。</w:t>
      </w:r>
    </w:p>
    <w:p w14:paraId="15030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△格雷森把米拉放在身边，自己坐在驾驶座一侧转过身，眼神锐利地盯着她。</w:t>
      </w:r>
    </w:p>
    <w:p w14:paraId="41905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格雷森（质问）：不是说有男朋友吗？怎么会在这种地方，遇上这种事？</w:t>
      </w:r>
    </w:p>
    <w:p w14:paraId="59BAE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△米拉低着头，手腕还在渗血，声音有些发哑。</w:t>
      </w:r>
    </w:p>
    <w:p w14:paraId="0F993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米拉：……</w:t>
      </w:r>
      <w:del w:id="217" w:author="nxjxgdjdn" w:date="2026-09-21T15:41:21Z">
        <w:r>
          <w:rPr>
            <w:rFonts w:hint="eastAsia"/>
            <w:sz w:val="24"/>
            <w:szCs w:val="24"/>
            <w:lang w:val="en-US" w:eastAsia="zh-CN"/>
          </w:rPr>
          <w:delText>那是在戴安娜女士面前随口编的谎话。</w:delText>
        </w:r>
      </w:del>
      <w:r>
        <w:rPr>
          <w:rFonts w:hint="eastAsia"/>
          <w:sz w:val="24"/>
          <w:szCs w:val="24"/>
          <w:lang w:val="en-US" w:eastAsia="zh-CN"/>
        </w:rPr>
        <w:t>我没有男朋友。</w:t>
      </w:r>
      <w:ins w:id="218" w:author="nxjxgdjdn" w:date="2026-09-21T15:41:41Z">
        <w:r>
          <w:rPr>
            <w:rFonts w:hint="eastAsia"/>
            <w:sz w:val="24"/>
            <w:szCs w:val="24"/>
            <w:lang w:val="en-US" w:eastAsia="zh-CN"/>
          </w:rPr>
          <w:t>那</w:t>
        </w:r>
      </w:ins>
      <w:del w:id="219" w:author="nxjxgdjdn" w:date="2026-09-21T15:41:39Z">
        <w:r>
          <w:rPr>
            <w:rFonts w:hint="eastAsia"/>
            <w:sz w:val="24"/>
            <w:szCs w:val="24"/>
            <w:lang w:val="en-US" w:eastAsia="zh-CN"/>
          </w:rPr>
          <w:delText>我</w:delText>
        </w:r>
      </w:del>
      <w:r>
        <w:rPr>
          <w:rFonts w:hint="eastAsia"/>
          <w:sz w:val="24"/>
          <w:szCs w:val="24"/>
          <w:lang w:val="en-US" w:eastAsia="zh-CN"/>
        </w:rPr>
        <w:t>只是……</w:t>
      </w:r>
      <w:ins w:id="220" w:author="nxjxgdjdn" w:date="2026-09-21T15:41:44Z">
        <w:r>
          <w:rPr>
            <w:rFonts w:hint="eastAsia"/>
            <w:sz w:val="24"/>
            <w:szCs w:val="24"/>
            <w:lang w:val="en-US" w:eastAsia="zh-CN"/>
          </w:rPr>
          <w:t>在</w:t>
        </w:r>
      </w:ins>
      <w:ins w:id="221" w:author="nxjxgdjdn" w:date="2026-09-21T15:41:46Z">
        <w:r>
          <w:rPr>
            <w:rFonts w:hint="eastAsia"/>
            <w:sz w:val="24"/>
            <w:szCs w:val="24"/>
            <w:lang w:val="en-US" w:eastAsia="zh-CN"/>
          </w:rPr>
          <w:t>戴安娜</w:t>
        </w:r>
      </w:ins>
      <w:ins w:id="222" w:author="nxjxgdjdn" w:date="2026-09-21T15:41:47Z">
        <w:r>
          <w:rPr>
            <w:rFonts w:hint="eastAsia"/>
            <w:sz w:val="24"/>
            <w:szCs w:val="24"/>
            <w:lang w:val="en-US" w:eastAsia="zh-CN"/>
          </w:rPr>
          <w:t>女士</w:t>
        </w:r>
      </w:ins>
      <w:ins w:id="223" w:author="nxjxgdjdn" w:date="2026-09-21T15:41:49Z">
        <w:r>
          <w:rPr>
            <w:rFonts w:hint="eastAsia"/>
            <w:sz w:val="24"/>
            <w:szCs w:val="24"/>
            <w:lang w:val="en-US" w:eastAsia="zh-CN"/>
          </w:rPr>
          <w:t>面前</w:t>
        </w:r>
      </w:ins>
      <w:ins w:id="224" w:author="nxjxgdjdn" w:date="2026-09-21T15:41:52Z">
        <w:r>
          <w:rPr>
            <w:rFonts w:hint="eastAsia"/>
            <w:sz w:val="24"/>
            <w:szCs w:val="24"/>
            <w:lang w:val="en-US" w:eastAsia="zh-CN"/>
          </w:rPr>
          <w:t>随口编的</w:t>
        </w:r>
      </w:ins>
      <w:ins w:id="225" w:author="nxjxgdjdn" w:date="2026-09-21T15:41:54Z">
        <w:r>
          <w:rPr>
            <w:rFonts w:hint="eastAsia"/>
            <w:sz w:val="24"/>
            <w:szCs w:val="24"/>
            <w:lang w:val="en-US" w:eastAsia="zh-CN"/>
          </w:rPr>
          <w:t>谎话</w:t>
        </w:r>
      </w:ins>
      <w:del w:id="226" w:author="nxjxgdjdn" w:date="2026-09-21T15:41:29Z">
        <w:r>
          <w:rPr>
            <w:rFonts w:hint="eastAsia"/>
            <w:sz w:val="24"/>
            <w:szCs w:val="24"/>
            <w:lang w:val="en-US" w:eastAsia="zh-CN"/>
          </w:rPr>
          <w:delText>急着要爷爷的手术费</w:delText>
        </w:r>
      </w:del>
      <w:r>
        <w:rPr>
          <w:rFonts w:hint="eastAsia"/>
          <w:sz w:val="24"/>
          <w:szCs w:val="24"/>
          <w:lang w:val="en-US" w:eastAsia="zh-CN"/>
        </w:rPr>
        <w:t>。</w:t>
      </w:r>
    </w:p>
    <w:p w14:paraId="51C6D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△格雷森沉默了几秒，从怀里拿出一张空白支票，签好数字。</w:t>
      </w:r>
    </w:p>
    <w:p w14:paraId="2D377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△【特写】支票上签了60万和格雷森的签名。</w:t>
      </w:r>
    </w:p>
    <w:p w14:paraId="324C6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△格雷森将支票递到米拉面前。</w:t>
      </w:r>
    </w:p>
    <w:p w14:paraId="5092B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格雷森：剩下的六十万，我给你。条件只有一个——今晚再跟我睡一次。加上第一晚的二十万，正好凑够八十万。你爷爷的手术费，一次结清。</w:t>
      </w:r>
    </w:p>
    <w:p w14:paraId="5F9E2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△米拉猛地抬头，眼睛里闪过挣扎、屈辱，还有不得不接受的疲惫。她咬了咬唇，声音很轻，却异常坚定。</w:t>
      </w:r>
    </w:p>
    <w:p w14:paraId="67441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米拉（屈辱）：可以……这是最后一次。</w:t>
      </w:r>
    </w:p>
    <w:p w14:paraId="3270C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△格雷森伸手一把将她拉到自己大腿上，让她面对面跨坐着。他的双手扣住米拉的腰，声音低沉而危险，带着不容拒绝的命令。</w:t>
      </w:r>
    </w:p>
    <w:p w14:paraId="4D5B2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</w:t>
      </w:r>
      <w:ins w:id="227" w:author="nxjxgdjdn" w:date="2026-09-21T15:45:33Z">
        <w:r>
          <w:rPr>
            <w:rFonts w:hint="eastAsia"/>
            <w:sz w:val="24"/>
            <w:szCs w:val="24"/>
            <w:lang w:val="en-US" w:eastAsia="zh-CN"/>
          </w:rPr>
          <w:t>来</w:t>
        </w:r>
      </w:ins>
      <w:ins w:id="228" w:author="nxjxgdjdn" w:date="2026-09-21T15:45:34Z">
        <w:r>
          <w:rPr>
            <w:rFonts w:hint="eastAsia"/>
            <w:sz w:val="24"/>
            <w:szCs w:val="24"/>
            <w:lang w:val="en-US" w:eastAsia="zh-CN"/>
          </w:rPr>
          <w:t>，</w:t>
        </w:r>
      </w:ins>
      <w:ins w:id="229" w:author="nxjxgdjdn" w:date="2026-09-21T15:45:18Z">
        <w:r>
          <w:rPr>
            <w:rFonts w:hint="eastAsia"/>
            <w:sz w:val="24"/>
            <w:szCs w:val="24"/>
            <w:lang w:val="en-US" w:eastAsia="zh-CN"/>
          </w:rPr>
          <w:t>履行属于你的义务</w:t>
        </w:r>
      </w:ins>
      <w:del w:id="230" w:author="nxjxgdjdn" w:date="2026-09-21T15:45:04Z">
        <w:r>
          <w:rPr>
            <w:rFonts w:hint="eastAsia"/>
            <w:sz w:val="24"/>
            <w:szCs w:val="24"/>
            <w:lang w:val="en-US" w:eastAsia="zh-CN"/>
          </w:rPr>
          <w:delText>坐上来，你自己来</w:delText>
        </w:r>
      </w:del>
      <w:r>
        <w:rPr>
          <w:rFonts w:hint="eastAsia"/>
          <w:sz w:val="24"/>
          <w:szCs w:val="24"/>
          <w:lang w:val="en-US" w:eastAsia="zh-CN"/>
        </w:rPr>
        <w:t>。</w:t>
      </w:r>
    </w:p>
    <w:p w14:paraId="3DF1B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08782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第5集</w:t>
      </w:r>
    </w:p>
    <w:p w14:paraId="6D8DB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5-1车中 夜 内 </w:t>
      </w:r>
    </w:p>
    <w:p w14:paraId="324B3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人物：米拉、格雷森</w:t>
      </w:r>
    </w:p>
    <w:p w14:paraId="29769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车内，</w:t>
      </w:r>
      <w:r>
        <w:rPr>
          <w:rFonts w:hint="eastAsia"/>
          <w:sz w:val="24"/>
          <w:szCs w:val="24"/>
        </w:rPr>
        <w:t>米拉</w:t>
      </w:r>
      <w:r>
        <w:rPr>
          <w:rFonts w:hint="eastAsia"/>
          <w:sz w:val="24"/>
          <w:szCs w:val="24"/>
          <w:lang w:val="en-US" w:eastAsia="zh-CN"/>
        </w:rPr>
        <w:t>翻身</w:t>
      </w:r>
      <w:r>
        <w:rPr>
          <w:rFonts w:hint="eastAsia"/>
          <w:sz w:val="24"/>
          <w:szCs w:val="24"/>
        </w:rPr>
        <w:t>跨坐在</w:t>
      </w:r>
      <w:r>
        <w:rPr>
          <w:rFonts w:hint="eastAsia"/>
          <w:sz w:val="24"/>
          <w:szCs w:val="24"/>
          <w:lang w:val="en-US" w:eastAsia="zh-CN"/>
        </w:rPr>
        <w:t>方向盘上，格雷森坐在主驾驶位上，面对格雷森。</w:t>
      </w:r>
    </w:p>
    <w:p w14:paraId="7D432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△米拉</w:t>
      </w:r>
      <w:r>
        <w:rPr>
          <w:rFonts w:hint="eastAsia"/>
          <w:sz w:val="24"/>
          <w:szCs w:val="24"/>
          <w:lang w:val="en-US" w:eastAsia="zh-CN"/>
        </w:rPr>
        <w:t>轻微俯身正在解开格雷森的皮带，手腕上的纱布还渗着淡红色的血迹。</w:t>
      </w:r>
    </w:p>
    <w:p w14:paraId="4F9B2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米拉：说好的</w:t>
      </w:r>
      <w:r>
        <w:rPr>
          <w:rFonts w:hint="eastAsia"/>
          <w:sz w:val="24"/>
          <w:szCs w:val="24"/>
          <w:lang w:val="en-US" w:eastAsia="zh-CN"/>
        </w:rPr>
        <w:t>六</w:t>
      </w:r>
      <w:r>
        <w:rPr>
          <w:rFonts w:hint="eastAsia"/>
          <w:sz w:val="24"/>
          <w:szCs w:val="24"/>
        </w:rPr>
        <w:t xml:space="preserve">十万，明天打我卡上。少一分我立刻下车。 </w:t>
      </w:r>
    </w:p>
    <w:p w14:paraId="207DA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格雷森（</w:t>
      </w:r>
      <w:r>
        <w:rPr>
          <w:rFonts w:hint="eastAsia"/>
          <w:sz w:val="24"/>
          <w:szCs w:val="24"/>
          <w:lang w:val="en-US" w:eastAsia="zh-CN"/>
        </w:rPr>
        <w:t>手指抚摸米拉</w:t>
      </w:r>
      <w:r>
        <w:rPr>
          <w:rFonts w:hint="eastAsia"/>
          <w:sz w:val="24"/>
          <w:szCs w:val="24"/>
        </w:rPr>
        <w:t>泛红的</w:t>
      </w:r>
      <w:r>
        <w:rPr>
          <w:rFonts w:hint="eastAsia"/>
          <w:sz w:val="24"/>
          <w:szCs w:val="24"/>
          <w:lang w:val="en-US" w:eastAsia="zh-CN"/>
        </w:rPr>
        <w:t>脸颊</w:t>
      </w:r>
      <w:r>
        <w:rPr>
          <w:rFonts w:hint="eastAsia"/>
          <w:sz w:val="24"/>
          <w:szCs w:val="24"/>
        </w:rPr>
        <w:t>）：</w:t>
      </w:r>
      <w:ins w:id="231" w:author="nxjxgdjdn" w:date="2026-09-21T15:46:42Z">
        <w:r>
          <w:rPr>
            <w:rFonts w:hint="eastAsia"/>
            <w:sz w:val="24"/>
            <w:szCs w:val="24"/>
            <w:lang w:val="en-US" w:eastAsia="zh-CN"/>
          </w:rPr>
          <w:t>取悦我</w:t>
        </w:r>
      </w:ins>
      <w:del w:id="232" w:author="nxjxgdjdn" w:date="2026-09-21T15:46:39Z">
        <w:r>
          <w:rPr>
            <w:rFonts w:hint="eastAsia"/>
            <w:sz w:val="24"/>
            <w:szCs w:val="24"/>
            <w:lang w:val="en-US" w:eastAsia="zh-CN"/>
          </w:rPr>
          <w:delText>过来，贴紧我</w:delText>
        </w:r>
      </w:del>
      <w:r>
        <w:rPr>
          <w:rFonts w:hint="eastAsia"/>
          <w:sz w:val="24"/>
          <w:szCs w:val="24"/>
        </w:rPr>
        <w:t>。</w:t>
      </w:r>
    </w:p>
    <w:p w14:paraId="20065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△格雷森掌心突然扣住</w:t>
      </w:r>
      <w:r>
        <w:rPr>
          <w:rFonts w:hint="eastAsia"/>
          <w:sz w:val="24"/>
          <w:szCs w:val="24"/>
          <w:lang w:val="en-US" w:eastAsia="zh-CN"/>
        </w:rPr>
        <w:t>米拉的</w:t>
      </w:r>
      <w:r>
        <w:rPr>
          <w:rFonts w:hint="eastAsia"/>
          <w:sz w:val="24"/>
          <w:szCs w:val="24"/>
        </w:rPr>
        <w:t>后腰，猛地把人往自己身前带。</w:t>
      </w:r>
    </w:p>
    <w:p w14:paraId="77A61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△米拉猝不及防往前扑，衬衫领口崩开，</w:t>
      </w:r>
      <w:r>
        <w:rPr>
          <w:rFonts w:hint="eastAsia"/>
          <w:sz w:val="24"/>
          <w:szCs w:val="24"/>
          <w:lang w:val="en-US" w:eastAsia="zh-CN"/>
        </w:rPr>
        <w:t>露出迷人的事业线</w:t>
      </w:r>
      <w:r>
        <w:rPr>
          <w:rFonts w:hint="eastAsia"/>
          <w:sz w:val="24"/>
          <w:szCs w:val="24"/>
        </w:rPr>
        <w:t>。</w:t>
      </w:r>
    </w:p>
    <w:p w14:paraId="09938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米拉（喘着气瞪格雷森）：喂！不是让我来吗？松手！ </w:t>
      </w:r>
    </w:p>
    <w:p w14:paraId="02EA7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格雷森冷笑一下，指尖勾着米拉领口往自己怀里扯。</w:t>
      </w:r>
    </w:p>
    <w:p w14:paraId="38946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米拉惊呼一声，腿下一滑，圆润的臀部顺着方向盘被迫滑落，直直跌坐在格雷森的大腿上。</w:t>
      </w:r>
    </w:p>
    <w:p w14:paraId="5C083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米拉（呻吟）：不！太深了……</w:t>
      </w:r>
    </w:p>
    <w:p w14:paraId="20608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△米拉后背压到方向盘，喇叭发出一声短促的鸣响，她硌得皱了下眉。</w:t>
      </w:r>
    </w:p>
    <w:p w14:paraId="55828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格雷森立马将左手放到米拉后腰上抵住方向盘，追着从米拉的颈侧亲到红唇。</w:t>
      </w:r>
    </w:p>
    <w:p w14:paraId="77673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格雷森：</w:t>
      </w:r>
      <w:del w:id="233" w:author="nxjxgdjdn" w:date="2026-09-21T15:48:28Z">
        <w:r>
          <w:rPr>
            <w:rFonts w:hint="default"/>
            <w:sz w:val="24"/>
            <w:szCs w:val="24"/>
            <w:highlight w:val="none"/>
            <w:lang w:val="en-US" w:eastAsia="zh-CN"/>
          </w:rPr>
          <w:delText>乖，我想要你坐到我腿上来，离近点看你自己动</w:delText>
        </w:r>
      </w:del>
      <w:ins w:id="234" w:author="nxjxgdjdn" w:date="2026-09-21T15:49:37Z">
        <w:r>
          <w:rPr>
            <w:rFonts w:hint="eastAsia"/>
            <w:sz w:val="24"/>
            <w:szCs w:val="24"/>
            <w:highlight w:val="none"/>
            <w:lang w:val="en-US" w:eastAsia="zh-CN"/>
          </w:rPr>
          <w:t>亲爱的，</w:t>
        </w:r>
      </w:ins>
      <w:ins w:id="235" w:author="nxjxgdjdn" w:date="2026-09-21T15:49:38Z">
        <w:r>
          <w:rPr>
            <w:rFonts w:hint="eastAsia"/>
            <w:sz w:val="24"/>
            <w:szCs w:val="24"/>
            <w:highlight w:val="none"/>
            <w:lang w:val="en-US" w:eastAsia="zh-CN"/>
          </w:rPr>
          <w:t>你</w:t>
        </w:r>
      </w:ins>
      <w:ins w:id="236" w:author="nxjxgdjdn" w:date="2026-09-21T15:49:39Z">
        <w:r>
          <w:rPr>
            <w:rFonts w:hint="eastAsia"/>
            <w:sz w:val="24"/>
            <w:szCs w:val="24"/>
            <w:highlight w:val="none"/>
            <w:lang w:val="en-US" w:eastAsia="zh-CN"/>
          </w:rPr>
          <w:t>真</w:t>
        </w:r>
      </w:ins>
      <w:ins w:id="237" w:author="nxjxgdjdn" w:date="2026-09-21T15:49:40Z">
        <w:r>
          <w:rPr>
            <w:rFonts w:hint="eastAsia"/>
            <w:sz w:val="24"/>
            <w:szCs w:val="24"/>
            <w:highlight w:val="none"/>
            <w:lang w:val="en-US" w:eastAsia="zh-CN"/>
          </w:rPr>
          <w:t>娇气</w:t>
        </w:r>
      </w:ins>
      <w:r>
        <w:rPr>
          <w:rFonts w:hint="eastAsia"/>
          <w:sz w:val="24"/>
          <w:szCs w:val="24"/>
          <w:highlight w:val="none"/>
          <w:lang w:val="en-US" w:eastAsia="zh-CN"/>
        </w:rPr>
        <w:t>。</w:t>
      </w:r>
    </w:p>
    <w:p w14:paraId="2EF91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米拉不自觉双手插进格雷森的头发里，闭着眼睛仰起头，发出轻喘。</w:t>
      </w:r>
    </w:p>
    <w:p w14:paraId="1C869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米拉：疼……别碰伤口！</w:t>
      </w:r>
    </w:p>
    <w:p w14:paraId="673B4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格雷森：弄疼你了？</w:t>
      </w:r>
    </w:p>
    <w:p w14:paraId="0F92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格雷森停留在米拉小臂上的手部动作猛地顿住，捧起米拉的小臂放到自己嘴边轻轻亲了一下。</w:t>
      </w:r>
    </w:p>
    <w:p w14:paraId="6D5FB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米拉OS：</w:t>
      </w:r>
      <w:del w:id="238" w:author="nxjxgdjdn" w:date="2026-09-21T15:51:04Z">
        <w:r>
          <w:rPr>
            <w:rFonts w:hint="default"/>
            <w:sz w:val="24"/>
            <w:szCs w:val="24"/>
            <w:lang w:val="en-US" w:eastAsia="zh-CN"/>
          </w:rPr>
          <w:delText>我真讨厌现在对他心跳加速的自己。</w:delText>
        </w:r>
      </w:del>
      <w:ins w:id="239" w:author="nxjxgdjdn" w:date="2026-09-21T15:51:06Z">
        <w:r>
          <w:rPr>
            <w:rFonts w:hint="eastAsia"/>
            <w:sz w:val="24"/>
            <w:szCs w:val="24"/>
            <w:lang w:val="en-US" w:eastAsia="zh-CN"/>
          </w:rPr>
          <w:t>他</w:t>
        </w:r>
      </w:ins>
      <w:ins w:id="240" w:author="nxjxgdjdn" w:date="2026-09-21T15:51:07Z">
        <w:r>
          <w:rPr>
            <w:rFonts w:hint="eastAsia"/>
            <w:sz w:val="24"/>
            <w:szCs w:val="24"/>
            <w:lang w:val="en-US" w:eastAsia="zh-CN"/>
          </w:rPr>
          <w:t>这样</w:t>
        </w:r>
      </w:ins>
      <w:ins w:id="241" w:author="nxjxgdjdn" w:date="2026-09-21T15:51:08Z">
        <w:r>
          <w:rPr>
            <w:rFonts w:hint="eastAsia"/>
            <w:sz w:val="24"/>
            <w:szCs w:val="24"/>
            <w:lang w:val="en-US" w:eastAsia="zh-CN"/>
          </w:rPr>
          <w:t>……</w:t>
        </w:r>
      </w:ins>
      <w:ins w:id="242" w:author="nxjxgdjdn" w:date="2026-09-21T15:51:10Z">
        <w:r>
          <w:rPr>
            <w:rFonts w:hint="eastAsia"/>
            <w:sz w:val="24"/>
            <w:szCs w:val="24"/>
            <w:lang w:val="en-US" w:eastAsia="zh-CN"/>
          </w:rPr>
          <w:t>是</w:t>
        </w:r>
      </w:ins>
      <w:ins w:id="243" w:author="nxjxgdjdn" w:date="2026-09-21T15:51:11Z">
        <w:r>
          <w:rPr>
            <w:rFonts w:hint="eastAsia"/>
            <w:sz w:val="24"/>
            <w:szCs w:val="24"/>
            <w:lang w:val="en-US" w:eastAsia="zh-CN"/>
          </w:rPr>
          <w:t>在</w:t>
        </w:r>
      </w:ins>
      <w:ins w:id="244" w:author="nxjxgdjdn" w:date="2026-09-21T15:51:13Z">
        <w:r>
          <w:rPr>
            <w:rFonts w:hint="eastAsia"/>
            <w:sz w:val="24"/>
            <w:szCs w:val="24"/>
            <w:lang w:val="en-US" w:eastAsia="zh-CN"/>
          </w:rPr>
          <w:t>心疼我吗？</w:t>
        </w:r>
      </w:ins>
    </w:p>
    <w:p w14:paraId="11CB2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△格雷森拿出一条纯银狼纹项链，顺着米拉的颈窝一点点向下滑动，划过她敞露的锁骨和胸前。</w:t>
      </w:r>
    </w:p>
    <w:p w14:paraId="3F982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△米拉腿不由夹紧格雷森的腰。</w:t>
      </w:r>
    </w:p>
    <w:p w14:paraId="03A01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米拉OS：</w:t>
      </w:r>
      <w:ins w:id="245" w:author="nxjxgdjdn" w:date="2026-09-21T15:50:31Z">
        <w:r>
          <w:rPr>
            <w:rFonts w:hint="eastAsia"/>
            <w:sz w:val="24"/>
            <w:szCs w:val="24"/>
            <w:lang w:val="en-US" w:eastAsia="zh-CN"/>
          </w:rPr>
          <w:t>好凉</w:t>
        </w:r>
      </w:ins>
      <w:ins w:id="246" w:author="nxjxgdjdn" w:date="2026-09-21T15:50:32Z">
        <w:r>
          <w:rPr>
            <w:rFonts w:hint="eastAsia"/>
            <w:sz w:val="24"/>
            <w:szCs w:val="24"/>
            <w:lang w:val="en-US" w:eastAsia="zh-CN"/>
          </w:rPr>
          <w:t>！</w:t>
        </w:r>
      </w:ins>
      <w:r>
        <w:rPr>
          <w:rFonts w:hint="eastAsia"/>
          <w:sz w:val="24"/>
          <w:szCs w:val="24"/>
          <w:lang w:val="en-US" w:eastAsia="zh-CN"/>
        </w:rPr>
        <w:t>该死……我的身体竟然软了。</w:t>
      </w:r>
    </w:p>
    <w:p w14:paraId="4285B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△随后，格雷森一边吻着米拉的脖颈，双手一边绕过米拉的后颈，扣上项链。</w:t>
      </w:r>
    </w:p>
    <w:p w14:paraId="72D6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格雷森：这是布莱克家族的印记。永远不许摘下来。</w:t>
      </w:r>
    </w:p>
    <w:p w14:paraId="48D0F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米拉（拽着吊坠）：我们的交易里，不包括这个……</w:t>
      </w:r>
    </w:p>
    <w:p w14:paraId="27AFD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格雷森：这不是交易。这是警告整座城市的狼，谁也别想碰我的女人。</w:t>
      </w:r>
    </w:p>
    <w:p w14:paraId="19098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米拉OS：</w:t>
      </w:r>
      <w:ins w:id="247" w:author="nxjxgdjdn" w:date="2026-09-21T15:51:57Z">
        <w:r>
          <w:rPr>
            <w:rFonts w:hint="eastAsia"/>
            <w:sz w:val="24"/>
            <w:szCs w:val="24"/>
            <w:lang w:val="en-US" w:eastAsia="zh-CN"/>
          </w:rPr>
          <w:t>他</w:t>
        </w:r>
      </w:ins>
      <w:ins w:id="248" w:author="nxjxgdjdn" w:date="2026-09-21T15:51:58Z">
        <w:r>
          <w:rPr>
            <w:rFonts w:hint="eastAsia"/>
            <w:sz w:val="24"/>
            <w:szCs w:val="24"/>
            <w:lang w:val="en-US" w:eastAsia="zh-CN"/>
          </w:rPr>
          <w:t>竟然</w:t>
        </w:r>
      </w:ins>
      <w:ins w:id="249" w:author="nxjxgdjdn" w:date="2026-09-21T15:51:59Z">
        <w:r>
          <w:rPr>
            <w:rFonts w:hint="eastAsia"/>
            <w:sz w:val="24"/>
            <w:szCs w:val="24"/>
            <w:lang w:val="en-US" w:eastAsia="zh-CN"/>
          </w:rPr>
          <w:t>为了</w:t>
        </w:r>
      </w:ins>
      <w:ins w:id="250" w:author="nxjxgdjdn" w:date="2026-09-21T15:52:03Z">
        <w:r>
          <w:rPr>
            <w:rFonts w:hint="eastAsia"/>
            <w:sz w:val="24"/>
            <w:szCs w:val="24"/>
            <w:lang w:val="en-US" w:eastAsia="zh-CN"/>
          </w:rPr>
          <w:t>冰冷的</w:t>
        </w:r>
      </w:ins>
      <w:ins w:id="251" w:author="nxjxgdjdn" w:date="2026-09-21T15:52:04Z">
        <w:r>
          <w:rPr>
            <w:rFonts w:hint="eastAsia"/>
            <w:sz w:val="24"/>
            <w:szCs w:val="24"/>
            <w:lang w:val="en-US" w:eastAsia="zh-CN"/>
          </w:rPr>
          <w:t>交易</w:t>
        </w:r>
      </w:ins>
      <w:ins w:id="252" w:author="nxjxgdjdn" w:date="2026-09-21T15:52:05Z">
        <w:r>
          <w:rPr>
            <w:rFonts w:hint="eastAsia"/>
            <w:sz w:val="24"/>
            <w:szCs w:val="24"/>
            <w:lang w:val="en-US" w:eastAsia="zh-CN"/>
          </w:rPr>
          <w:t>保护我</w:t>
        </w:r>
      </w:ins>
      <w:ins w:id="253" w:author="nxjxgdjdn" w:date="2026-09-21T15:52:06Z">
        <w:r>
          <w:rPr>
            <w:rFonts w:hint="eastAsia"/>
            <w:sz w:val="24"/>
            <w:szCs w:val="24"/>
            <w:lang w:val="en-US" w:eastAsia="zh-CN"/>
          </w:rPr>
          <w:t>……</w:t>
        </w:r>
      </w:ins>
      <w:del w:id="254" w:author="nxjxgdjdn" w:date="2026-09-21T15:51:51Z">
        <w:r>
          <w:rPr>
            <w:rFonts w:hint="eastAsia"/>
            <w:sz w:val="24"/>
            <w:szCs w:val="24"/>
            <w:lang w:val="en-US" w:eastAsia="zh-CN"/>
          </w:rPr>
          <w:delText>他是</w:delText>
        </w:r>
      </w:del>
      <w:del w:id="255" w:author="nxjxgdjdn" w:date="2026-09-21T15:51:50Z">
        <w:r>
          <w:rPr>
            <w:rFonts w:hint="eastAsia"/>
            <w:sz w:val="24"/>
            <w:szCs w:val="24"/>
            <w:lang w:val="en-US" w:eastAsia="zh-CN"/>
          </w:rPr>
          <w:delText>为了……保护我</w:delText>
        </w:r>
      </w:del>
      <w:del w:id="256" w:author="nxjxgdjdn" w:date="2026-09-21T15:51:49Z">
        <w:r>
          <w:rPr>
            <w:rFonts w:hint="eastAsia"/>
            <w:sz w:val="24"/>
            <w:szCs w:val="24"/>
            <w:lang w:val="en-US" w:eastAsia="zh-CN"/>
          </w:rPr>
          <w:delText>？</w:delText>
        </w:r>
      </w:del>
    </w:p>
    <w:p w14:paraId="47DC1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△格雷森再次吻上米拉的嘴唇，米拉迎上深吻。</w:t>
      </w:r>
    </w:p>
    <w:p w14:paraId="5DF6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</w:t>
      </w:r>
      <w:ins w:id="257" w:author="nxjxgdjdn" w:date="2026-09-21T15:55:48Z">
        <w:r>
          <w:rPr>
            <w:rFonts w:hint="eastAsia"/>
            <w:sz w:val="24"/>
            <w:szCs w:val="24"/>
            <w:lang w:val="en-US" w:eastAsia="zh-CN"/>
          </w:rPr>
          <w:t>（</w:t>
        </w:r>
      </w:ins>
      <w:ins w:id="258" w:author="nxjxgdjdn" w:date="2026-09-21T16:06:50Z">
        <w:r>
          <w:rPr>
            <w:rFonts w:hint="eastAsia"/>
            <w:sz w:val="24"/>
            <w:szCs w:val="24"/>
            <w:lang w:val="en-US" w:eastAsia="zh-CN"/>
          </w:rPr>
          <w:t>低</w:t>
        </w:r>
      </w:ins>
      <w:ins w:id="259" w:author="nxjxgdjdn" w:date="2026-09-21T15:55:54Z">
        <w:r>
          <w:rPr>
            <w:rFonts w:hint="eastAsia"/>
            <w:sz w:val="24"/>
            <w:szCs w:val="24"/>
            <w:lang w:val="en-US" w:eastAsia="zh-CN"/>
          </w:rPr>
          <w:t>笑</w:t>
        </w:r>
      </w:ins>
      <w:ins w:id="260" w:author="nxjxgdjdn" w:date="2026-09-21T15:55:48Z">
        <w:r>
          <w:rPr>
            <w:rFonts w:hint="eastAsia"/>
            <w:sz w:val="24"/>
            <w:szCs w:val="24"/>
            <w:lang w:val="en-US" w:eastAsia="zh-CN"/>
          </w:rPr>
          <w:t>）</w:t>
        </w:r>
      </w:ins>
      <w:r>
        <w:rPr>
          <w:rFonts w:hint="eastAsia"/>
          <w:sz w:val="24"/>
          <w:szCs w:val="24"/>
          <w:lang w:val="en-US" w:eastAsia="zh-CN"/>
        </w:rPr>
        <w:t>：</w:t>
      </w:r>
      <w:del w:id="261" w:author="nxjxgdjdn" w:date="2026-09-21T15:55:47Z">
        <w:r>
          <w:rPr>
            <w:rFonts w:hint="eastAsia"/>
            <w:sz w:val="24"/>
            <w:szCs w:val="24"/>
            <w:lang w:val="en-US" w:eastAsia="zh-CN"/>
          </w:rPr>
          <w:delText>别忍。叫出来。疼就说。我不弄疼你。</w:delText>
        </w:r>
      </w:del>
      <w:r>
        <w:rPr>
          <w:rFonts w:hint="eastAsia"/>
          <w:sz w:val="24"/>
          <w:szCs w:val="24"/>
          <w:lang w:val="en-US" w:eastAsia="zh-CN"/>
        </w:rPr>
        <w:t>想要再深一点吗？</w:t>
      </w:r>
    </w:p>
    <w:p w14:paraId="5D204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△米拉环住格雷森的脖颈，把脸埋在格雷森的颈窝。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米拉：要……就这一次！我们不是一路人。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格雷森（蛊惑）：身体可不是这么说的。</w:t>
      </w:r>
    </w:p>
    <w:p w14:paraId="34C4F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22940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5-2巷子口 夜 外 </w:t>
      </w:r>
    </w:p>
    <w:p w14:paraId="36BDC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人物：米拉、格雷森、托比</w:t>
      </w:r>
    </w:p>
    <w:p w14:paraId="22499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△迈巴赫停在阴暗的巷口。</w:t>
      </w:r>
    </w:p>
    <w:p w14:paraId="10CF3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△格雷森正坐在车里目送米拉回家。</w:t>
      </w:r>
    </w:p>
    <w:p w14:paraId="7C31E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△格雷森副手托比走上前，目光扫过米拉，满脸震惊。</w:t>
      </w:r>
    </w:p>
    <w:p w14:paraId="358B2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托比：首领……她只是个无狼者。她真的是您的伴侣吗？</w:t>
      </w:r>
    </w:p>
    <w:p w14:paraId="4EE9F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△格雷森目光死死盯着米拉的背影。</w:t>
      </w:r>
    </w:p>
    <w:p w14:paraId="471B2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格雷森：是。</w:t>
      </w:r>
    </w:p>
    <w:p w14:paraId="4AFB3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2F9E0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5-3 暗巷 夜 外</w:t>
      </w:r>
    </w:p>
    <w:p w14:paraId="73A28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人物：克莱尔</w:t>
      </w:r>
    </w:p>
    <w:p w14:paraId="6ADEF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△迈巴赫离开，克莱尔从阴影中缓缓出，站在米拉刚才站立的位置。</w:t>
      </w:r>
    </w:p>
    <w:p w14:paraId="05AE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【字幕：克莱尔·贝内特 / 纯血狼，格雷森未婚妻】</w:t>
      </w:r>
    </w:p>
    <w:p w14:paraId="08F2B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△克莱尔仰起头，鼻翼抽动，瞬间，克莱尔的双眼变成幽绿色的狼瞳，指甲猛地化作尖锐的狼爪。</w:t>
      </w:r>
    </w:p>
    <w:p w14:paraId="59FBE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克莱尔（咬牙切齿）：这骚味……哪个贱人敢碰我的格雷森。我一定亲手揪出来。</w:t>
      </w:r>
    </w:p>
    <w:p w14:paraId="19CC3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6EEC2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第6集</w:t>
      </w:r>
    </w:p>
    <w:p w14:paraId="3C63B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6-1 月光俱乐部 夜 内</w:t>
      </w:r>
    </w:p>
    <w:p w14:paraId="02784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人物：米拉、克莱尔</w:t>
      </w:r>
    </w:p>
    <w:p w14:paraId="7D9E5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△喧闹酒吧，米拉穿着工作服端着托盘从人群中走过，脖子上的项链在灯光下闪了一下。</w:t>
      </w:r>
    </w:p>
    <w:p w14:paraId="139FC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△克莱尔推开人群走来，猛地伸手，一把揪住项链的链条，将米拉粗暴地扯向自己。</w:t>
      </w:r>
    </w:p>
    <w:p w14:paraId="41C8A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克莱尔：这条项链……你从哪偷的？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米拉：放开。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克莱尔：无狼者也敢戴阿尔法的标记？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米拉：那是他给我的。</w:t>
      </w:r>
    </w:p>
    <w:p w14:paraId="2E4D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△“啪！”克莱尔狠狠一记耳光甩在米拉脸上。</w:t>
      </w:r>
    </w:p>
    <w:p w14:paraId="17C51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克莱尔：你连阿尔法的孩子都生不出！不过是他用来泄欲的工具。</w:t>
      </w:r>
    </w:p>
    <w:p w14:paraId="208F7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△米拉的脸颊瞬间红肿，嘴角渗出一点血丝，攥紧拳头。</w:t>
      </w:r>
    </w:p>
    <w:p w14:paraId="3362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米拉：说完了吗？</w:t>
      </w:r>
    </w:p>
    <w:p w14:paraId="483B7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克莱尔：他把你送回来以后，还找过你吗？</w:t>
      </w:r>
    </w:p>
    <w:p w14:paraId="4212F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△米拉手指收紧。克莱尔冷笑一声。</w:t>
      </w:r>
    </w:p>
    <w:p w14:paraId="66605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米拉OS：他说我是他的女人……可那天之后，一次都没来找过我。</w:t>
      </w:r>
    </w:p>
    <w:p w14:paraId="02931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克莱尔（冷笑）：没有，对吧？你只是他花六十万买下的一晚。</w:t>
      </w:r>
    </w:p>
    <w:p w14:paraId="42FAB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克莱尔（离开前故意凑到米拉耳旁）：等着。我迟早撕了你。</w:t>
      </w:r>
    </w:p>
    <w:p w14:paraId="5728B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△克莱尔轻蔑地甩开手，转身离去。</w:t>
      </w:r>
    </w:p>
    <w:p w14:paraId="0F652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△米拉手中的托盘掉到地上，身体微微颤抖。</w:t>
      </w:r>
    </w:p>
    <w:p w14:paraId="6114A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米拉OS：这从头到尾，就是一场买断我尊严的交易。</w:t>
      </w:r>
    </w:p>
    <w:p w14:paraId="2C77B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6FF57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6-2 街头集市 日 外</w:t>
      </w:r>
    </w:p>
    <w:p w14:paraId="58B33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人物：米拉、沃尔特（爷爷）、格雷森</w:t>
      </w:r>
    </w:p>
    <w:p w14:paraId="392C2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【字幕：两个月后】</w:t>
      </w:r>
    </w:p>
    <w:p w14:paraId="2406A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△水果摊前，沃尔特脸色红润，拎着购物袋，米拉跟在后面。</w:t>
      </w:r>
    </w:p>
    <w:p w14:paraId="5500A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沃尔特（开心回头）：米拉，手术如此成功，今晚我们要庆祝一下！</w:t>
      </w:r>
    </w:p>
    <w:p w14:paraId="69CF6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米拉（勉强挤出微笑）：好，爷爷你先去挑水果，我马上来。</w:t>
      </w:r>
    </w:p>
    <w:p w14:paraId="5B68E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△沃尔特刚转身，米拉忽然捂住嘴干呕。</w:t>
      </w:r>
    </w:p>
    <w:p w14:paraId="745D8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沃尔特：米拉？又怎么了？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米拉：没事，爷爷。可能昨晚吃坏了。</w:t>
      </w:r>
    </w:p>
    <w:p w14:paraId="30893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△米拉抓起水果摊前的酸李子，大口塞进嘴里。</w:t>
      </w:r>
    </w:p>
    <w:p w14:paraId="7593C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沃尔特：我给你买，你先去坐着休息。</w:t>
      </w:r>
      <w:r>
        <w:rPr>
          <w:rFonts w:hint="eastAsia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△米拉脸色苍白，额头冒汗，靠在旁边的木头柱子，闭上眼睛喘息。</w:t>
      </w:r>
    </w:p>
    <w:p w14:paraId="1196E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米拉OS：这两个月……我的身体到底怎么了？总是想吐。</w:t>
      </w:r>
    </w:p>
    <w:p w14:paraId="78275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△米拉弯腰伸手去捡滚落的李子，忽然，一只手直接抓住米拉的手。</w:t>
      </w:r>
    </w:p>
    <w:p w14:paraId="0B239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格雷森：掉在地上的也吃？</w:t>
      </w:r>
    </w:p>
    <w:p w14:paraId="5788C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△米拉猛地抬头和格雷森对视上，眼睛睁大。</w:t>
      </w:r>
    </w:p>
    <w:p w14:paraId="7D810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米拉：你……</w:t>
      </w:r>
    </w:p>
    <w:p w14:paraId="2DCF1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△米拉想挣脱开格雷森的手，格雷森却用力握住不放。</w:t>
      </w:r>
    </w:p>
    <w:p w14:paraId="7CC68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米拉：格雷森？放开我！我们的交易已经结束了！</w:t>
      </w:r>
    </w:p>
    <w:p w14:paraId="73DCF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△突然，米拉猛地推开格雷森的胸膛，捂住嘴，弯下腰干呕起来。</w:t>
      </w:r>
    </w:p>
    <w:p w14:paraId="2FD42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格雷森（狐疑）：在这儿捡酸果子吃……你该不会是怀上了吧？</w:t>
      </w:r>
    </w:p>
    <w:p w14:paraId="58E24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米拉：放开。只是消化不良。</w:t>
      </w:r>
    </w:p>
    <w:p w14:paraId="4E633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△格雷森盯着米拉平坦的小腹，手指紧扣她的手腕。</w:t>
      </w:r>
    </w:p>
    <w:p w14:paraId="7645D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57C54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第7集</w:t>
      </w:r>
    </w:p>
    <w:p w14:paraId="6D60C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7-1街头集市 日 外</w:t>
      </w:r>
    </w:p>
    <w:p w14:paraId="58556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人物：米拉、沃尔特（爷爷）、格雷森</w:t>
      </w:r>
    </w:p>
    <w:p w14:paraId="4306A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△格雷森盯着米拉平坦的小腹，手指紧扣她的手腕。</w:t>
      </w:r>
    </w:p>
    <w:p w14:paraId="7D55D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格雷森：看着我。</w:t>
      </w:r>
    </w:p>
    <w:p w14:paraId="12A0F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米拉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用力甩开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格雷森</w:t>
      </w:r>
      <w:r>
        <w:rPr>
          <w:rFonts w:ascii="宋体" w:hAnsi="宋体" w:eastAsia="宋体" w:cs="宋体"/>
          <w:sz w:val="24"/>
          <w:szCs w:val="24"/>
        </w:rPr>
        <w:t>的手，后退两步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我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只是胃病。你到底想干什么？离我远点。</w:t>
      </w:r>
    </w:p>
    <w:p w14:paraId="52D5A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格雷森：米拉——</w:t>
      </w:r>
    </w:p>
    <w:p w14:paraId="035C4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△米拉转身推开人群落荒而逃。</w:t>
      </w:r>
    </w:p>
    <w:p w14:paraId="18FA9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△格雷森站在原地，盯着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米拉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离去的方向，拳头慢慢握紧。</w:t>
      </w:r>
    </w:p>
    <w:p w14:paraId="59917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5FA0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7-2 米拉家客厅 日 内</w:t>
      </w:r>
    </w:p>
    <w:p w14:paraId="38505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人物：米拉、沃尔特</w:t>
      </w:r>
    </w:p>
    <w:p w14:paraId="10C8A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△米拉推门进来，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揉了揉脖子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靠着门喘气。沃尔特从沙发上站起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盯着米拉的脖子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32F5B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沃尔特：又碰到那个狼族男人了？</w:t>
      </w:r>
    </w:p>
    <w:p w14:paraId="522F6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米拉：爷爷，没事。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沃尔特：狼群那帮混蛋，只会把无狼者当玩物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玩完就扔。以后再也别靠近他们！听懂了吗？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米拉：我答应你。</w:t>
      </w:r>
    </w:p>
    <w:p w14:paraId="78A88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△门外传来敲门声。米拉打开门，邮差递来一封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印着【</w:t>
      </w:r>
      <w:r>
        <w:rPr>
          <w:rFonts w:ascii="宋体" w:hAnsi="宋体" w:eastAsia="宋体" w:cs="宋体"/>
          <w:sz w:val="24"/>
          <w:szCs w:val="24"/>
        </w:rPr>
        <w:t>古籍修复室-实习生录取通知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录取通知。</w:t>
      </w:r>
    </w:p>
    <w:p w14:paraId="0101E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△米拉拆开信封，眼睛亮了一下。</w:t>
      </w:r>
    </w:p>
    <w:p w14:paraId="7402E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米拉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OS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：我不能靠出卖身体和他的施舍过日子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，格雷森，我们彻底结束了。</w:t>
      </w:r>
    </w:p>
    <w:p w14:paraId="5F23B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沃尔特：什么消息？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（转头）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：爷爷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，您小时候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教我的古语，能派上用场了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，我找到工作了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65866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</w:p>
    <w:p w14:paraId="49327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7-3 古籍修复室外 日 外</w:t>
      </w:r>
    </w:p>
    <w:p w14:paraId="36359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人物：米拉、格雷森</w:t>
      </w:r>
    </w:p>
    <w:p w14:paraId="463BC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△米拉背着包走向修复室方向。格雷森的车停在她面前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车窗降下。</w:t>
      </w:r>
    </w:p>
    <w:p w14:paraId="46065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格雷森：上车。搬进我的宅邸。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不要，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你有未婚妻。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格雷森：你一个人不安全。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想把我这个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见不得光的无狼者情人藏起来？好让你的未婚妻找不到我？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△格雷森推开车门下车，逼近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米拉。</w:t>
      </w:r>
    </w:p>
    <w:p w14:paraId="6E189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格雷森：这和克莱尔无关。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米拉：那晚就是最后一次了。我们不是一个世界的人。</w:t>
      </w:r>
    </w:p>
    <w:p w14:paraId="673A5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△米拉绕过</w:t>
      </w:r>
      <w:r>
        <w:rPr>
          <w:rFonts w:hint="eastAsia"/>
          <w:sz w:val="24"/>
          <w:szCs w:val="24"/>
          <w:lang w:val="en-US" w:eastAsia="zh-CN"/>
        </w:rPr>
        <w:t>格雷森</w:t>
      </w:r>
      <w:r>
        <w:rPr>
          <w:sz w:val="24"/>
          <w:szCs w:val="24"/>
        </w:rPr>
        <w:t>径直走进大楼。</w:t>
      </w:r>
    </w:p>
    <w:p w14:paraId="3D69A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△格雷森看着</w:t>
      </w: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sz w:val="24"/>
          <w:szCs w:val="24"/>
        </w:rPr>
        <w:t>的背影，</w:t>
      </w:r>
      <w:r>
        <w:rPr>
          <w:rFonts w:hint="eastAsia"/>
          <w:sz w:val="24"/>
          <w:szCs w:val="24"/>
          <w:lang w:val="en-US" w:eastAsia="zh-CN"/>
        </w:rPr>
        <w:t>嘴角扯过一丝邪笑</w:t>
      </w:r>
      <w:r>
        <w:rPr>
          <w:sz w:val="24"/>
          <w:szCs w:val="24"/>
        </w:rPr>
        <w:t>。</w:t>
      </w:r>
    </w:p>
    <w:p w14:paraId="54E1C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格雷森：脾气挺硬。我倒要看看你能撑多久。</w:t>
      </w:r>
    </w:p>
    <w:p w14:paraId="37D7F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3420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7</w:t>
      </w:r>
      <w:r>
        <w:rPr>
          <w:rFonts w:hint="eastAsia"/>
          <w:b/>
          <w:bCs/>
          <w:sz w:val="24"/>
          <w:szCs w:val="24"/>
          <w:lang w:val="en-US" w:eastAsia="zh-CN"/>
        </w:rPr>
        <w:t>-</w:t>
      </w:r>
      <w:r>
        <w:rPr>
          <w:rFonts w:hint="default"/>
          <w:b/>
          <w:bCs/>
          <w:sz w:val="24"/>
          <w:szCs w:val="24"/>
          <w:lang w:val="en-US" w:eastAsia="zh-CN"/>
        </w:rPr>
        <w:t>4 古籍修复室大厅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日 内</w:t>
      </w:r>
    </w:p>
    <w:p w14:paraId="6DF8C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人物：米拉、格雷森、实习生们、资深修复师</w:t>
      </w:r>
    </w:p>
    <w:p w14:paraId="0EDDF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△宽敞修复室。精英实习生围着一张泛黄古卷，面露难色。格雷森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站在教室后门角落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视察。</w:t>
      </w:r>
    </w:p>
    <w:p w14:paraId="70AEF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资深修复师：这卷两百年前的文书，银粉侵蚀严重。没人能完整解读。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资深修复师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（举起文书）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米拉，你来试试！</w:t>
      </w:r>
    </w:p>
    <w:p w14:paraId="0DB01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△米拉上前，俯身辨认文字，拿起笔，在纸上迅速写下译文。</w:t>
      </w:r>
    </w:p>
    <w:p w14:paraId="1EF47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米拉：这里的古语倒写了。真正的意思是……布莱克血脉的守护契约。</w:t>
      </w:r>
    </w:p>
    <w:p w14:paraId="6B8F7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△众人围上来。格雷森站在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后门角落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223FE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实习生甲：她……她居然读懂了？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资深修复师：不可能……</w:t>
      </w:r>
    </w:p>
    <w:p w14:paraId="4638B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△米拉忽然捂住嘴，脸色惨白，转身冲向走廊。</w:t>
      </w:r>
    </w:p>
    <w:p w14:paraId="71633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32A9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7-5 修复室走廊 日 内</w:t>
      </w:r>
    </w:p>
    <w:p w14:paraId="0A919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人物：米拉、克莱尔</w:t>
      </w:r>
    </w:p>
    <w:p w14:paraId="1AA4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△米拉扶着墙干呕。克莱尔从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米拉背后出现，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猛地揪住米拉的后衣领，用力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抵在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墙上。</w:t>
      </w:r>
    </w:p>
    <w:p w14:paraId="5F8DC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克莱尔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（咬牙切齿）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：好大的胆子。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△克莱尔指甲刺进米拉肩膀，眼神狠毒。米拉喘不过气，眼睛睁大。</w:t>
      </w:r>
    </w:p>
    <w:p w14:paraId="4EF8E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克莱尔：你这个无狼者贱人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你肚子里……到底藏了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谁的</w:t>
      </w:r>
      <w:r>
        <w:rPr>
          <w:rFonts w:ascii="宋体" w:hAnsi="宋体" w:eastAsia="宋体" w:cs="宋体"/>
          <w:sz w:val="24"/>
          <w:szCs w:val="24"/>
        </w:rPr>
        <w:t>野种？！</w:t>
      </w:r>
    </w:p>
    <w:p w14:paraId="6B53C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ascii="宋体" w:hAnsi="宋体" w:eastAsia="宋体" w:cs="宋体"/>
          <w:sz w:val="24"/>
          <w:szCs w:val="24"/>
        </w:rPr>
      </w:pPr>
    </w:p>
    <w:p w14:paraId="52713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第8集 </w:t>
      </w:r>
    </w:p>
    <w:p w14:paraId="00445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8-1 狼群诊疗室 日 内</w:t>
      </w:r>
    </w:p>
    <w:p w14:paraId="4ADCA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人物：米拉、戴安娜（狼后/格雷森母亲）</w:t>
      </w:r>
    </w:p>
    <w:p w14:paraId="743FC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△诊疗室内，戴安娜握着探头，看着屏幕，原本平静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瞬间愣住看着米拉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26155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戴安娜：米拉，恭喜你。不是胃病，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你怀孕了，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是三胞胎。</w:t>
      </w:r>
    </w:p>
    <w:p w14:paraId="10423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△躺在床上的米拉瞬间僵住，双手猛地攥紧床单。</w:t>
      </w:r>
    </w:p>
    <w:p w14:paraId="34280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△米拉猛地坐起身，胡乱擦掉眼泪，一把抓住戴安娜的手臂。</w:t>
      </w:r>
    </w:p>
    <w:p w14:paraId="7FAE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米拉（发颤）：戴安娜夫人，求您……帮我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掉他们。</w:t>
      </w:r>
    </w:p>
    <w:p w14:paraId="11F07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戴安娜（错愕，眉头紧锁）：为什么？孩子的父亲呢？他不愿意负责？</w:t>
      </w:r>
    </w:p>
    <w:p w14:paraId="354F3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米拉（绝望地摇头，咬紧嘴唇）：</w:t>
      </w:r>
      <w:del w:id="262" w:author="nxjxgdjdn" w:date="2026-09-21T16:03:36Z">
        <w:r>
          <w:rPr>
            <w:rFonts w:hint="default" w:ascii="宋体" w:hAnsi="宋体" w:eastAsia="宋体" w:cs="宋体"/>
            <w:sz w:val="24"/>
            <w:szCs w:val="24"/>
            <w:lang w:val="en-US" w:eastAsia="zh-CN"/>
          </w:rPr>
          <w:delText>纯血阿尔法和</w:delText>
        </w:r>
      </w:del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无狼者的孩子</w:t>
      </w:r>
      <w:ins w:id="263" w:author="nxjxgdjdn" w:date="2026-09-21T16:03:41Z">
        <w:r>
          <w:rPr>
            <w:rFonts w:hint="eastAsia" w:ascii="宋体" w:hAnsi="宋体" w:eastAsia="宋体" w:cs="宋体"/>
            <w:sz w:val="24"/>
            <w:szCs w:val="24"/>
            <w:lang w:val="en-US" w:eastAsia="zh-CN"/>
          </w:rPr>
          <w:t>……</w:t>
        </w:r>
      </w:ins>
      <w:del w:id="264" w:author="nxjxgdjdn" w:date="2026-09-21T16:03:40Z">
        <w:r>
          <w:rPr>
            <w:rFonts w:hint="default" w:ascii="宋体" w:hAnsi="宋体" w:eastAsia="宋体" w:cs="宋体"/>
            <w:sz w:val="24"/>
            <w:szCs w:val="24"/>
            <w:lang w:val="en-US" w:eastAsia="zh-CN"/>
          </w:rPr>
          <w:delText>，</w:delText>
        </w:r>
      </w:del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一辈子都会被看不起。我不想他们生下来就受苦。</w:t>
      </w:r>
    </w:p>
    <w:p w14:paraId="37229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米拉（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摸着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肚子）：人类医院接生不了狼族的血脉……求您帮帮我！</w:t>
      </w:r>
    </w:p>
    <w:p w14:paraId="64A64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△戴安娜叹息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一口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，反握住米拉的手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塞给米拉一个纸条。</w:t>
      </w:r>
    </w:p>
    <w:p w14:paraId="520F6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戴安娜：好孩子。今晚十点，来这里。我会亲自为你做秘密手术。</w:t>
      </w:r>
    </w:p>
    <w:p w14:paraId="6DD39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D14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8-2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布莱克宅邸客厅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夜 内</w:t>
      </w:r>
    </w:p>
    <w:p w14:paraId="120A1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人物：格雷森、戴安娜</w:t>
      </w:r>
    </w:p>
    <w:p w14:paraId="3C4BD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△客厅里，格雷森扯松领带，正往水晶杯里倒威士忌，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一脸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烦躁。</w:t>
      </w:r>
    </w:p>
    <w:p w14:paraId="5919B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△戴安娜坐在沙发上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吃着水果，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脸色铁青。</w:t>
      </w:r>
    </w:p>
    <w:p w14:paraId="2FEAF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戴安娜（怒气冲冲）：</w:t>
      </w:r>
      <w:ins w:id="265" w:author="nxjxgdjdn" w:date="2026-09-21T16:04:24Z">
        <w:r>
          <w:rPr>
            <w:rFonts w:hint="eastAsia" w:ascii="宋体" w:hAnsi="宋体" w:eastAsia="宋体" w:cs="宋体"/>
            <w:sz w:val="24"/>
            <w:szCs w:val="24"/>
            <w:lang w:val="en-US" w:eastAsia="zh-CN"/>
          </w:rPr>
          <w:t>现在</w:t>
        </w:r>
      </w:ins>
      <w:del w:id="266" w:author="nxjxgdjdn" w:date="2026-09-21T16:04:23Z">
        <w:r>
          <w:rPr>
            <w:rFonts w:hint="default" w:ascii="宋体" w:hAnsi="宋体" w:eastAsia="宋体" w:cs="宋体"/>
            <w:sz w:val="24"/>
            <w:szCs w:val="24"/>
            <w:lang w:val="en-US" w:eastAsia="zh-CN"/>
          </w:rPr>
          <w:delText>纯血狼里</w:delText>
        </w:r>
      </w:del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怎么</w:t>
      </w:r>
      <w:ins w:id="267" w:author="nxjxgdjdn" w:date="2026-09-21T16:04:27Z">
        <w:r>
          <w:rPr>
            <w:rFonts w:hint="eastAsia" w:ascii="宋体" w:hAnsi="宋体" w:eastAsia="宋体" w:cs="宋体"/>
            <w:sz w:val="24"/>
            <w:szCs w:val="24"/>
            <w:lang w:val="en-US" w:eastAsia="zh-CN"/>
          </w:rPr>
          <w:t>还</w:t>
        </w:r>
      </w:ins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会有这种人渣败类！</w:t>
      </w:r>
    </w:p>
    <w:p w14:paraId="028A9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格雷森（漫不经心地摇晃着酒杯）：母亲，谁惹您发这么大火？</w:t>
      </w:r>
    </w:p>
    <w:p w14:paraId="1A179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戴安娜：今天来了个懂事姑娘。为了救她爷爷，自己拎着两包现金，一次性结清了八十万美金的手术费！ </w:t>
      </w:r>
    </w:p>
    <w:p w14:paraId="5482D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格雷森：……什么？</w:t>
      </w:r>
    </w:p>
    <w:p w14:paraId="3BA5B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△戴安娜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放下手中的叉子。</w:t>
      </w:r>
    </w:p>
    <w:p w14:paraId="3E9DA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戴安娜：可她遇上了一个混蛋。让她怀了三胞胎，却不肯负责。逼得她走投无路，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想今晚就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打掉肚子里的三胞胎！ </w:t>
      </w:r>
    </w:p>
    <w:p w14:paraId="6D6B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△砰！格雷森手中的水晶酒杯瞬间被捏爆。</w:t>
      </w:r>
    </w:p>
    <w:p w14:paraId="50951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△格雷森猛地抬起头，瞳孔骤缩。</w:t>
      </w:r>
    </w:p>
    <w:p w14:paraId="11940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格雷森（声音嘶哑，胸膛剧烈起伏）：八十万？三胞胎？她叫什么？</w:t>
      </w:r>
    </w:p>
    <w:p w14:paraId="66BDB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戴安娜：米拉。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算算时间，现在应该快开始了，就在我的医院里面。</w:t>
      </w:r>
    </w:p>
    <w:p w14:paraId="46D75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格雷森OS：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米拉要打掉我的孩子？</w:t>
      </w:r>
    </w:p>
    <w:p w14:paraId="409CD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又插起一块水果塞进嘴里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）：要是让我知道那个垃圾是谁，我非扒了他的皮！</w:t>
      </w:r>
    </w:p>
    <w:p w14:paraId="1BBCA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△格雷森猛地转身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，一脚踹碎大门，狼化的瞳孔在黑暗中亮起，冲入黑夜。</w:t>
      </w:r>
    </w:p>
    <w:p w14:paraId="6535B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E14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nxjxgdjdn">
    <w15:presenceInfo w15:providerId="WPS Office" w15:userId="4065425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0F2E01"/>
    <w:rsid w:val="029274C2"/>
    <w:rsid w:val="4C0F2E01"/>
    <w:rsid w:val="57CB2C4E"/>
    <w:rsid w:val="6A3D6067"/>
    <w:rsid w:val="6F360896"/>
    <w:rsid w:val="7AE31CD5"/>
    <w:rsid w:val="7C09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7555</Words>
  <Characters>7656</Characters>
  <Lines>0</Lines>
  <Paragraphs>0</Paragraphs>
  <TotalTime>6</TotalTime>
  <ScaleCrop>false</ScaleCrop>
  <LinksUpToDate>false</LinksUpToDate>
  <CharactersWithSpaces>7713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2026-09-20T05:13:00Z</dcterms:created>
  <dc:creator>WPS_1669048259</dc:creator>
  <cp:lastModifiedBy>nxjxgdjdn</cp:lastModifiedBy>
  <dcterms:modified xsi:type="dcterms:W3CDTF">2026-09-21T08:10:12Z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3EE857AAEF624AB68A7B88C991B04C0E_11</vt:lpwstr>
  </property>
  <property fmtid="{D5CDD505-2E9C-101B-9397-08002B2CF9AE}" pid="4" name="KSOTemplateDocerSaveRecord">
    <vt:lpwstr>eyJoZGlkIjoiZTRmMWE2OGZjOTE5YTgwZTdjZjkyMGVmY2I2ZmMwMmMiLCJ1c2VySWQiOiI0NTE3ODc4NDIifQ==</vt:lpwstr>
  </property>
</Properties>
</file>