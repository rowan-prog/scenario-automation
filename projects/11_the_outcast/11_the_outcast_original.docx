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9EB420">
      <w:pPr>
        <w:pStyle w:val="3"/>
        <w:bidi w:val="0"/>
        <w:rPr>
          <w:rFonts w:hint="eastAsia"/>
        </w:rPr>
      </w:pPr>
      <w:r>
        <w:rPr>
          <w:rFonts w:hint="eastAsia"/>
        </w:rPr>
        <w:t>第1集</w:t>
      </w:r>
    </w:p>
    <w:p w14:paraId="68615BC7">
      <w:pPr>
        <w:bidi w:val="0"/>
        <w:spacing w:beforeLines="0" w:afterLine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001-1 边境冰川/夜/外</w:t>
      </w:r>
    </w:p>
    <w:p w14:paraId="405E5197">
      <w:pPr>
        <w:bidi w:val="0"/>
        <w:spacing w:beforeLines="0" w:afterLine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人物：星云骑士（里文）、恶魔首领、星际恶魔群、星际巨兽</w:t>
      </w:r>
    </w:p>
    <w:p w14:paraId="1056192C">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全景</w:t>
      </w:r>
      <w:r>
        <w:rPr>
          <w:rFonts w:hint="eastAsia" w:asciiTheme="minorEastAsia" w:hAnsiTheme="minorEastAsia" w:eastAsiaTheme="minorEastAsia" w:cstheme="minorEastAsia"/>
          <w:sz w:val="24"/>
          <w:szCs w:val="24"/>
        </w:rPr>
        <w:t>】冰原被鲜血染红。山丘般的星际巨兽踩碎防线，密密麻麻的星际恶魔如潮水般向前推进。</w:t>
      </w:r>
    </w:p>
    <w:p w14:paraId="041204D5">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△破空声</w:t>
      </w:r>
      <w:r>
        <w:rPr>
          <w:rFonts w:hint="eastAsia" w:asciiTheme="minorEastAsia" w:hAnsiTheme="minorEastAsia" w:eastAsiaTheme="minorEastAsia" w:cstheme="minorEastAsia"/>
          <w:sz w:val="24"/>
          <w:szCs w:val="24"/>
          <w:lang w:val="en-US" w:eastAsia="zh-CN"/>
        </w:rPr>
        <w:t>响起，</w:t>
      </w:r>
      <w:r>
        <w:rPr>
          <w:rFonts w:hint="eastAsia" w:asciiTheme="minorEastAsia" w:hAnsiTheme="minorEastAsia" w:eastAsiaTheme="minorEastAsia" w:cstheme="minorEastAsia"/>
          <w:sz w:val="24"/>
          <w:szCs w:val="24"/>
        </w:rPr>
        <w:t>夜空</w:t>
      </w:r>
      <w:r>
        <w:rPr>
          <w:rFonts w:hint="eastAsia" w:asciiTheme="minorEastAsia" w:hAnsiTheme="minorEastAsia" w:eastAsiaTheme="minorEastAsia" w:cstheme="minorEastAsia"/>
          <w:sz w:val="24"/>
          <w:szCs w:val="24"/>
          <w:lang w:val="en-US" w:eastAsia="zh-CN"/>
        </w:rPr>
        <w:t>中</w:t>
      </w:r>
      <w:r>
        <w:rPr>
          <w:rFonts w:hint="eastAsia" w:asciiTheme="minorEastAsia" w:hAnsiTheme="minorEastAsia" w:eastAsiaTheme="minorEastAsia" w:cstheme="minorEastAsia"/>
          <w:sz w:val="24"/>
          <w:szCs w:val="24"/>
        </w:rPr>
        <w:t>，一道耀眼的幽蓝色强光宛如流星，拉出长长的尾迹。</w:t>
      </w:r>
    </w:p>
    <w:p w14:paraId="367482EA">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△恶魔群猛地刹住脚步。</w:t>
      </w:r>
    </w:p>
    <w:p w14:paraId="0BC9EB5B">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恶魔</w:t>
      </w:r>
      <w:r>
        <w:rPr>
          <w:rFonts w:hint="eastAsia" w:asciiTheme="minorEastAsia" w:hAnsiTheme="minorEastAsia" w:eastAsiaTheme="minorEastAsia" w:cstheme="minorEastAsia"/>
          <w:sz w:val="24"/>
          <w:szCs w:val="24"/>
          <w:lang w:val="en-US" w:eastAsia="zh-CN"/>
        </w:rPr>
        <w:t>首领</w:t>
      </w:r>
      <w:r>
        <w:rPr>
          <w:rFonts w:hint="eastAsia" w:asciiTheme="minorEastAsia" w:hAnsiTheme="minorEastAsia" w:eastAsiaTheme="minorEastAsia" w:cstheme="minorEastAsia"/>
          <w:sz w:val="24"/>
          <w:szCs w:val="24"/>
        </w:rPr>
        <w:t>：（战栗，绝望嘶吼）是星云骑士！是该死的星云骑士！快跑！！</w:t>
      </w:r>
    </w:p>
    <w:p w14:paraId="20F28608">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△【特写】流星逼近！强光中，双手抱臂</w:t>
      </w:r>
      <w:r>
        <w:rPr>
          <w:rFonts w:hint="eastAsia" w:asciiTheme="minorEastAsia" w:hAnsiTheme="minorEastAsia" w:eastAsiaTheme="minorEastAsia" w:cstheme="minorEastAsia"/>
          <w:sz w:val="24"/>
          <w:szCs w:val="24"/>
          <w:lang w:val="en-US" w:eastAsia="zh-CN"/>
        </w:rPr>
        <w:t>身穿黑袍，戴着兜帽</w:t>
      </w:r>
      <w:r>
        <w:rPr>
          <w:rFonts w:hint="eastAsia" w:asciiTheme="minorEastAsia" w:hAnsiTheme="minorEastAsia" w:eastAsiaTheme="minorEastAsia" w:cstheme="minorEastAsia"/>
          <w:sz w:val="24"/>
          <w:szCs w:val="24"/>
        </w:rPr>
        <w:t>的</w:t>
      </w:r>
      <w:r>
        <w:rPr>
          <w:rFonts w:hint="eastAsia" w:asciiTheme="minorEastAsia" w:hAnsiTheme="minorEastAsia" w:eastAsiaTheme="minorEastAsia" w:cstheme="minorEastAsia"/>
          <w:sz w:val="24"/>
          <w:szCs w:val="24"/>
          <w:lang w:val="en-US" w:eastAsia="zh-CN"/>
        </w:rPr>
        <w:t>里文</w:t>
      </w:r>
      <w:r>
        <w:rPr>
          <w:rFonts w:hint="eastAsia" w:asciiTheme="minorEastAsia" w:hAnsiTheme="minorEastAsia" w:eastAsiaTheme="minorEastAsia" w:cstheme="minorEastAsia"/>
          <w:sz w:val="24"/>
          <w:szCs w:val="24"/>
        </w:rPr>
        <w:t>垂直砸向地面。</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仅给</w:t>
      </w:r>
      <w:r>
        <w:rPr>
          <w:rFonts w:hint="eastAsia" w:asciiTheme="minorEastAsia" w:hAnsiTheme="minorEastAsia" w:eastAsiaTheme="minorEastAsia" w:cstheme="minorEastAsia"/>
          <w:sz w:val="24"/>
          <w:szCs w:val="24"/>
          <w:lang w:val="en-US" w:eastAsia="zh-CN"/>
        </w:rPr>
        <w:t>侧身和下半张脸特写】</w:t>
      </w:r>
    </w:p>
    <w:p w14:paraId="2784405C">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△砰——！</w:t>
      </w:r>
      <w:r>
        <w:rPr>
          <w:rFonts w:hint="eastAsia" w:asciiTheme="minorEastAsia" w:hAnsiTheme="minorEastAsia" w:eastAsiaTheme="minorEastAsia" w:cstheme="minorEastAsia"/>
          <w:sz w:val="24"/>
          <w:szCs w:val="24"/>
          <w:lang w:val="en-US" w:eastAsia="zh-CN"/>
        </w:rPr>
        <w:t>里文</w:t>
      </w:r>
      <w:r>
        <w:rPr>
          <w:rFonts w:hint="eastAsia" w:asciiTheme="minorEastAsia" w:hAnsiTheme="minorEastAsia" w:eastAsiaTheme="minorEastAsia" w:cstheme="minorEastAsia"/>
          <w:sz w:val="24"/>
          <w:szCs w:val="24"/>
        </w:rPr>
        <w:t>砸在冰原中心。画面定格一秒，死寂。</w:t>
      </w:r>
    </w:p>
    <w:p w14:paraId="7E65CBEA">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△轰！一朵幽蓝色核爆蘑菇云拔地而起，强光瞬间吞没巨兽与恶魔！</w:t>
      </w:r>
    </w:p>
    <w:p w14:paraId="161C060B">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△【推镜头】满地焦土。恶魔首领只剩下半截残躯，死死盯着前方的黑袍人。</w:t>
      </w:r>
    </w:p>
    <w:p w14:paraId="3C79FF4D">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恶魔首领</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嘶吼）</w:t>
      </w:r>
      <w:r>
        <w:rPr>
          <w:rFonts w:hint="eastAsia" w:asciiTheme="minorEastAsia" w:hAnsiTheme="minorEastAsia" w:eastAsiaTheme="minorEastAsia" w:cstheme="minorEastAsia"/>
          <w:sz w:val="24"/>
          <w:szCs w:val="24"/>
        </w:rPr>
        <w:t>：星云骑士！你杀不绝我们的……吾等终将归来……</w:t>
      </w:r>
      <w:r>
        <w:rPr>
          <w:rFonts w:hint="eastAsia" w:asciiTheme="minorEastAsia" w:hAnsiTheme="minorEastAsia" w:eastAsiaTheme="minorEastAsia" w:cstheme="minorEastAsia"/>
          <w:sz w:val="24"/>
          <w:szCs w:val="24"/>
          <w:lang w:val="en-US" w:eastAsia="zh-CN"/>
        </w:rPr>
        <w:t>吾等</w:t>
      </w:r>
      <w:r>
        <w:rPr>
          <w:rFonts w:hint="eastAsia" w:asciiTheme="minorEastAsia" w:hAnsiTheme="minorEastAsia" w:eastAsiaTheme="minorEastAsia" w:cstheme="minorEastAsia"/>
          <w:sz w:val="24"/>
          <w:szCs w:val="24"/>
        </w:rPr>
        <w:t>必将给阿斯特雷昂带来</w:t>
      </w:r>
      <w:r>
        <w:rPr>
          <w:rFonts w:hint="eastAsia" w:asciiTheme="minorEastAsia" w:hAnsiTheme="minorEastAsia" w:eastAsiaTheme="minorEastAsia" w:cstheme="minorEastAsia"/>
          <w:sz w:val="24"/>
          <w:szCs w:val="24"/>
          <w:lang w:val="en-US" w:eastAsia="zh-CN"/>
        </w:rPr>
        <w:t>毁灭</w:t>
      </w:r>
      <w:r>
        <w:rPr>
          <w:rFonts w:hint="eastAsia" w:asciiTheme="minorEastAsia" w:hAnsiTheme="minorEastAsia" w:eastAsiaTheme="minorEastAsia" w:cstheme="minorEastAsia"/>
          <w:sz w:val="24"/>
          <w:szCs w:val="24"/>
        </w:rPr>
        <w:t>！</w:t>
      </w:r>
    </w:p>
    <w:p w14:paraId="58C4A07C">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冷声）</w:t>
      </w:r>
      <w:r>
        <w:rPr>
          <w:rFonts w:hint="eastAsia" w:asciiTheme="minorEastAsia" w:hAnsiTheme="minorEastAsia" w:eastAsiaTheme="minorEastAsia" w:cstheme="minorEastAsia"/>
          <w:sz w:val="24"/>
          <w:szCs w:val="24"/>
        </w:rPr>
        <w:t>：聒噪。</w:t>
      </w:r>
    </w:p>
    <w:p w14:paraId="77B2FA2F">
      <w:pPr>
        <w:bidi w:val="0"/>
        <w:spacing w:beforeLines="0" w:afterLines="0"/>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里文话音刚落，</w:t>
      </w:r>
      <w:r>
        <w:rPr>
          <w:rFonts w:hint="eastAsia" w:asciiTheme="minorEastAsia" w:hAnsiTheme="minorEastAsia" w:eastAsiaTheme="minorEastAsia" w:cstheme="minorEastAsia"/>
          <w:sz w:val="24"/>
          <w:szCs w:val="24"/>
        </w:rPr>
        <w:t>砰！恶魔首领瞬间化作尘埃，</w:t>
      </w:r>
      <w:r>
        <w:rPr>
          <w:rFonts w:hint="eastAsia" w:asciiTheme="minorEastAsia" w:hAnsiTheme="minorEastAsia" w:eastAsiaTheme="minorEastAsia" w:cstheme="minorEastAsia"/>
          <w:sz w:val="24"/>
          <w:szCs w:val="24"/>
          <w:lang w:val="en-US" w:eastAsia="zh-CN"/>
        </w:rPr>
        <w:t>一阵狂风吹来，尘埃消散。</w:t>
      </w:r>
    </w:p>
    <w:p w14:paraId="2C5EF868">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△狂风呼啸，</w:t>
      </w:r>
      <w:r>
        <w:rPr>
          <w:rFonts w:hint="eastAsia" w:asciiTheme="minorEastAsia" w:hAnsiTheme="minorEastAsia" w:eastAsiaTheme="minorEastAsia" w:cstheme="minorEastAsia"/>
          <w:sz w:val="24"/>
          <w:szCs w:val="24"/>
          <w:lang w:val="en-US" w:eastAsia="zh-CN"/>
        </w:rPr>
        <w:t>尘埃消散</w:t>
      </w:r>
      <w:r>
        <w:rPr>
          <w:rFonts w:hint="eastAsia" w:asciiTheme="minorEastAsia" w:hAnsiTheme="minorEastAsia" w:eastAsiaTheme="minorEastAsia" w:cstheme="minorEastAsia"/>
          <w:sz w:val="24"/>
          <w:szCs w:val="24"/>
        </w:rPr>
        <w:t>【慢镜头】猛地掀开星云骑士的兜帽。</w:t>
      </w:r>
    </w:p>
    <w:p w14:paraId="62219BDE">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△【特写】里文的脸庞占据屏幕。五官</w:t>
      </w:r>
      <w:r>
        <w:rPr>
          <w:rFonts w:hint="eastAsia" w:asciiTheme="minorEastAsia" w:hAnsiTheme="minorEastAsia" w:eastAsiaTheme="minorEastAsia" w:cstheme="minorEastAsia"/>
          <w:sz w:val="24"/>
          <w:szCs w:val="24"/>
          <w:lang w:val="en-US" w:eastAsia="zh-CN"/>
        </w:rPr>
        <w:t>俊美</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冰蓝色的</w:t>
      </w:r>
      <w:r>
        <w:rPr>
          <w:rFonts w:hint="eastAsia" w:asciiTheme="minorEastAsia" w:hAnsiTheme="minorEastAsia" w:eastAsiaTheme="minorEastAsia" w:cstheme="minorEastAsia"/>
          <w:sz w:val="24"/>
          <w:szCs w:val="24"/>
        </w:rPr>
        <w:t>眼神</w:t>
      </w:r>
      <w:r>
        <w:rPr>
          <w:rFonts w:hint="eastAsia" w:asciiTheme="minorEastAsia" w:hAnsiTheme="minorEastAsia" w:eastAsiaTheme="minorEastAsia" w:cstheme="minorEastAsia"/>
          <w:sz w:val="24"/>
          <w:szCs w:val="24"/>
          <w:lang w:val="en-US" w:eastAsia="zh-CN"/>
        </w:rPr>
        <w:t>冷厉</w:t>
      </w:r>
      <w:r>
        <w:rPr>
          <w:rFonts w:hint="eastAsia" w:asciiTheme="minorEastAsia" w:hAnsiTheme="minorEastAsia" w:eastAsiaTheme="minorEastAsia" w:cstheme="minorEastAsia"/>
          <w:sz w:val="24"/>
          <w:szCs w:val="24"/>
        </w:rPr>
        <w:t>。</w:t>
      </w:r>
    </w:p>
    <w:p w14:paraId="12261CB8">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转场】视线顺着里文冰蓝色的眼睛</w:t>
      </w:r>
      <w:r>
        <w:rPr>
          <w:rFonts w:hint="eastAsia" w:asciiTheme="minorEastAsia" w:hAnsiTheme="minorEastAsia" w:eastAsiaTheme="minorEastAsia" w:cstheme="minorEastAsia"/>
          <w:sz w:val="24"/>
          <w:szCs w:val="24"/>
        </w:rPr>
        <w:t>极速旋转，色彩瞬间变得浓烈暧昧！</w:t>
      </w:r>
    </w:p>
    <w:p w14:paraId="4562F470">
      <w:pPr>
        <w:bidi w:val="0"/>
        <w:spacing w:beforeLines="0" w:afterLines="0"/>
        <w:rPr>
          <w:rFonts w:hint="eastAsia" w:asciiTheme="minorEastAsia" w:hAnsiTheme="minorEastAsia" w:eastAsiaTheme="minorEastAsia" w:cstheme="minorEastAsia"/>
          <w:sz w:val="24"/>
          <w:szCs w:val="24"/>
        </w:rPr>
      </w:pPr>
    </w:p>
    <w:p w14:paraId="42E0C482">
      <w:pPr>
        <w:bidi w:val="0"/>
        <w:spacing w:beforeLines="0" w:afterLine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 xml:space="preserve">001-2 下层区高级俱乐部/夜/内 </w:t>
      </w:r>
    </w:p>
    <w:p w14:paraId="4A9DAD07">
      <w:pPr>
        <w:bidi w:val="0"/>
        <w:spacing w:beforeLines="0" w:afterLines="0"/>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rPr>
        <w:t>人物：里文、众美女、尤利乌斯（皇帝）、塞弗林</w:t>
      </w:r>
      <w:r>
        <w:rPr>
          <w:rFonts w:hint="eastAsia" w:asciiTheme="minorEastAsia" w:hAnsiTheme="minorEastAsia" w:eastAsiaTheme="minorEastAsia" w:cstheme="minorEastAsia"/>
          <w:b/>
          <w:bCs/>
          <w:sz w:val="24"/>
          <w:szCs w:val="24"/>
          <w:lang w:eastAsia="zh-CN"/>
        </w:rPr>
        <w:t>、</w:t>
      </w:r>
      <w:r>
        <w:rPr>
          <w:rFonts w:hint="eastAsia" w:asciiTheme="minorEastAsia" w:hAnsiTheme="minorEastAsia" w:eastAsiaTheme="minorEastAsia" w:cstheme="minorEastAsia"/>
          <w:b/>
          <w:bCs/>
          <w:sz w:val="24"/>
          <w:szCs w:val="24"/>
          <w:lang w:val="en-US" w:eastAsia="zh-CN"/>
        </w:rPr>
        <w:t>薇薇安</w:t>
      </w:r>
    </w:p>
    <w:p w14:paraId="184951B2">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中心舞池中，无数男男女女疯狂扭动！</w:t>
      </w:r>
      <w:r>
        <w:rPr>
          <w:rFonts w:hint="eastAsia" w:asciiTheme="minorEastAsia" w:hAnsiTheme="minorEastAsia" w:eastAsiaTheme="minorEastAsia" w:cstheme="minorEastAsia"/>
          <w:sz w:val="24"/>
          <w:szCs w:val="24"/>
        </w:rPr>
        <w:t>重低音电子乐</w:t>
      </w:r>
      <w:r>
        <w:rPr>
          <w:rFonts w:hint="eastAsia" w:asciiTheme="minorEastAsia" w:hAnsiTheme="minorEastAsia" w:eastAsiaTheme="minorEastAsia" w:cstheme="minorEastAsia"/>
          <w:sz w:val="24"/>
          <w:szCs w:val="24"/>
          <w:lang w:val="en-US" w:eastAsia="zh-CN"/>
        </w:rPr>
        <w:t>轰响</w:t>
      </w:r>
      <w:r>
        <w:rPr>
          <w:rFonts w:hint="eastAsia" w:asciiTheme="minorEastAsia" w:hAnsiTheme="minorEastAsia" w:eastAsiaTheme="minorEastAsia" w:cstheme="minorEastAsia"/>
          <w:sz w:val="24"/>
          <w:szCs w:val="24"/>
        </w:rPr>
        <w:t>。霓虹灯疯狂闪烁。</w:t>
      </w:r>
    </w:p>
    <w:p w14:paraId="15E66F7C">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特写】卡座上</w:t>
      </w:r>
      <w:r>
        <w:rPr>
          <w:rFonts w:hint="eastAsia" w:asciiTheme="minorEastAsia" w:hAnsiTheme="minorEastAsia" w:eastAsiaTheme="minorEastAsia" w:cstheme="minorEastAsia"/>
          <w:sz w:val="24"/>
          <w:szCs w:val="24"/>
        </w:rPr>
        <w:t>里文衣衫不整，左拥右抱</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慵懒地瘫在沙发</w:t>
      </w:r>
      <w:r>
        <w:rPr>
          <w:rFonts w:hint="eastAsia" w:asciiTheme="minorEastAsia" w:hAnsiTheme="minorEastAsia" w:eastAsiaTheme="minorEastAsia" w:cstheme="minorEastAsia"/>
          <w:sz w:val="24"/>
          <w:szCs w:val="24"/>
          <w:lang w:val="en-US" w:eastAsia="zh-CN"/>
        </w:rPr>
        <w:t>上</w:t>
      </w:r>
      <w:r>
        <w:rPr>
          <w:rFonts w:hint="eastAsia" w:asciiTheme="minorEastAsia" w:hAnsiTheme="minorEastAsia" w:eastAsiaTheme="minorEastAsia" w:cstheme="minorEastAsia"/>
          <w:sz w:val="24"/>
          <w:szCs w:val="24"/>
        </w:rPr>
        <w:t>。七八个穿着暴露</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身材</w:t>
      </w:r>
      <w:r>
        <w:rPr>
          <w:rFonts w:hint="eastAsia" w:asciiTheme="minorEastAsia" w:hAnsiTheme="minorEastAsia" w:eastAsiaTheme="minorEastAsia" w:cstheme="minorEastAsia"/>
          <w:sz w:val="24"/>
          <w:szCs w:val="24"/>
        </w:rPr>
        <w:t>火辣美女紧贴着他，争相为他倒酒喂食。</w:t>
      </w:r>
    </w:p>
    <w:p w14:paraId="079DD1AC">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里文（举起酒杯，浪荡大笑）：干杯！今晚全场所有消费，</w:t>
      </w:r>
      <w:r>
        <w:rPr>
          <w:rFonts w:hint="eastAsia" w:asciiTheme="minorEastAsia" w:hAnsiTheme="minorEastAsia" w:eastAsiaTheme="minorEastAsia" w:cstheme="minorEastAsia"/>
          <w:sz w:val="24"/>
          <w:szCs w:val="24"/>
          <w:lang w:val="en-US" w:eastAsia="zh-CN"/>
        </w:rPr>
        <w:t>都</w:t>
      </w:r>
      <w:r>
        <w:rPr>
          <w:rFonts w:hint="eastAsia" w:asciiTheme="minorEastAsia" w:hAnsiTheme="minorEastAsia" w:eastAsiaTheme="minorEastAsia" w:cstheme="minorEastAsia"/>
          <w:sz w:val="24"/>
          <w:szCs w:val="24"/>
        </w:rPr>
        <w:t>由本少买单！</w:t>
      </w:r>
    </w:p>
    <w:p w14:paraId="6E125A1B">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△漫天</w:t>
      </w:r>
      <w:r>
        <w:rPr>
          <w:rFonts w:hint="eastAsia" w:asciiTheme="minorEastAsia" w:hAnsiTheme="minorEastAsia" w:eastAsiaTheme="minorEastAsia" w:cstheme="minorEastAsia"/>
          <w:sz w:val="24"/>
          <w:szCs w:val="24"/>
          <w:lang w:val="en-US" w:eastAsia="zh-CN"/>
        </w:rPr>
        <w:t>钞票</w:t>
      </w:r>
      <w:r>
        <w:rPr>
          <w:rFonts w:hint="eastAsia" w:asciiTheme="minorEastAsia" w:hAnsiTheme="minorEastAsia" w:eastAsiaTheme="minorEastAsia" w:cstheme="minorEastAsia"/>
          <w:sz w:val="24"/>
          <w:szCs w:val="24"/>
        </w:rPr>
        <w:t>洒下，</w:t>
      </w:r>
      <w:r>
        <w:rPr>
          <w:rFonts w:hint="eastAsia" w:asciiTheme="minorEastAsia" w:hAnsiTheme="minorEastAsia" w:eastAsiaTheme="minorEastAsia" w:cstheme="minorEastAsia"/>
          <w:sz w:val="24"/>
          <w:szCs w:val="24"/>
          <w:lang w:val="en-US" w:eastAsia="zh-CN"/>
        </w:rPr>
        <w:t>舞池内</w:t>
      </w:r>
      <w:r>
        <w:rPr>
          <w:rFonts w:hint="eastAsia" w:asciiTheme="minorEastAsia" w:hAnsiTheme="minorEastAsia" w:eastAsiaTheme="minorEastAsia" w:cstheme="minorEastAsia"/>
          <w:sz w:val="24"/>
          <w:szCs w:val="24"/>
        </w:rPr>
        <w:t>爆发出欢呼尖叫。</w:t>
      </w:r>
    </w:p>
    <w:p w14:paraId="58633026">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众人：里文少爷万岁！</w:t>
      </w:r>
    </w:p>
    <w:p w14:paraId="4C9B009E">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△一名女郎靠在里文怀里，手指顺着他的胸膛下滑</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【特写】里文脖子上的挂着的以太方舟！</w:t>
      </w:r>
      <w:r>
        <w:rPr>
          <w:rFonts w:hint="eastAsia" w:asciiTheme="minorEastAsia" w:hAnsiTheme="minorEastAsia" w:eastAsiaTheme="minorEastAsia" w:cstheme="minorEastAsia"/>
          <w:sz w:val="24"/>
          <w:szCs w:val="24"/>
        </w:rPr>
        <w:t>女郎媚笑着伸手，试图</w:t>
      </w:r>
      <w:r>
        <w:rPr>
          <w:rFonts w:hint="eastAsia" w:asciiTheme="minorEastAsia" w:hAnsiTheme="minorEastAsia" w:eastAsiaTheme="minorEastAsia" w:cstheme="minorEastAsia"/>
          <w:sz w:val="24"/>
          <w:szCs w:val="24"/>
          <w:lang w:val="en-US" w:eastAsia="zh-CN"/>
        </w:rPr>
        <w:t>拿走以太方舟！</w:t>
      </w:r>
    </w:p>
    <w:p w14:paraId="0E284438">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△啪！里文猛地扣住她的手腕。</w:t>
      </w:r>
    </w:p>
    <w:p w14:paraId="38BE25B1">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△【特写】前一秒还醉眼迷离的里文，眼底瞬间掠过一抹幽蓝冷光。</w:t>
      </w:r>
    </w:p>
    <w:p w14:paraId="275CC42B">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女郎（吓了一跳）：少、少爷？</w:t>
      </w:r>
    </w:p>
    <w:p w14:paraId="5AFC4D38">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△里文脸上重新浮现笑意。</w:t>
      </w:r>
    </w:p>
    <w:p w14:paraId="30AFF160">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里文（轻笑）：今晚你想要什么都行。</w:t>
      </w:r>
    </w:p>
    <w:p w14:paraId="3504BA73">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△里文微微低头，声音压低。</w:t>
      </w:r>
    </w:p>
    <w:p w14:paraId="0591CDD8">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里文：但再碰它一次，你这只漂亮的手，就留不住了。</w:t>
      </w:r>
    </w:p>
    <w:p w14:paraId="15F30625">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△女郎脸色一白，连忙缩回手。里文却又像什么都没发生一样，大笑着把一把</w:t>
      </w:r>
      <w:r>
        <w:rPr>
          <w:rFonts w:hint="eastAsia" w:asciiTheme="minorEastAsia" w:hAnsiTheme="minorEastAsia" w:eastAsiaTheme="minorEastAsia" w:cstheme="minorEastAsia"/>
          <w:sz w:val="24"/>
          <w:szCs w:val="24"/>
          <w:lang w:val="en-US" w:eastAsia="zh-CN"/>
        </w:rPr>
        <w:t>钱</w:t>
      </w:r>
      <w:r>
        <w:rPr>
          <w:rFonts w:hint="eastAsia" w:asciiTheme="minorEastAsia" w:hAnsiTheme="minorEastAsia" w:eastAsiaTheme="minorEastAsia" w:cstheme="minorEastAsia"/>
          <w:sz w:val="24"/>
          <w:szCs w:val="24"/>
        </w:rPr>
        <w:t>塞进她怀里。</w:t>
      </w:r>
    </w:p>
    <w:p w14:paraId="527B7D0F">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【切镜头-二楼VIP包厢】</w:t>
      </w:r>
    </w:p>
    <w:p w14:paraId="7C727CDB">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△昏暗中，皇帝尤利乌斯</w:t>
      </w:r>
      <w:r>
        <w:rPr>
          <w:rFonts w:hint="eastAsia" w:asciiTheme="minorEastAsia" w:hAnsiTheme="minorEastAsia" w:eastAsiaTheme="minorEastAsia" w:cstheme="minorEastAsia"/>
          <w:sz w:val="24"/>
          <w:szCs w:val="24"/>
          <w:lang w:val="en-US" w:eastAsia="zh-CN"/>
        </w:rPr>
        <w:t>穿着便装</w:t>
      </w:r>
      <w:r>
        <w:rPr>
          <w:rFonts w:hint="eastAsia" w:asciiTheme="minorEastAsia" w:hAnsiTheme="minorEastAsia" w:eastAsiaTheme="minorEastAsia" w:cstheme="minorEastAsia"/>
          <w:sz w:val="24"/>
          <w:szCs w:val="24"/>
        </w:rPr>
        <w:t>坐在包厢阴影里，身旁站着帝国审问官塞弗林。</w:t>
      </w:r>
      <w:r>
        <w:rPr>
          <w:rFonts w:hint="eastAsia" w:asciiTheme="minorEastAsia" w:hAnsiTheme="minorEastAsia" w:eastAsiaTheme="minorEastAsia" w:cstheme="minorEastAsia"/>
          <w:sz w:val="24"/>
          <w:szCs w:val="24"/>
          <w:lang w:val="en-US" w:eastAsia="zh-CN"/>
        </w:rPr>
        <w:t>二人</w:t>
      </w:r>
      <w:r>
        <w:rPr>
          <w:rFonts w:hint="eastAsia" w:asciiTheme="minorEastAsia" w:hAnsiTheme="minorEastAsia" w:eastAsiaTheme="minorEastAsia" w:cstheme="minorEastAsia"/>
          <w:sz w:val="24"/>
          <w:szCs w:val="24"/>
        </w:rPr>
        <w:t>眼神俯视着一楼的里文。</w:t>
      </w:r>
    </w:p>
    <w:p w14:paraId="70D02939">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△包厢另一侧，俱乐部头牌薇薇安正优雅地替尤利乌斯倒酒。</w:t>
      </w:r>
    </w:p>
    <w:p w14:paraId="2FB4C5EE">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薇薇安（笑）：大人不是说，</w:t>
      </w:r>
      <w:r>
        <w:rPr>
          <w:rFonts w:hint="eastAsia" w:asciiTheme="minorEastAsia" w:hAnsiTheme="minorEastAsia" w:eastAsiaTheme="minorEastAsia" w:cstheme="minorEastAsia"/>
          <w:sz w:val="24"/>
          <w:szCs w:val="24"/>
          <w:lang w:val="en-US" w:eastAsia="zh-CN"/>
        </w:rPr>
        <w:t>今晚</w:t>
      </w:r>
      <w:r>
        <w:rPr>
          <w:rFonts w:hint="eastAsia" w:asciiTheme="minorEastAsia" w:hAnsiTheme="minorEastAsia" w:eastAsiaTheme="minorEastAsia" w:cstheme="minorEastAsia"/>
          <w:sz w:val="24"/>
          <w:szCs w:val="24"/>
        </w:rPr>
        <w:t>是来听我唱歌的吗？怎么一直盯着楼下那位少爷？</w:t>
      </w:r>
    </w:p>
    <w:p w14:paraId="231A5882">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尤利乌斯（冷哼）：一个</w:t>
      </w:r>
      <w:r>
        <w:rPr>
          <w:rFonts w:hint="eastAsia" w:asciiTheme="minorEastAsia" w:hAnsiTheme="minorEastAsia" w:eastAsiaTheme="minorEastAsia" w:cstheme="minorEastAsia"/>
          <w:sz w:val="24"/>
          <w:szCs w:val="24"/>
          <w:lang w:val="en-US" w:eastAsia="zh-CN"/>
        </w:rPr>
        <w:t>毛头小子</w:t>
      </w:r>
      <w:r>
        <w:rPr>
          <w:rFonts w:hint="eastAsia" w:asciiTheme="minorEastAsia" w:hAnsiTheme="minorEastAsia" w:eastAsiaTheme="minorEastAsia" w:cstheme="minorEastAsia"/>
          <w:sz w:val="24"/>
          <w:szCs w:val="24"/>
        </w:rPr>
        <w:t>而已，也配让我盯着？</w:t>
      </w:r>
    </w:p>
    <w:p w14:paraId="5B4A5BBF">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△尤利乌斯的目光仍落在被女人围住的里文身上，眼神带着几分不快。</w:t>
      </w:r>
    </w:p>
    <w:p w14:paraId="697BC7BE">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塞弗林（低声）：陛下，那是维洛尔公爵的次子，里文。首都星出了名的</w:t>
      </w:r>
      <w:r>
        <w:rPr>
          <w:rFonts w:hint="eastAsia" w:asciiTheme="minorEastAsia" w:hAnsiTheme="minorEastAsia" w:eastAsiaTheme="minorEastAsia" w:cstheme="minorEastAsia"/>
          <w:sz w:val="24"/>
          <w:szCs w:val="24"/>
          <w:lang w:val="en-US" w:eastAsia="zh-CN"/>
        </w:rPr>
        <w:t>废物！</w:t>
      </w:r>
    </w:p>
    <w:p w14:paraId="32400B89">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薇薇安（轻笑）：废物倒未必。至少他花钱的时候，比很多贵族都可爱。</w:t>
      </w:r>
    </w:p>
    <w:p w14:paraId="62CB428B">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△尤利乌斯脸色骤然一沉，手指敲了敲酒杯。</w:t>
      </w:r>
    </w:p>
    <w:p w14:paraId="72C26E6C">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尤利乌斯：可爱？</w:t>
      </w:r>
    </w:p>
    <w:p w14:paraId="5AD5221D">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薇薇安（立刻低头一笑）：当然，远不及大人有魅力。</w:t>
      </w:r>
    </w:p>
    <w:p w14:paraId="4CFD8812">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△尤利乌斯这才收回不悦，冷冷看向楼下。</w:t>
      </w:r>
    </w:p>
    <w:p w14:paraId="39854336">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尤利乌斯：</w:t>
      </w:r>
      <w:r>
        <w:rPr>
          <w:rFonts w:hint="eastAsia" w:asciiTheme="minorEastAsia" w:hAnsiTheme="minorEastAsia" w:eastAsiaTheme="minorEastAsia" w:cstheme="minorEastAsia"/>
          <w:sz w:val="24"/>
          <w:szCs w:val="24"/>
          <w:lang w:val="en-US" w:eastAsia="zh-CN"/>
        </w:rPr>
        <w:t>塞弗林，</w:t>
      </w:r>
      <w:r>
        <w:rPr>
          <w:rFonts w:hint="eastAsia" w:asciiTheme="minorEastAsia" w:hAnsiTheme="minorEastAsia" w:eastAsiaTheme="minorEastAsia" w:cstheme="minorEastAsia"/>
          <w:sz w:val="24"/>
          <w:szCs w:val="24"/>
        </w:rPr>
        <w:t>巴尔坎联盟已经把手伸到帝都了。贵族后继者若都像他这样，</w:t>
      </w:r>
      <w:r>
        <w:rPr>
          <w:rFonts w:hint="eastAsia" w:asciiTheme="minorEastAsia" w:hAnsiTheme="minorEastAsia" w:eastAsiaTheme="minorEastAsia" w:cstheme="minorEastAsia"/>
          <w:sz w:val="24"/>
          <w:szCs w:val="24"/>
          <w:lang w:val="en-US" w:eastAsia="zh-CN"/>
        </w:rPr>
        <w:t>星云竞技场还比什么！</w:t>
      </w:r>
      <w:r>
        <w:rPr>
          <w:rFonts w:hint="eastAsia" w:asciiTheme="minorEastAsia" w:hAnsiTheme="minorEastAsia" w:eastAsiaTheme="minorEastAsia" w:cstheme="minorEastAsia"/>
          <w:sz w:val="24"/>
          <w:szCs w:val="24"/>
        </w:rPr>
        <w:t>干脆让我的莱拉公主直接嫁到巴尔坎联盟</w:t>
      </w:r>
      <w:r>
        <w:rPr>
          <w:rFonts w:hint="eastAsia" w:asciiTheme="minorEastAsia" w:hAnsiTheme="minorEastAsia" w:eastAsiaTheme="minorEastAsia" w:cstheme="minorEastAsia"/>
          <w:sz w:val="24"/>
          <w:szCs w:val="24"/>
          <w:lang w:val="en-US" w:eastAsia="zh-CN"/>
        </w:rPr>
        <w:t>算了！</w:t>
      </w:r>
    </w:p>
    <w:p w14:paraId="088BFCB5">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塞弗林</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连忙躬身）</w:t>
      </w:r>
      <w:r>
        <w:rPr>
          <w:rFonts w:hint="eastAsia" w:asciiTheme="minorEastAsia" w:hAnsiTheme="minorEastAsia" w:eastAsiaTheme="minorEastAsia" w:cstheme="minorEastAsia"/>
          <w:sz w:val="24"/>
          <w:szCs w:val="24"/>
        </w:rPr>
        <w:t>：陛下息怒。或许</w:t>
      </w:r>
      <w:r>
        <w:rPr>
          <w:rFonts w:hint="eastAsia" w:asciiTheme="minorEastAsia" w:hAnsiTheme="minorEastAsia" w:eastAsiaTheme="minorEastAsia" w:cstheme="minorEastAsia"/>
          <w:sz w:val="24"/>
          <w:szCs w:val="24"/>
          <w:lang w:val="en-US" w:eastAsia="zh-CN"/>
        </w:rPr>
        <w:t>贵族的继承人并非</w:t>
      </w:r>
      <w:r>
        <w:rPr>
          <w:rFonts w:hint="eastAsia" w:asciiTheme="minorEastAsia" w:hAnsiTheme="minorEastAsia" w:eastAsiaTheme="minorEastAsia" w:cstheme="minorEastAsia"/>
          <w:sz w:val="24"/>
          <w:szCs w:val="24"/>
        </w:rPr>
        <w:t xml:space="preserve">全都如此不堪…… </w:t>
      </w:r>
    </w:p>
    <w:p w14:paraId="6F8E7EE2">
      <w:pPr>
        <w:bidi w:val="0"/>
        <w:spacing w:beforeLines="0" w:afterLines="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尤利乌斯（愤怒打断）：</w:t>
      </w:r>
      <w:r>
        <w:rPr>
          <w:rFonts w:hint="eastAsia" w:asciiTheme="minorEastAsia" w:hAnsiTheme="minorEastAsia" w:eastAsiaTheme="minorEastAsia" w:cstheme="minorEastAsia"/>
          <w:sz w:val="24"/>
          <w:szCs w:val="24"/>
          <w:lang w:val="en-US" w:eastAsia="zh-CN"/>
        </w:rPr>
        <w:t>怎么不会！你看看那混账的样子！这都是公爵之子了，</w:t>
      </w:r>
      <w:r>
        <w:rPr>
          <w:rFonts w:hint="eastAsia" w:asciiTheme="minorEastAsia" w:hAnsiTheme="minorEastAsia" w:eastAsiaTheme="minorEastAsia" w:cstheme="minorEastAsia"/>
          <w:sz w:val="24"/>
          <w:szCs w:val="24"/>
        </w:rPr>
        <w:t>其余的能好到哪里去</w:t>
      </w:r>
      <w:r>
        <w:rPr>
          <w:rFonts w:hint="eastAsia" w:asciiTheme="minorEastAsia" w:hAnsiTheme="minorEastAsia" w:eastAsiaTheme="minorEastAsia" w:cstheme="minorEastAsia"/>
          <w:sz w:val="24"/>
          <w:szCs w:val="24"/>
          <w:lang w:eastAsia="zh-CN"/>
        </w:rPr>
        <w:t>！</w:t>
      </w:r>
    </w:p>
    <w:p w14:paraId="5442C21D">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△轰——一声巨响</w:t>
      </w:r>
      <w:r>
        <w:rPr>
          <w:rFonts w:hint="eastAsia" w:asciiTheme="minorEastAsia" w:hAnsiTheme="minorEastAsia" w:eastAsiaTheme="minorEastAsia" w:cstheme="minorEastAsia"/>
          <w:sz w:val="24"/>
          <w:szCs w:val="24"/>
          <w:lang w:val="en-US" w:eastAsia="zh-CN"/>
        </w:rPr>
        <w:t>让</w:t>
      </w:r>
      <w:r>
        <w:rPr>
          <w:rFonts w:hint="eastAsia" w:asciiTheme="minorEastAsia" w:hAnsiTheme="minorEastAsia" w:eastAsiaTheme="minorEastAsia" w:cstheme="minorEastAsia"/>
          <w:sz w:val="24"/>
          <w:szCs w:val="24"/>
        </w:rPr>
        <w:t>尤利乌斯</w:t>
      </w:r>
      <w:r>
        <w:rPr>
          <w:rFonts w:hint="eastAsia" w:asciiTheme="minorEastAsia" w:hAnsiTheme="minorEastAsia" w:eastAsiaTheme="minorEastAsia" w:cstheme="minorEastAsia"/>
          <w:sz w:val="24"/>
          <w:szCs w:val="24"/>
          <w:lang w:val="en-US" w:eastAsia="zh-CN"/>
        </w:rPr>
        <w:t>声音嘎然而止！他看向门口。</w:t>
      </w:r>
    </w:p>
    <w:p w14:paraId="531385D3">
      <w:pPr>
        <w:bidi w:val="0"/>
        <w:spacing w:beforeLines="0" w:afterLines="0"/>
        <w:rPr>
          <w:rFonts w:hint="eastAsia" w:asciiTheme="minorEastAsia" w:hAnsiTheme="minorEastAsia" w:eastAsiaTheme="minorEastAsia" w:cstheme="minorEastAsia"/>
          <w:sz w:val="24"/>
          <w:szCs w:val="24"/>
        </w:rPr>
      </w:pPr>
    </w:p>
    <w:p w14:paraId="083B6C43">
      <w:pPr>
        <w:bidi w:val="0"/>
        <w:spacing w:beforeLines="0" w:afterLine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001-3 俱乐部大门及大厅/夜/内</w:t>
      </w:r>
    </w:p>
    <w:p w14:paraId="28198B2D">
      <w:pPr>
        <w:bidi w:val="0"/>
        <w:spacing w:beforeLines="0" w:afterLine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人物：布拉克斯（巴尔坎人）、平民兄妹、里文、众人、尤利乌斯、塞弗林</w:t>
      </w:r>
    </w:p>
    <w:p w14:paraId="37FC103B">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△俱乐部大门被撞</w:t>
      </w:r>
      <w:r>
        <w:rPr>
          <w:rFonts w:hint="eastAsia" w:asciiTheme="minorEastAsia" w:hAnsiTheme="minorEastAsia" w:eastAsiaTheme="minorEastAsia" w:cstheme="minorEastAsia"/>
          <w:sz w:val="24"/>
          <w:szCs w:val="24"/>
          <w:lang w:val="en-US" w:eastAsia="zh-CN"/>
        </w:rPr>
        <w:t>开</w:t>
      </w:r>
      <w:r>
        <w:rPr>
          <w:rFonts w:hint="eastAsia" w:asciiTheme="minorEastAsia" w:hAnsiTheme="minorEastAsia" w:eastAsiaTheme="minorEastAsia" w:cstheme="minorEastAsia"/>
          <w:sz w:val="24"/>
          <w:szCs w:val="24"/>
        </w:rPr>
        <w:t>！一个浑身是血的平民青年被扔进舞池，砸翻酒桌。</w:t>
      </w:r>
    </w:p>
    <w:p w14:paraId="168138ED">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△音乐戛然而止，舞池中男男女女惊叫后退。</w:t>
      </w:r>
    </w:p>
    <w:p w14:paraId="418D5E93">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△巴尔坎狂战士布拉克斯满脸横肉</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带着手下</w:t>
      </w:r>
      <w:r>
        <w:rPr>
          <w:rFonts w:hint="eastAsia" w:asciiTheme="minorEastAsia" w:hAnsiTheme="minorEastAsia" w:eastAsiaTheme="minorEastAsia" w:cstheme="minorEastAsia"/>
          <w:sz w:val="24"/>
          <w:szCs w:val="24"/>
        </w:rPr>
        <w:t>踏入大门。他</w:t>
      </w:r>
      <w:r>
        <w:rPr>
          <w:rFonts w:hint="eastAsia" w:asciiTheme="minorEastAsia" w:hAnsiTheme="minorEastAsia" w:eastAsiaTheme="minorEastAsia" w:cstheme="minorEastAsia"/>
          <w:sz w:val="24"/>
          <w:szCs w:val="24"/>
          <w:lang w:val="en-US" w:eastAsia="zh-CN"/>
        </w:rPr>
        <w:t>一</w:t>
      </w:r>
      <w:r>
        <w:rPr>
          <w:rFonts w:hint="eastAsia" w:asciiTheme="minorEastAsia" w:hAnsiTheme="minorEastAsia" w:eastAsiaTheme="minorEastAsia" w:cstheme="minorEastAsia"/>
          <w:sz w:val="24"/>
          <w:szCs w:val="24"/>
        </w:rPr>
        <w:t>手拽着一个平民少女的头发，强迫她仰起脸。</w:t>
      </w:r>
    </w:p>
    <w:p w14:paraId="1AF6E4F4">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平民少女（挣扎，哭喊）：哥哥！</w:t>
      </w:r>
      <w:r>
        <w:rPr>
          <w:rFonts w:hint="eastAsia" w:asciiTheme="minorEastAsia" w:hAnsiTheme="minorEastAsia" w:eastAsiaTheme="minorEastAsia" w:cstheme="minorEastAsia"/>
          <w:sz w:val="24"/>
          <w:szCs w:val="24"/>
          <w:lang w:val="en-US" w:eastAsia="zh-CN"/>
        </w:rPr>
        <w:t>救我！</w:t>
      </w:r>
    </w:p>
    <w:p w14:paraId="75696073">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△平民青年挣扎着想爬起来。布拉克斯一脚踩住他的脸。</w:t>
      </w:r>
    </w:p>
    <w:p w14:paraId="1EDEE8CA">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平民青年（痛苦）：放开她！</w:t>
      </w:r>
    </w:p>
    <w:p w14:paraId="3393765A">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布拉克斯（狞笑）：放开？你们阿斯特雷昂</w:t>
      </w:r>
      <w:r>
        <w:rPr>
          <w:rFonts w:hint="eastAsia" w:asciiTheme="minorEastAsia" w:hAnsiTheme="minorEastAsia" w:eastAsiaTheme="minorEastAsia" w:cstheme="minorEastAsia"/>
          <w:sz w:val="24"/>
          <w:szCs w:val="24"/>
          <w:lang w:val="en-US" w:eastAsia="zh-CN"/>
        </w:rPr>
        <w:t>的</w:t>
      </w:r>
      <w:r>
        <w:rPr>
          <w:rFonts w:hint="eastAsia" w:asciiTheme="minorEastAsia" w:hAnsiTheme="minorEastAsia" w:eastAsiaTheme="minorEastAsia" w:cstheme="minorEastAsia"/>
          <w:sz w:val="24"/>
          <w:szCs w:val="24"/>
        </w:rPr>
        <w:t>人就只会趴在地上求我吗？</w:t>
      </w:r>
    </w:p>
    <w:p w14:paraId="693DCA7A">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△布拉克斯抓着少女，将她拖到舞池中央，逼她面向四周所有围观群众。</w:t>
      </w:r>
    </w:p>
    <w:p w14:paraId="0621981D">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布拉克斯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小婊子，看看你们帝国的这些废物，</w:t>
      </w:r>
      <w:r>
        <w:rPr>
          <w:rFonts w:hint="eastAsia" w:asciiTheme="minorEastAsia" w:hAnsiTheme="minorEastAsia" w:eastAsiaTheme="minorEastAsia" w:cstheme="minorEastAsia"/>
          <w:sz w:val="24"/>
          <w:szCs w:val="24"/>
        </w:rPr>
        <w:t>听到我们巴尔坎</w:t>
      </w:r>
      <w:r>
        <w:rPr>
          <w:rFonts w:hint="eastAsia" w:asciiTheme="minorEastAsia" w:hAnsiTheme="minorEastAsia" w:eastAsiaTheme="minorEastAsia" w:cstheme="minorEastAsia"/>
          <w:sz w:val="24"/>
          <w:szCs w:val="24"/>
          <w:lang w:val="en-US" w:eastAsia="zh-CN"/>
        </w:rPr>
        <w:t>联盟</w:t>
      </w:r>
      <w:r>
        <w:rPr>
          <w:rFonts w:hint="eastAsia" w:asciiTheme="minorEastAsia" w:hAnsiTheme="minorEastAsia" w:eastAsiaTheme="minorEastAsia" w:cstheme="minorEastAsia"/>
          <w:sz w:val="24"/>
          <w:szCs w:val="24"/>
        </w:rPr>
        <w:t>的名字连个屁都不敢放！</w:t>
      </w:r>
    </w:p>
    <w:p w14:paraId="129FEAF1">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△少女屈辱落泪，几个年轻男人愤怒冲出人群。</w:t>
      </w:r>
    </w:p>
    <w:p w14:paraId="0006C845">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年轻男人</w:t>
      </w:r>
      <w:r>
        <w:rPr>
          <w:rFonts w:hint="eastAsia" w:asciiTheme="minorEastAsia" w:hAnsiTheme="minorEastAsia" w:eastAsiaTheme="minorEastAsia" w:cstheme="minorEastAsia"/>
          <w:sz w:val="24"/>
          <w:szCs w:val="24"/>
          <w:lang w:val="en-US" w:eastAsia="zh-CN"/>
        </w:rPr>
        <w:t>A</w:t>
      </w:r>
      <w:r>
        <w:rPr>
          <w:rFonts w:hint="eastAsia" w:asciiTheme="minorEastAsia" w:hAnsiTheme="minorEastAsia" w:eastAsiaTheme="minorEastAsia" w:cstheme="minorEastAsia"/>
          <w:sz w:val="24"/>
          <w:szCs w:val="24"/>
        </w:rPr>
        <w:t>：放开她！</w:t>
      </w:r>
    </w:p>
    <w:p w14:paraId="6E2212B0">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△布拉克斯身后几名巴尔坎战士同时释放威压。轰！几人膝盖一软，被压得跪倒在地。</w:t>
      </w:r>
    </w:p>
    <w:p w14:paraId="2DAECE79">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布拉克斯（大笑）：跪得不错！阿斯特雷昂</w:t>
      </w:r>
      <w:r>
        <w:rPr>
          <w:rFonts w:hint="eastAsia" w:asciiTheme="minorEastAsia" w:hAnsiTheme="minorEastAsia" w:eastAsiaTheme="minorEastAsia" w:cstheme="minorEastAsia"/>
          <w:sz w:val="24"/>
          <w:szCs w:val="24"/>
          <w:lang w:val="en-US" w:eastAsia="zh-CN"/>
        </w:rPr>
        <w:t>的</w:t>
      </w:r>
      <w:r>
        <w:rPr>
          <w:rFonts w:hint="eastAsia" w:asciiTheme="minorEastAsia" w:hAnsiTheme="minorEastAsia" w:eastAsiaTheme="minorEastAsia" w:cstheme="minorEastAsia"/>
          <w:sz w:val="24"/>
          <w:szCs w:val="24"/>
        </w:rPr>
        <w:t>人果然天生适合跪着！</w:t>
      </w:r>
    </w:p>
    <w:p w14:paraId="36FDB09F">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△围观群众全都脸色惨白。有人握紧拳头，却不敢上前。有人羞愤低头。</w:t>
      </w:r>
    </w:p>
    <w:p w14:paraId="54811504">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△【切镜头-二楼包厢】尤利乌斯脸色铁青。</w:t>
      </w:r>
    </w:p>
    <w:p w14:paraId="247CE947">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尤利乌斯（低声，压着怒火）：在我的帝都，当众羞辱我的子民……</w:t>
      </w:r>
    </w:p>
    <w:p w14:paraId="2A6790D4">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△尤利乌斯目光猛地扫向一楼卡座。里文依然半眯着眼躺在美女大腿上，手里端着酒杯摇晃。</w:t>
      </w:r>
    </w:p>
    <w:p w14:paraId="0A8F4BCB">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△布拉克斯高举战刀，对准少女身旁的平民青年。</w:t>
      </w:r>
    </w:p>
    <w:p w14:paraId="663CB4E6">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布拉克斯（拔出战刀，嚣张点指全场）：</w:t>
      </w:r>
      <w:r>
        <w:rPr>
          <w:rFonts w:hint="eastAsia" w:asciiTheme="minorEastAsia" w:hAnsiTheme="minorEastAsia" w:eastAsiaTheme="minorEastAsia" w:cstheme="minorEastAsia"/>
          <w:sz w:val="24"/>
          <w:szCs w:val="24"/>
          <w:lang w:val="en-US" w:eastAsia="zh-CN"/>
        </w:rPr>
        <w:t>真是一群懦夫，看来三天后的星云竞技场，</w:t>
      </w:r>
      <w:r>
        <w:rPr>
          <w:rFonts w:hint="eastAsia" w:asciiTheme="minorEastAsia" w:hAnsiTheme="minorEastAsia" w:eastAsiaTheme="minorEastAsia" w:cstheme="minorEastAsia"/>
          <w:sz w:val="24"/>
          <w:szCs w:val="24"/>
        </w:rPr>
        <w:t>胜利者只会是我们巴尔坎的勇士！</w:t>
      </w:r>
    </w:p>
    <w:p w14:paraId="59988173">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△布拉克斯</w:t>
      </w:r>
      <w:r>
        <w:rPr>
          <w:rFonts w:hint="eastAsia" w:asciiTheme="minorEastAsia" w:hAnsiTheme="minorEastAsia" w:eastAsiaTheme="minorEastAsia" w:cstheme="minorEastAsia"/>
          <w:sz w:val="24"/>
          <w:szCs w:val="24"/>
          <w:lang w:val="en-US" w:eastAsia="zh-CN"/>
        </w:rPr>
        <w:t>微微停顿。</w:t>
      </w:r>
    </w:p>
    <w:p w14:paraId="54E99613">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布拉克斯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至于</w:t>
      </w:r>
      <w:r>
        <w:rPr>
          <w:rFonts w:hint="eastAsia" w:asciiTheme="minorEastAsia" w:hAnsiTheme="minorEastAsia" w:eastAsiaTheme="minorEastAsia" w:cstheme="minorEastAsia"/>
          <w:sz w:val="24"/>
          <w:szCs w:val="24"/>
        </w:rPr>
        <w:t>那</w:t>
      </w:r>
      <w:r>
        <w:rPr>
          <w:rFonts w:hint="eastAsia" w:asciiTheme="minorEastAsia" w:hAnsiTheme="minorEastAsia" w:eastAsiaTheme="minorEastAsia" w:cstheme="minorEastAsia"/>
          <w:sz w:val="24"/>
          <w:szCs w:val="24"/>
          <w:lang w:val="en-US" w:eastAsia="zh-CN"/>
        </w:rPr>
        <w:t>什么</w:t>
      </w:r>
      <w:r>
        <w:rPr>
          <w:rFonts w:hint="eastAsia" w:asciiTheme="minorEastAsia" w:hAnsiTheme="minorEastAsia" w:eastAsiaTheme="minorEastAsia" w:cstheme="minorEastAsia"/>
          <w:sz w:val="24"/>
          <w:szCs w:val="24"/>
        </w:rPr>
        <w:t>莱拉公主，只配在我们巴尔坎的勇士</w:t>
      </w:r>
      <w:r>
        <w:rPr>
          <w:rFonts w:hint="eastAsia" w:asciiTheme="minorEastAsia" w:hAnsiTheme="minorEastAsia" w:eastAsiaTheme="minorEastAsia" w:cstheme="minorEastAsia"/>
          <w:sz w:val="24"/>
          <w:szCs w:val="24"/>
          <w:lang w:val="en-US" w:eastAsia="zh-CN"/>
        </w:rPr>
        <w:t>胯下当狗！哈哈哈！</w:t>
      </w:r>
    </w:p>
    <w:p w14:paraId="49E1D467">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△【切镜头-二楼包厢】尤利乌斯</w:t>
      </w:r>
      <w:r>
        <w:rPr>
          <w:rFonts w:hint="eastAsia" w:asciiTheme="minorEastAsia" w:hAnsiTheme="minorEastAsia" w:eastAsiaTheme="minorEastAsia" w:cstheme="minorEastAsia"/>
          <w:sz w:val="24"/>
          <w:szCs w:val="24"/>
          <w:lang w:val="en-US" w:eastAsia="zh-CN"/>
        </w:rPr>
        <w:t>听到这里，脸色彻底愤怒！</w:t>
      </w:r>
    </w:p>
    <w:p w14:paraId="552AD1F2">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尤利乌斯（冷酷下令）：塞弗林，去把这些</w:t>
      </w:r>
      <w:r>
        <w:rPr>
          <w:rFonts w:hint="eastAsia" w:asciiTheme="minorEastAsia" w:hAnsiTheme="minorEastAsia" w:eastAsiaTheme="minorEastAsia" w:cstheme="minorEastAsia"/>
          <w:sz w:val="24"/>
          <w:szCs w:val="24"/>
          <w:lang w:val="en-US" w:eastAsia="zh-CN"/>
        </w:rPr>
        <w:t>胡言乱语的杂碎</w:t>
      </w:r>
      <w:r>
        <w:rPr>
          <w:rFonts w:hint="eastAsia" w:asciiTheme="minorEastAsia" w:hAnsiTheme="minorEastAsia" w:eastAsiaTheme="minorEastAsia" w:cstheme="minorEastAsia"/>
          <w:sz w:val="24"/>
          <w:szCs w:val="24"/>
        </w:rPr>
        <w:t>清理掉。</w:t>
      </w:r>
    </w:p>
    <w:p w14:paraId="523E554C">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塞弗林（躬身领命）：遵命</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陛下</w:t>
      </w:r>
      <w:r>
        <w:rPr>
          <w:rFonts w:hint="eastAsia" w:asciiTheme="minorEastAsia" w:hAnsiTheme="minorEastAsia" w:eastAsiaTheme="minorEastAsia" w:cstheme="minorEastAsia"/>
          <w:sz w:val="24"/>
          <w:szCs w:val="24"/>
        </w:rPr>
        <w:t>。</w:t>
      </w:r>
    </w:p>
    <w:p w14:paraId="1B440B25">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△塞弗林衣袍一振，刚准备闪身跃下包厢。</w:t>
      </w:r>
    </w:p>
    <w:p w14:paraId="42DBB4E5">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△变故突生！被布拉克斯</w:t>
      </w:r>
      <w:r>
        <w:rPr>
          <w:rFonts w:hint="eastAsia" w:asciiTheme="minorEastAsia" w:hAnsiTheme="minorEastAsia" w:eastAsiaTheme="minorEastAsia" w:cstheme="minorEastAsia"/>
          <w:sz w:val="24"/>
          <w:szCs w:val="24"/>
          <w:lang w:val="en-US" w:eastAsia="zh-CN"/>
        </w:rPr>
        <w:t>抓着</w:t>
      </w:r>
      <w:r>
        <w:rPr>
          <w:rFonts w:hint="eastAsia" w:asciiTheme="minorEastAsia" w:hAnsiTheme="minorEastAsia" w:eastAsiaTheme="minorEastAsia" w:cstheme="minorEastAsia"/>
          <w:sz w:val="24"/>
          <w:szCs w:val="24"/>
        </w:rPr>
        <w:t>的少女拼死一口，狠狠咬在</w:t>
      </w:r>
      <w:r>
        <w:rPr>
          <w:rFonts w:hint="eastAsia" w:asciiTheme="minorEastAsia" w:hAnsiTheme="minorEastAsia" w:eastAsiaTheme="minorEastAsia" w:cstheme="minorEastAsia"/>
          <w:sz w:val="24"/>
          <w:szCs w:val="24"/>
          <w:lang w:val="en-US" w:eastAsia="zh-CN"/>
        </w:rPr>
        <w:t>他</w:t>
      </w:r>
      <w:r>
        <w:rPr>
          <w:rFonts w:hint="eastAsia" w:asciiTheme="minorEastAsia" w:hAnsiTheme="minorEastAsia" w:eastAsiaTheme="minorEastAsia" w:cstheme="minorEastAsia"/>
          <w:sz w:val="24"/>
          <w:szCs w:val="24"/>
        </w:rPr>
        <w:t>手背上！</w:t>
      </w:r>
    </w:p>
    <w:p w14:paraId="6B782C69">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布拉克斯（惨叫大怒，面目狰狞）：</w:t>
      </w:r>
      <w:r>
        <w:rPr>
          <w:rFonts w:hint="eastAsia" w:asciiTheme="minorEastAsia" w:hAnsiTheme="minorEastAsia" w:eastAsiaTheme="minorEastAsia" w:cstheme="minorEastAsia"/>
          <w:sz w:val="24"/>
          <w:szCs w:val="24"/>
          <w:lang w:val="en-US" w:eastAsia="zh-CN"/>
        </w:rPr>
        <w:t>啊！该死的</w:t>
      </w:r>
      <w:r>
        <w:rPr>
          <w:rFonts w:hint="eastAsia" w:asciiTheme="minorEastAsia" w:hAnsiTheme="minorEastAsia" w:eastAsiaTheme="minorEastAsia" w:cstheme="minorEastAsia"/>
          <w:sz w:val="24"/>
          <w:szCs w:val="24"/>
        </w:rPr>
        <w:t>贱人！老子劈了你！</w:t>
      </w:r>
    </w:p>
    <w:p w14:paraId="1B88B133">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△布拉克斯扬刀就要劈向少女。</w:t>
      </w:r>
    </w:p>
    <w:p w14:paraId="63FF60CB">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△里文怀中美女正往他嘴边送酒。里文笑着低头喝下，【特写】另一只手却在桌</w:t>
      </w:r>
      <w:r>
        <w:rPr>
          <w:rFonts w:hint="eastAsia" w:asciiTheme="minorEastAsia" w:hAnsiTheme="minorEastAsia" w:eastAsiaTheme="minorEastAsia" w:cstheme="minorEastAsia"/>
          <w:sz w:val="24"/>
          <w:szCs w:val="24"/>
          <w:lang w:val="en-US" w:eastAsia="zh-CN"/>
        </w:rPr>
        <w:t>上随意一敲。</w:t>
      </w:r>
    </w:p>
    <w:p w14:paraId="40CB0718">
      <w:pPr>
        <w:bidi w:val="0"/>
        <w:spacing w:beforeLines="0" w:afterLines="0"/>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sz w:val="24"/>
          <w:szCs w:val="24"/>
        </w:rPr>
        <w:t>△叮——布拉克斯</w:t>
      </w:r>
      <w:r>
        <w:rPr>
          <w:rFonts w:hint="eastAsia" w:asciiTheme="minorEastAsia" w:hAnsiTheme="minorEastAsia" w:eastAsiaTheme="minorEastAsia" w:cstheme="minorEastAsia"/>
          <w:sz w:val="24"/>
          <w:szCs w:val="24"/>
          <w:lang w:val="en-US" w:eastAsia="zh-CN"/>
        </w:rPr>
        <w:t>动作猛的僵住！</w:t>
      </w:r>
    </w:p>
    <w:p w14:paraId="4738D0A6">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布拉克斯（惊愕）：什么——</w:t>
      </w:r>
    </w:p>
    <w:p w14:paraId="29329F17">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特写】一股幽蓝色光芒猛的从</w:t>
      </w:r>
      <w:r>
        <w:rPr>
          <w:rFonts w:hint="eastAsia" w:asciiTheme="minorEastAsia" w:hAnsiTheme="minorEastAsia" w:eastAsiaTheme="minorEastAsia" w:cstheme="minorEastAsia"/>
          <w:sz w:val="24"/>
          <w:szCs w:val="24"/>
        </w:rPr>
        <w:t>布拉克斯</w:t>
      </w:r>
      <w:r>
        <w:rPr>
          <w:rFonts w:hint="eastAsia" w:asciiTheme="minorEastAsia" w:hAnsiTheme="minorEastAsia" w:eastAsiaTheme="minorEastAsia" w:cstheme="minorEastAsia"/>
          <w:sz w:val="24"/>
          <w:szCs w:val="24"/>
          <w:lang w:val="en-US" w:eastAsia="zh-CN"/>
        </w:rPr>
        <w:t>身边闪过。</w:t>
      </w:r>
      <w:r>
        <w:rPr>
          <w:rFonts w:hint="eastAsia" w:asciiTheme="minorEastAsia" w:hAnsiTheme="minorEastAsia" w:eastAsiaTheme="minorEastAsia" w:cstheme="minorEastAsia"/>
          <w:sz w:val="24"/>
          <w:szCs w:val="24"/>
        </w:rPr>
        <w:t>咔嚓</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布拉克斯持刀的手腕当场扭曲。</w:t>
      </w:r>
    </w:p>
    <w:p w14:paraId="0F40864A">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布拉克斯（惨叫）：啊啊啊！</w:t>
      </w:r>
    </w:p>
    <w:p w14:paraId="27D84D94">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△人群震惊后退。里文仍旧没有看向门口，靠在美女怀里，懒洋洋地转动酒杯。</w:t>
      </w:r>
    </w:p>
    <w:p w14:paraId="31101850">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美女（娇笑）：里文少爷，你在看什么？</w:t>
      </w:r>
    </w:p>
    <w:p w14:paraId="13B04256">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里文（醉笑）：看狗跳舞。</w:t>
      </w:r>
    </w:p>
    <w:p w14:paraId="46BE6751">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布拉克斯（恐惧，挣扎）：谁？！谁敢——</w:t>
      </w:r>
    </w:p>
    <w:p w14:paraId="49488964">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△幽蓝魔纹顺着地面爬上布拉克斯的身体，像锁链一样缠住他的脖子和四肢。</w:t>
      </w:r>
    </w:p>
    <w:p w14:paraId="6A51D04B">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△里文仰头喝完杯中酒，指尖轻轻一松。酒杯里的最后一滴酒坠落。滴答。</w:t>
      </w:r>
    </w:p>
    <w:p w14:paraId="61F5FC88">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△轰！布拉克斯和他的手下同时被幽蓝锁链拖拽着倒飞出去，狠狠砸进外面的黑夜之中。</w:t>
      </w:r>
    </w:p>
    <w:p w14:paraId="772AACF2">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全场死寂。</w:t>
      </w:r>
      <w:r>
        <w:rPr>
          <w:rFonts w:hint="eastAsia" w:asciiTheme="minorEastAsia" w:hAnsiTheme="minorEastAsia" w:eastAsiaTheme="minorEastAsia" w:cstheme="minorEastAsia"/>
          <w:sz w:val="24"/>
          <w:szCs w:val="24"/>
        </w:rPr>
        <w:t>【特写】卡座内，里文眼底蓝光悄然散去。他把空酒杯递给身旁女郎。</w:t>
      </w:r>
    </w:p>
    <w:p w14:paraId="24322E15">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里文（醉醺醺）：倒酒啊，愣着干什么？</w:t>
      </w:r>
    </w:p>
    <w:p w14:paraId="66CE0147">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△女郎回过神，连忙倒酒。</w:t>
      </w:r>
    </w:p>
    <w:p w14:paraId="4A775C03">
      <w:pPr>
        <w:bidi w:val="0"/>
        <w:spacing w:beforeLines="0" w:afterLines="0"/>
        <w:rPr>
          <w:rFonts w:hint="eastAsia" w:asciiTheme="minorEastAsia" w:hAnsiTheme="minorEastAsia" w:eastAsiaTheme="minorEastAsia" w:cstheme="minorEastAsia"/>
          <w:sz w:val="24"/>
          <w:szCs w:val="24"/>
        </w:rPr>
      </w:pPr>
    </w:p>
    <w:p w14:paraId="672E14C5">
      <w:pPr>
        <w:bidi w:val="0"/>
        <w:spacing w:beforeLines="0" w:afterLine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001-</w:t>
      </w:r>
      <w:r>
        <w:rPr>
          <w:rFonts w:hint="eastAsia" w:asciiTheme="minorEastAsia" w:hAnsiTheme="minorEastAsia" w:eastAsiaTheme="minorEastAsia" w:cstheme="minorEastAsia"/>
          <w:b/>
          <w:bCs/>
          <w:sz w:val="24"/>
          <w:szCs w:val="24"/>
          <w:lang w:val="en-US" w:eastAsia="zh-CN"/>
        </w:rPr>
        <w:t>4</w:t>
      </w:r>
      <w:r>
        <w:rPr>
          <w:rFonts w:hint="eastAsia" w:asciiTheme="minorEastAsia" w:hAnsiTheme="minorEastAsia" w:eastAsiaTheme="minorEastAsia" w:cstheme="minorEastAsia"/>
          <w:b/>
          <w:bCs/>
          <w:sz w:val="24"/>
          <w:szCs w:val="24"/>
        </w:rPr>
        <w:t xml:space="preserve"> 俱乐部大门处/夜/内</w:t>
      </w:r>
    </w:p>
    <w:p w14:paraId="398116AA">
      <w:pPr>
        <w:bidi w:val="0"/>
        <w:spacing w:beforeLines="0" w:afterLine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人物：塞弗林、里文</w:t>
      </w:r>
    </w:p>
    <w:p w14:paraId="36990695">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△唰！塞弗林</w:t>
      </w:r>
      <w:r>
        <w:rPr>
          <w:rFonts w:hint="eastAsia" w:asciiTheme="minorEastAsia" w:hAnsiTheme="minorEastAsia" w:eastAsiaTheme="minorEastAsia" w:cstheme="minorEastAsia"/>
          <w:sz w:val="24"/>
          <w:szCs w:val="24"/>
          <w:lang w:val="en-US" w:eastAsia="zh-CN"/>
        </w:rPr>
        <w:t>身影</w:t>
      </w:r>
      <w:r>
        <w:rPr>
          <w:rFonts w:hint="eastAsia" w:asciiTheme="minorEastAsia" w:hAnsiTheme="minorEastAsia" w:eastAsiaTheme="minorEastAsia" w:cstheme="minorEastAsia"/>
          <w:sz w:val="24"/>
          <w:szCs w:val="24"/>
        </w:rPr>
        <w:t>落在俱乐部门口。</w:t>
      </w:r>
      <w:r>
        <w:rPr>
          <w:rFonts w:hint="eastAsia" w:asciiTheme="minorEastAsia" w:hAnsiTheme="minorEastAsia" w:eastAsiaTheme="minorEastAsia" w:cstheme="minorEastAsia"/>
          <w:sz w:val="24"/>
          <w:szCs w:val="24"/>
          <w:lang w:val="en-US" w:eastAsia="zh-CN"/>
        </w:rPr>
        <w:t>死死盯着地面。</w:t>
      </w:r>
    </w:p>
    <w:p w14:paraId="6A9087DF">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特写】</w:t>
      </w:r>
      <w:r>
        <w:rPr>
          <w:rFonts w:hint="eastAsia" w:asciiTheme="minorEastAsia" w:hAnsiTheme="minorEastAsia" w:eastAsiaTheme="minorEastAsia" w:cstheme="minorEastAsia"/>
          <w:sz w:val="24"/>
          <w:szCs w:val="24"/>
        </w:rPr>
        <w:t>地</w:t>
      </w:r>
      <w:r>
        <w:rPr>
          <w:rFonts w:hint="eastAsia" w:asciiTheme="minorEastAsia" w:hAnsiTheme="minorEastAsia" w:eastAsiaTheme="minorEastAsia" w:cstheme="minorEastAsia"/>
          <w:sz w:val="24"/>
          <w:szCs w:val="24"/>
          <w:lang w:val="en-US" w:eastAsia="zh-CN"/>
        </w:rPr>
        <w:t>面</w:t>
      </w:r>
      <w:r>
        <w:rPr>
          <w:rFonts w:hint="eastAsia" w:asciiTheme="minorEastAsia" w:hAnsiTheme="minorEastAsia" w:eastAsiaTheme="minorEastAsia" w:cstheme="minorEastAsia"/>
          <w:sz w:val="24"/>
          <w:szCs w:val="24"/>
        </w:rPr>
        <w:t>上</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出现一道</w:t>
      </w:r>
      <w:r>
        <w:rPr>
          <w:rFonts w:hint="eastAsia" w:asciiTheme="minorEastAsia" w:hAnsiTheme="minorEastAsia" w:eastAsiaTheme="minorEastAsia" w:cstheme="minorEastAsia"/>
          <w:sz w:val="24"/>
          <w:szCs w:val="24"/>
        </w:rPr>
        <w:t>沟壑。沟壑中还残留着幽蓝色魔力弧光，</w:t>
      </w:r>
      <w:r>
        <w:rPr>
          <w:rFonts w:hint="eastAsia" w:asciiTheme="minorEastAsia" w:hAnsiTheme="minorEastAsia" w:eastAsiaTheme="minorEastAsia" w:cstheme="minorEastAsia"/>
          <w:sz w:val="24"/>
          <w:szCs w:val="24"/>
          <w:lang w:val="en-US" w:eastAsia="zh-CN"/>
        </w:rPr>
        <w:t>正在</w:t>
      </w:r>
      <w:r>
        <w:rPr>
          <w:rFonts w:hint="eastAsia" w:asciiTheme="minorEastAsia" w:hAnsiTheme="minorEastAsia" w:eastAsiaTheme="minorEastAsia" w:cstheme="minorEastAsia"/>
          <w:sz w:val="24"/>
          <w:szCs w:val="24"/>
        </w:rPr>
        <w:t>快速消散。</w:t>
      </w:r>
    </w:p>
    <w:p w14:paraId="1F49BC6B">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△塞弗林蹲下，指尖触碰残留魔力。</w:t>
      </w:r>
    </w:p>
    <w:p w14:paraId="2A5D71F8">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△轰——一瞬间，他眼前仿佛出现一头巨大的幽蓝龙影，龙瞳</w:t>
      </w:r>
      <w:r>
        <w:rPr>
          <w:rFonts w:hint="eastAsia" w:asciiTheme="minorEastAsia" w:hAnsiTheme="minorEastAsia" w:eastAsiaTheme="minorEastAsia" w:cstheme="minorEastAsia"/>
          <w:sz w:val="24"/>
          <w:szCs w:val="24"/>
          <w:lang w:val="en-US" w:eastAsia="zh-CN"/>
        </w:rPr>
        <w:t>正</w:t>
      </w:r>
      <w:r>
        <w:rPr>
          <w:rFonts w:hint="eastAsia" w:asciiTheme="minorEastAsia" w:hAnsiTheme="minorEastAsia" w:eastAsiaTheme="minorEastAsia" w:cstheme="minorEastAsia"/>
          <w:sz w:val="24"/>
          <w:szCs w:val="24"/>
        </w:rPr>
        <w:t>俯视着他。</w:t>
      </w:r>
    </w:p>
    <w:p w14:paraId="6C3A738F">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△塞弗林猛地收手，瞳孔骤缩。</w:t>
      </w:r>
    </w:p>
    <w:p w14:paraId="46E063D8">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塞弗林</w:t>
      </w:r>
      <w:r>
        <w:rPr>
          <w:rFonts w:hint="eastAsia" w:asciiTheme="minorEastAsia" w:hAnsiTheme="minorEastAsia" w:eastAsiaTheme="minorEastAsia" w:cstheme="minorEastAsia"/>
          <w:sz w:val="24"/>
          <w:szCs w:val="24"/>
          <w:lang w:val="en-US" w:eastAsia="zh-CN"/>
        </w:rPr>
        <w:t>OS：</w:t>
      </w:r>
      <w:r>
        <w:rPr>
          <w:rFonts w:hint="eastAsia" w:asciiTheme="minorEastAsia" w:hAnsiTheme="minorEastAsia" w:eastAsiaTheme="minorEastAsia" w:cstheme="minorEastAsia"/>
          <w:sz w:val="24"/>
          <w:szCs w:val="24"/>
        </w:rPr>
        <w:t>这股</w:t>
      </w:r>
      <w:r>
        <w:rPr>
          <w:rFonts w:hint="eastAsia" w:asciiTheme="minorEastAsia" w:hAnsiTheme="minorEastAsia" w:eastAsiaTheme="minorEastAsia" w:cstheme="minorEastAsia"/>
          <w:sz w:val="24"/>
          <w:szCs w:val="24"/>
          <w:lang w:val="en-US" w:eastAsia="zh-CN"/>
        </w:rPr>
        <w:t>强大的</w:t>
      </w:r>
      <w:r>
        <w:rPr>
          <w:rFonts w:hint="eastAsia" w:asciiTheme="minorEastAsia" w:hAnsiTheme="minorEastAsia" w:eastAsiaTheme="minorEastAsia" w:cstheme="minorEastAsia"/>
          <w:sz w:val="24"/>
          <w:szCs w:val="24"/>
        </w:rPr>
        <w:t>魔力残留……</w:t>
      </w:r>
    </w:p>
    <w:p w14:paraId="41B3F342">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△塞弗林猛地</w:t>
      </w:r>
      <w:r>
        <w:rPr>
          <w:rFonts w:hint="eastAsia" w:asciiTheme="minorEastAsia" w:hAnsiTheme="minorEastAsia" w:eastAsiaTheme="minorEastAsia" w:cstheme="minorEastAsia"/>
          <w:sz w:val="24"/>
          <w:szCs w:val="24"/>
          <w:lang w:val="en-US" w:eastAsia="zh-CN"/>
        </w:rPr>
        <w:t>回</w:t>
      </w:r>
      <w:r>
        <w:rPr>
          <w:rFonts w:hint="eastAsia" w:asciiTheme="minorEastAsia" w:hAnsiTheme="minorEastAsia" w:eastAsiaTheme="minorEastAsia" w:cstheme="minorEastAsia"/>
          <w:sz w:val="24"/>
          <w:szCs w:val="24"/>
        </w:rPr>
        <w:t>头，</w:t>
      </w:r>
      <w:r>
        <w:rPr>
          <w:rFonts w:hint="eastAsia" w:asciiTheme="minorEastAsia" w:hAnsiTheme="minorEastAsia" w:eastAsiaTheme="minorEastAsia" w:cstheme="minorEastAsia"/>
          <w:sz w:val="24"/>
          <w:szCs w:val="24"/>
          <w:lang w:val="en-US" w:eastAsia="zh-CN"/>
        </w:rPr>
        <w:t>目光看向俱乐部。</w:t>
      </w:r>
    </w:p>
    <w:p w14:paraId="529A5BF4">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△画面尽头，里文正笑眯眯地搂着</w:t>
      </w:r>
      <w:r>
        <w:rPr>
          <w:rFonts w:hint="eastAsia" w:asciiTheme="minorEastAsia" w:hAnsiTheme="minorEastAsia" w:eastAsiaTheme="minorEastAsia" w:cstheme="minorEastAsia"/>
          <w:sz w:val="24"/>
          <w:szCs w:val="24"/>
          <w:lang w:val="en-US" w:eastAsia="zh-CN"/>
        </w:rPr>
        <w:t>美女</w:t>
      </w:r>
      <w:r>
        <w:rPr>
          <w:rFonts w:hint="eastAsia" w:asciiTheme="minorEastAsia" w:hAnsiTheme="minorEastAsia" w:eastAsiaTheme="minorEastAsia" w:cstheme="minorEastAsia"/>
          <w:sz w:val="24"/>
          <w:szCs w:val="24"/>
        </w:rPr>
        <w:t>，手还悠哉地转着酒杯。</w:t>
      </w:r>
    </w:p>
    <w:p w14:paraId="4D9FB606">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w:t>
      </w:r>
      <w:r>
        <w:rPr>
          <w:rFonts w:hint="eastAsia" w:asciiTheme="minorEastAsia" w:hAnsiTheme="minorEastAsia" w:eastAsiaTheme="minorEastAsia" w:cstheme="minorEastAsia"/>
          <w:sz w:val="24"/>
          <w:szCs w:val="24"/>
          <w:lang w:val="en-US" w:eastAsia="zh-CN"/>
        </w:rPr>
        <w:t>OS</w:t>
      </w:r>
      <w:r>
        <w:rPr>
          <w:rFonts w:hint="eastAsia" w:asciiTheme="minorEastAsia" w:hAnsiTheme="minorEastAsia" w:eastAsiaTheme="minorEastAsia" w:cstheme="minorEastAsia"/>
          <w:sz w:val="24"/>
          <w:szCs w:val="24"/>
        </w:rPr>
        <w:t>（死死盯着里文的方向，声音发颤）：难道……是他？</w:t>
      </w:r>
    </w:p>
    <w:p w14:paraId="5FC4B875">
      <w:pPr>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br w:type="page"/>
      </w:r>
    </w:p>
    <w:p w14:paraId="3B083CF6">
      <w:pPr>
        <w:pStyle w:val="3"/>
        <w:bidi w:val="0"/>
        <w:rPr>
          <w:rFonts w:hint="eastAsia"/>
        </w:rPr>
      </w:pPr>
      <w:r>
        <w:rPr>
          <w:rFonts w:hint="eastAsia"/>
        </w:rPr>
        <w:t>第2集</w:t>
      </w:r>
    </w:p>
    <w:p w14:paraId="051BB4C5">
      <w:pPr>
        <w:bidi w:val="0"/>
        <w:spacing w:beforeLines="0" w:afterLine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002-1 俱乐部大门处/夜/内</w:t>
      </w:r>
    </w:p>
    <w:p w14:paraId="353DBB76">
      <w:pPr>
        <w:bidi w:val="0"/>
        <w:spacing w:beforeLines="0" w:afterLine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人物：塞弗林、里文</w:t>
      </w:r>
    </w:p>
    <w:p w14:paraId="59E7905F">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w:t>
      </w:r>
      <w:r>
        <w:rPr>
          <w:rFonts w:hint="eastAsia" w:asciiTheme="minorEastAsia" w:hAnsiTheme="minorEastAsia" w:eastAsiaTheme="minorEastAsia" w:cstheme="minorEastAsia"/>
          <w:sz w:val="24"/>
          <w:szCs w:val="24"/>
          <w:lang w:val="en-US" w:eastAsia="zh-CN"/>
        </w:rPr>
        <w:t>盯着</w:t>
      </w:r>
      <w:r>
        <w:rPr>
          <w:rFonts w:hint="eastAsia" w:asciiTheme="minorEastAsia" w:hAnsiTheme="minorEastAsia" w:eastAsiaTheme="minorEastAsia" w:cstheme="minorEastAsia"/>
          <w:sz w:val="24"/>
          <w:szCs w:val="24"/>
        </w:rPr>
        <w:t>卡座上的里文，呼吸急促。</w:t>
      </w:r>
    </w:p>
    <w:p w14:paraId="31AD4AE8">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△里文正端着酒杯，摇摇晃晃地把酒液洒在身旁美女的锁骨上，引得美女一阵娇嗔，他自己则浪荡地哈哈大笑。</w:t>
      </w:r>
    </w:p>
    <w:p w14:paraId="1E0307E3">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△塞弗林摇</w:t>
      </w:r>
      <w:r>
        <w:rPr>
          <w:rFonts w:hint="eastAsia" w:asciiTheme="minorEastAsia" w:hAnsiTheme="minorEastAsia" w:eastAsiaTheme="minorEastAsia" w:cstheme="minorEastAsia"/>
          <w:sz w:val="24"/>
          <w:szCs w:val="24"/>
          <w:lang w:val="en-US" w:eastAsia="zh-CN"/>
        </w:rPr>
        <w:t>了摇</w:t>
      </w:r>
      <w:r>
        <w:rPr>
          <w:rFonts w:hint="eastAsia" w:asciiTheme="minorEastAsia" w:hAnsiTheme="minorEastAsia" w:eastAsiaTheme="minorEastAsia" w:cstheme="minorEastAsia"/>
          <w:sz w:val="24"/>
          <w:szCs w:val="24"/>
        </w:rPr>
        <w:t>头。</w:t>
      </w:r>
    </w:p>
    <w:p w14:paraId="55BC8DDD">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塞弗林（低声自语）：怎么可能是他……一定是我出现幻觉了！</w:t>
      </w:r>
    </w:p>
    <w:p w14:paraId="1ABC2B24">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△塞弗林收回目光，衣袍一振。</w:t>
      </w:r>
    </w:p>
    <w:p w14:paraId="4CD54BBE">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△唰！他化作一道黑色残影，瞬间消失在原地。</w:t>
      </w:r>
    </w:p>
    <w:p w14:paraId="48CCDC32">
      <w:pPr>
        <w:bidi w:val="0"/>
        <w:spacing w:beforeLines="0" w:afterLines="0"/>
        <w:rPr>
          <w:rFonts w:hint="eastAsia" w:asciiTheme="minorEastAsia" w:hAnsiTheme="minorEastAsia" w:eastAsiaTheme="minorEastAsia" w:cstheme="minorEastAsia"/>
          <w:sz w:val="24"/>
          <w:szCs w:val="24"/>
        </w:rPr>
      </w:pPr>
    </w:p>
    <w:p w14:paraId="28B9DF28">
      <w:pPr>
        <w:bidi w:val="0"/>
        <w:spacing w:beforeLines="0" w:afterLine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002-2 俱乐部二楼VIP包厢/夜/内</w:t>
      </w:r>
    </w:p>
    <w:p w14:paraId="73B422E3">
      <w:pPr>
        <w:bidi w:val="0"/>
        <w:spacing w:beforeLines="0" w:afterLine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人物：尤利乌斯（皇帝）、塞弗林</w:t>
      </w:r>
    </w:p>
    <w:p w14:paraId="0BAD71AE">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△一阵微风卷过，塞弗林的身影</w:t>
      </w:r>
      <w:r>
        <w:rPr>
          <w:rFonts w:hint="eastAsia" w:asciiTheme="minorEastAsia" w:hAnsiTheme="minorEastAsia" w:eastAsiaTheme="minorEastAsia" w:cstheme="minorEastAsia"/>
          <w:sz w:val="24"/>
          <w:szCs w:val="24"/>
          <w:lang w:val="en-US" w:eastAsia="zh-CN"/>
        </w:rPr>
        <w:t>出现在</w:t>
      </w:r>
      <w:r>
        <w:rPr>
          <w:rFonts w:hint="eastAsia" w:asciiTheme="minorEastAsia" w:hAnsiTheme="minorEastAsia" w:eastAsiaTheme="minorEastAsia" w:cstheme="minorEastAsia"/>
          <w:sz w:val="24"/>
          <w:szCs w:val="24"/>
        </w:rPr>
        <w:t>尤利乌斯身</w:t>
      </w:r>
      <w:r>
        <w:rPr>
          <w:rFonts w:hint="eastAsia" w:asciiTheme="minorEastAsia" w:hAnsiTheme="minorEastAsia" w:eastAsiaTheme="minorEastAsia" w:cstheme="minorEastAsia"/>
          <w:sz w:val="24"/>
          <w:szCs w:val="24"/>
          <w:lang w:val="en-US" w:eastAsia="zh-CN"/>
        </w:rPr>
        <w:t>边</w:t>
      </w:r>
      <w:r>
        <w:rPr>
          <w:rFonts w:hint="eastAsia" w:asciiTheme="minorEastAsia" w:hAnsiTheme="minorEastAsia" w:eastAsiaTheme="minorEastAsia" w:cstheme="minorEastAsia"/>
          <w:sz w:val="24"/>
          <w:szCs w:val="24"/>
        </w:rPr>
        <w:t>。</w:t>
      </w:r>
    </w:p>
    <w:p w14:paraId="5C9C08CB">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△尤利乌斯看着下方已经被清空的大门，满意地点了点头。</w:t>
      </w:r>
    </w:p>
    <w:p w14:paraId="5A625041">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尤利乌斯（赞赏）：这么快就处理干净了。塞弗林，你不愧是帝国最强法师。</w:t>
      </w:r>
    </w:p>
    <w:p w14:paraId="49B08A1F">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塞弗林（脸色凝重）：陛下，</w:t>
      </w:r>
      <w:r>
        <w:rPr>
          <w:rFonts w:hint="eastAsia" w:asciiTheme="minorEastAsia" w:hAnsiTheme="minorEastAsia" w:eastAsiaTheme="minorEastAsia" w:cstheme="minorEastAsia"/>
          <w:sz w:val="24"/>
          <w:szCs w:val="24"/>
          <w:lang w:val="en-US" w:eastAsia="zh-CN"/>
        </w:rPr>
        <w:t>解决那一伙人</w:t>
      </w:r>
      <w:r>
        <w:rPr>
          <w:rFonts w:hint="eastAsia" w:asciiTheme="minorEastAsia" w:hAnsiTheme="minorEastAsia" w:eastAsiaTheme="minorEastAsia" w:cstheme="minorEastAsia"/>
          <w:sz w:val="24"/>
          <w:szCs w:val="24"/>
        </w:rPr>
        <w:t>的……并不是</w:t>
      </w:r>
      <w:r>
        <w:rPr>
          <w:rFonts w:hint="eastAsia" w:asciiTheme="minorEastAsia" w:hAnsiTheme="minorEastAsia" w:eastAsiaTheme="minorEastAsia" w:cstheme="minorEastAsia"/>
          <w:sz w:val="24"/>
          <w:szCs w:val="24"/>
          <w:lang w:val="en-US" w:eastAsia="zh-CN"/>
        </w:rPr>
        <w:t>我</w:t>
      </w:r>
      <w:r>
        <w:rPr>
          <w:rFonts w:hint="eastAsia" w:asciiTheme="minorEastAsia" w:hAnsiTheme="minorEastAsia" w:eastAsiaTheme="minorEastAsia" w:cstheme="minorEastAsia"/>
          <w:sz w:val="24"/>
          <w:szCs w:val="24"/>
        </w:rPr>
        <w:t>。</w:t>
      </w:r>
    </w:p>
    <w:p w14:paraId="32FB6584">
      <w:pPr>
        <w:bidi w:val="0"/>
        <w:spacing w:beforeLines="0" w:afterLines="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△尤利乌斯动作僵住</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死死盯着塞弗林</w:t>
      </w:r>
    </w:p>
    <w:p w14:paraId="316AED75">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尤利乌斯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疑惑）</w:t>
      </w:r>
      <w:r>
        <w:rPr>
          <w:rFonts w:hint="eastAsia" w:asciiTheme="minorEastAsia" w:hAnsiTheme="minorEastAsia" w:eastAsiaTheme="minorEastAsia" w:cstheme="minorEastAsia"/>
          <w:sz w:val="24"/>
          <w:szCs w:val="24"/>
        </w:rPr>
        <w:t>：不是你？！那是谁？</w:t>
      </w:r>
    </w:p>
    <w:p w14:paraId="63B3C9AF">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塞弗林（深吸一口气，语气严肃）：根据门口那股魔力残留来看，出手之人的实力……绝不在</w:t>
      </w:r>
      <w:r>
        <w:rPr>
          <w:rFonts w:hint="eastAsia" w:asciiTheme="minorEastAsia" w:hAnsiTheme="minorEastAsia" w:eastAsiaTheme="minorEastAsia" w:cstheme="minorEastAsia"/>
          <w:sz w:val="24"/>
          <w:szCs w:val="24"/>
          <w:lang w:val="en-US" w:eastAsia="zh-CN"/>
        </w:rPr>
        <w:t>我</w:t>
      </w:r>
      <w:r>
        <w:rPr>
          <w:rFonts w:hint="eastAsia" w:asciiTheme="minorEastAsia" w:hAnsiTheme="minorEastAsia" w:eastAsiaTheme="minorEastAsia" w:cstheme="minorEastAsia"/>
          <w:sz w:val="24"/>
          <w:szCs w:val="24"/>
        </w:rPr>
        <w:t>之下！</w:t>
      </w:r>
    </w:p>
    <w:p w14:paraId="72A87A33">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△尤利乌斯</w:t>
      </w:r>
      <w:r>
        <w:rPr>
          <w:rFonts w:hint="eastAsia" w:asciiTheme="minorEastAsia" w:hAnsiTheme="minorEastAsia" w:eastAsiaTheme="minorEastAsia" w:cstheme="minorEastAsia"/>
          <w:sz w:val="24"/>
          <w:szCs w:val="24"/>
          <w:lang w:val="en-US" w:eastAsia="zh-CN"/>
        </w:rPr>
        <w:t>表情震惊</w:t>
      </w:r>
      <w:r>
        <w:rPr>
          <w:rFonts w:hint="eastAsia" w:asciiTheme="minorEastAsia" w:hAnsiTheme="minorEastAsia" w:eastAsiaTheme="minorEastAsia" w:cstheme="minorEastAsia"/>
          <w:sz w:val="24"/>
          <w:szCs w:val="24"/>
        </w:rPr>
        <w:t>。</w:t>
      </w:r>
    </w:p>
    <w:p w14:paraId="3478A51B">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塞弗林：帝都能有这般实力的，除了已知的几位老家伙，就只有一个可能了……</w:t>
      </w:r>
    </w:p>
    <w:p w14:paraId="6FCC2BED">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△塞弗林咽了一口唾沫，声音微微发颤。</w:t>
      </w:r>
    </w:p>
    <w:p w14:paraId="6276CAF8">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塞弗林：星云骑士！</w:t>
      </w:r>
    </w:p>
    <w:p w14:paraId="2208048F">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尤利乌斯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声音拔高）：星云骑士？！</w:t>
      </w:r>
    </w:p>
    <w:p w14:paraId="4593348F">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△尤利乌斯</w:t>
      </w:r>
      <w:r>
        <w:rPr>
          <w:rFonts w:hint="eastAsia" w:asciiTheme="minorEastAsia" w:hAnsiTheme="minorEastAsia" w:eastAsiaTheme="minorEastAsia" w:cstheme="minorEastAsia"/>
          <w:sz w:val="24"/>
          <w:szCs w:val="24"/>
          <w:lang w:val="en-US" w:eastAsia="zh-CN"/>
        </w:rPr>
        <w:t>背着手在包厢里踱步。</w:t>
      </w:r>
    </w:p>
    <w:p w14:paraId="6315D1C2">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尤利乌斯（喃喃自语）：自从在边境击退星际恶魔后，他就彻底销声匿迹了。根本没人见过他的真面目，他怎么会出现在</w:t>
      </w:r>
      <w:r>
        <w:rPr>
          <w:rFonts w:hint="eastAsia" w:asciiTheme="minorEastAsia" w:hAnsiTheme="minorEastAsia" w:eastAsiaTheme="minorEastAsia" w:cstheme="minorEastAsia"/>
          <w:sz w:val="24"/>
          <w:szCs w:val="24"/>
          <w:lang w:val="en-US" w:eastAsia="zh-CN"/>
        </w:rPr>
        <w:t>这</w:t>
      </w:r>
      <w:r>
        <w:rPr>
          <w:rFonts w:hint="eastAsia" w:asciiTheme="minorEastAsia" w:hAnsiTheme="minorEastAsia" w:eastAsiaTheme="minorEastAsia" w:cstheme="minorEastAsia"/>
          <w:sz w:val="24"/>
          <w:szCs w:val="24"/>
        </w:rPr>
        <w:t>？</w:t>
      </w:r>
    </w:p>
    <w:p w14:paraId="5CE98262">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里文</w:t>
      </w:r>
      <w:r>
        <w:rPr>
          <w:rFonts w:hint="eastAsia" w:asciiTheme="minorEastAsia" w:hAnsiTheme="minorEastAsia" w:eastAsiaTheme="minorEastAsia" w:cstheme="minorEastAsia"/>
          <w:sz w:val="24"/>
          <w:szCs w:val="24"/>
          <w:lang w:val="en-US" w:eastAsia="zh-CN"/>
        </w:rPr>
        <w:t>VO：</w:t>
      </w:r>
      <w:r>
        <w:rPr>
          <w:rFonts w:hint="eastAsia" w:asciiTheme="minorEastAsia" w:hAnsiTheme="minorEastAsia" w:eastAsiaTheme="minorEastAsia" w:cstheme="minorEastAsia"/>
          <w:sz w:val="24"/>
          <w:szCs w:val="24"/>
        </w:rPr>
        <w:t>哈哈哈！</w:t>
      </w:r>
      <w:r>
        <w:rPr>
          <w:rFonts w:hint="eastAsia" w:asciiTheme="minorEastAsia" w:hAnsiTheme="minorEastAsia" w:eastAsiaTheme="minorEastAsia" w:cstheme="minorEastAsia"/>
          <w:sz w:val="24"/>
          <w:szCs w:val="24"/>
          <w:lang w:val="en-US" w:eastAsia="zh-CN"/>
        </w:rPr>
        <w:t>来！接着喝！</w:t>
      </w:r>
    </w:p>
    <w:p w14:paraId="29586F86">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一道声音传来打断</w:t>
      </w:r>
      <w:r>
        <w:rPr>
          <w:rFonts w:hint="eastAsia" w:asciiTheme="minorEastAsia" w:hAnsiTheme="minorEastAsia" w:eastAsiaTheme="minorEastAsia" w:cstheme="minorEastAsia"/>
          <w:sz w:val="24"/>
          <w:szCs w:val="24"/>
        </w:rPr>
        <w:t>尤利乌斯</w:t>
      </w:r>
      <w:r>
        <w:rPr>
          <w:rFonts w:hint="eastAsia" w:asciiTheme="minorEastAsia" w:hAnsiTheme="minorEastAsia" w:eastAsiaTheme="minorEastAsia" w:cstheme="minorEastAsia"/>
          <w:sz w:val="24"/>
          <w:szCs w:val="24"/>
          <w:lang w:val="en-US" w:eastAsia="zh-CN"/>
        </w:rPr>
        <w:t>思考，二人朝一楼望去！</w:t>
      </w:r>
    </w:p>
    <w:p w14:paraId="41E7174B">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△一楼卡座区，。里文醉眼朦胧，领口大开，一把揽过两个身材火辣的女郎。</w:t>
      </w:r>
    </w:p>
    <w:p w14:paraId="0A0C1121">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里文（大着舌头，肆无忌惮地大笑）：</w:t>
      </w:r>
      <w:r>
        <w:rPr>
          <w:rFonts w:hint="eastAsia" w:asciiTheme="minorEastAsia" w:hAnsiTheme="minorEastAsia" w:eastAsiaTheme="minorEastAsia" w:cstheme="minorEastAsia"/>
          <w:sz w:val="24"/>
          <w:szCs w:val="24"/>
          <w:lang w:val="en-US" w:eastAsia="zh-CN"/>
        </w:rPr>
        <w:t>接着喝！</w:t>
      </w:r>
      <w:r>
        <w:rPr>
          <w:rFonts w:hint="eastAsia" w:asciiTheme="minorEastAsia" w:hAnsiTheme="minorEastAsia" w:eastAsiaTheme="minorEastAsia" w:cstheme="minorEastAsia"/>
          <w:sz w:val="24"/>
          <w:szCs w:val="24"/>
        </w:rPr>
        <w:t>今天谁能把本少爷灌醉，这</w:t>
      </w:r>
      <w:r>
        <w:rPr>
          <w:rFonts w:hint="eastAsia" w:asciiTheme="minorEastAsia" w:hAnsiTheme="minorEastAsia" w:eastAsiaTheme="minorEastAsia" w:cstheme="minorEastAsia"/>
          <w:sz w:val="24"/>
          <w:szCs w:val="24"/>
          <w:lang w:val="en-US" w:eastAsia="zh-CN"/>
        </w:rPr>
        <w:t>些钱就都</w:t>
      </w:r>
      <w:r>
        <w:rPr>
          <w:rFonts w:hint="eastAsia" w:asciiTheme="minorEastAsia" w:hAnsiTheme="minorEastAsia" w:eastAsiaTheme="minorEastAsia" w:cstheme="minorEastAsia"/>
          <w:sz w:val="24"/>
          <w:szCs w:val="24"/>
        </w:rPr>
        <w:t>是</w:t>
      </w:r>
      <w:r>
        <w:rPr>
          <w:rFonts w:hint="eastAsia" w:asciiTheme="minorEastAsia" w:hAnsiTheme="minorEastAsia" w:eastAsiaTheme="minorEastAsia" w:cstheme="minorEastAsia"/>
          <w:sz w:val="24"/>
          <w:szCs w:val="24"/>
          <w:lang w:val="en-US" w:eastAsia="zh-CN"/>
        </w:rPr>
        <w:t>谁</w:t>
      </w:r>
      <w:r>
        <w:rPr>
          <w:rFonts w:hint="eastAsia" w:asciiTheme="minorEastAsia" w:hAnsiTheme="minorEastAsia" w:eastAsiaTheme="minorEastAsia" w:cstheme="minorEastAsia"/>
          <w:sz w:val="24"/>
          <w:szCs w:val="24"/>
        </w:rPr>
        <w:t>的！</w:t>
      </w:r>
    </w:p>
    <w:p w14:paraId="7A575C70">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△里文</w:t>
      </w:r>
      <w:r>
        <w:rPr>
          <w:rFonts w:hint="eastAsia" w:asciiTheme="minorEastAsia" w:hAnsiTheme="minorEastAsia" w:eastAsiaTheme="minorEastAsia" w:cstheme="minorEastAsia"/>
          <w:sz w:val="24"/>
          <w:szCs w:val="24"/>
          <w:lang w:val="en-US" w:eastAsia="zh-CN"/>
        </w:rPr>
        <w:t>拿着一把钱往其中一个女郎胸前塞去。</w:t>
      </w:r>
    </w:p>
    <w:p w14:paraId="315FA866">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女郎（娇声尖叫，疯狂往里文身上贴）：里文少爷真大方！少爷我敬您！</w:t>
      </w:r>
    </w:p>
    <w:p w14:paraId="6BB08914">
      <w:pPr>
        <w:bidi w:val="0"/>
        <w:spacing w:beforeLines="0" w:afterLines="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△【特写】里文仰头灌酒，酒水顺着他英俊的下巴流进胸膛</w:t>
      </w:r>
      <w:r>
        <w:rPr>
          <w:rFonts w:hint="eastAsia" w:asciiTheme="minorEastAsia" w:hAnsiTheme="minorEastAsia" w:eastAsiaTheme="minorEastAsia" w:cstheme="minorEastAsia"/>
          <w:sz w:val="24"/>
          <w:szCs w:val="24"/>
          <w:lang w:eastAsia="zh-CN"/>
        </w:rPr>
        <w:t>。</w:t>
      </w:r>
    </w:p>
    <w:p w14:paraId="7198C0F4">
      <w:pPr>
        <w:bidi w:val="0"/>
        <w:spacing w:beforeLines="0" w:afterLines="0"/>
        <w:rPr>
          <w:rFonts w:hint="eastAsia" w:asciiTheme="minorEastAsia" w:hAnsiTheme="minorEastAsia" w:eastAsiaTheme="minorEastAsia" w:cstheme="minorEastAsia"/>
          <w:sz w:val="24"/>
          <w:szCs w:val="24"/>
        </w:rPr>
      </w:pPr>
    </w:p>
    <w:p w14:paraId="0D3BAB44">
      <w:pPr>
        <w:bidi w:val="0"/>
        <w:spacing w:beforeLines="0" w:afterLine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002-</w:t>
      </w:r>
      <w:r>
        <w:rPr>
          <w:rFonts w:hint="eastAsia" w:asciiTheme="minorEastAsia" w:hAnsiTheme="minorEastAsia" w:eastAsiaTheme="minorEastAsia" w:cstheme="minorEastAsia"/>
          <w:b/>
          <w:bCs/>
          <w:sz w:val="24"/>
          <w:szCs w:val="24"/>
          <w:lang w:val="en-US" w:eastAsia="zh-CN"/>
        </w:rPr>
        <w:t>3</w:t>
      </w:r>
      <w:r>
        <w:rPr>
          <w:rFonts w:hint="eastAsia" w:asciiTheme="minorEastAsia" w:hAnsiTheme="minorEastAsia" w:eastAsiaTheme="minorEastAsia" w:cstheme="minorEastAsia"/>
          <w:b/>
          <w:bCs/>
          <w:sz w:val="24"/>
          <w:szCs w:val="24"/>
        </w:rPr>
        <w:t xml:space="preserve"> 俱乐部二楼VIP包厢/夜/内</w:t>
      </w:r>
    </w:p>
    <w:p w14:paraId="217F4E97">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人物：尤利乌斯、塞弗林</w:t>
      </w:r>
    </w:p>
    <w:p w14:paraId="555D8856">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△尤利乌斯</w:t>
      </w:r>
      <w:r>
        <w:rPr>
          <w:rFonts w:hint="eastAsia" w:asciiTheme="minorEastAsia" w:hAnsiTheme="minorEastAsia" w:eastAsiaTheme="minorEastAsia" w:cstheme="minorEastAsia"/>
          <w:sz w:val="24"/>
          <w:szCs w:val="24"/>
          <w:lang w:val="en-US" w:eastAsia="zh-CN"/>
        </w:rPr>
        <w:t>看着</w:t>
      </w:r>
      <w:r>
        <w:rPr>
          <w:rFonts w:hint="eastAsia" w:asciiTheme="minorEastAsia" w:hAnsiTheme="minorEastAsia" w:eastAsiaTheme="minorEastAsia" w:cstheme="minorEastAsia"/>
          <w:sz w:val="24"/>
          <w:szCs w:val="24"/>
        </w:rPr>
        <w:t>下方的里文，眼角狠狠抽搐了两下。</w:t>
      </w:r>
    </w:p>
    <w:p w14:paraId="14BCECDD">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尤利乌斯（转过身去）：罢了！不管星云骑士为什么出现在这，只要他无敌意，就先别管他！</w:t>
      </w:r>
    </w:p>
    <w:p w14:paraId="4D2EC2D0">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尤利乌斯：现在最让吾头疼的，是巴尔坎联盟！星云竞技场，我们绝对不能输！</w:t>
      </w:r>
    </w:p>
    <w:p w14:paraId="59594A94">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△尤利乌斯猛地转身，手指愤怒地指着下方的一楼大厅。</w:t>
      </w:r>
    </w:p>
    <w:p w14:paraId="402BD9A9">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尤利乌斯（咬牙切齿）：但</w:t>
      </w:r>
      <w:r>
        <w:rPr>
          <w:rFonts w:hint="eastAsia" w:asciiTheme="minorEastAsia" w:hAnsiTheme="minorEastAsia" w:eastAsiaTheme="minorEastAsia" w:cstheme="minorEastAsia"/>
          <w:sz w:val="24"/>
          <w:szCs w:val="24"/>
          <w:lang w:val="en-US" w:eastAsia="zh-CN"/>
        </w:rPr>
        <w:t>要是</w:t>
      </w:r>
      <w:r>
        <w:rPr>
          <w:rFonts w:hint="eastAsia" w:asciiTheme="minorEastAsia" w:hAnsiTheme="minorEastAsia" w:eastAsiaTheme="minorEastAsia" w:cstheme="minorEastAsia"/>
          <w:sz w:val="24"/>
          <w:szCs w:val="24"/>
        </w:rPr>
        <w:t>帝国贵族的后继者们，全都</w:t>
      </w:r>
      <w:r>
        <w:rPr>
          <w:rFonts w:hint="eastAsia" w:asciiTheme="minorEastAsia" w:hAnsiTheme="minorEastAsia" w:eastAsiaTheme="minorEastAsia" w:cstheme="minorEastAsia"/>
          <w:sz w:val="24"/>
          <w:szCs w:val="24"/>
          <w:lang w:val="en-US" w:eastAsia="zh-CN"/>
        </w:rPr>
        <w:t>这</w:t>
      </w:r>
      <w:r>
        <w:rPr>
          <w:rFonts w:hint="eastAsia" w:asciiTheme="minorEastAsia" w:hAnsiTheme="minorEastAsia" w:eastAsiaTheme="minorEastAsia" w:cstheme="minorEastAsia"/>
          <w:sz w:val="24"/>
          <w:szCs w:val="24"/>
        </w:rPr>
        <w:t>样</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我</w:t>
      </w:r>
      <w:r>
        <w:rPr>
          <w:rFonts w:hint="eastAsia" w:asciiTheme="minorEastAsia" w:hAnsiTheme="minorEastAsia" w:eastAsiaTheme="minorEastAsia" w:cstheme="minorEastAsia"/>
          <w:sz w:val="24"/>
          <w:szCs w:val="24"/>
        </w:rPr>
        <w:t>怎么能放心！</w:t>
      </w:r>
    </w:p>
    <w:p w14:paraId="72B6BB5D">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塞弗林（低头）：陛下……</w:t>
      </w:r>
    </w:p>
    <w:p w14:paraId="29A29243">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尤利乌斯：塞弗林！从今晚开始，你去把帝国所有贵族的后继者，挨个给</w:t>
      </w:r>
      <w:r>
        <w:rPr>
          <w:rFonts w:hint="eastAsia" w:asciiTheme="minorEastAsia" w:hAnsiTheme="minorEastAsia" w:eastAsiaTheme="minorEastAsia" w:cstheme="minorEastAsia"/>
          <w:sz w:val="24"/>
          <w:szCs w:val="24"/>
          <w:lang w:val="en-US" w:eastAsia="zh-CN"/>
        </w:rPr>
        <w:t>我</w:t>
      </w:r>
      <w:r>
        <w:rPr>
          <w:rFonts w:hint="eastAsia" w:asciiTheme="minorEastAsia" w:hAnsiTheme="minorEastAsia" w:eastAsiaTheme="minorEastAsia" w:cstheme="minorEastAsia"/>
          <w:sz w:val="24"/>
          <w:szCs w:val="24"/>
        </w:rPr>
        <w:t>测试一遍！</w:t>
      </w:r>
    </w:p>
    <w:p w14:paraId="4827EB21">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△【特写】尤利乌斯双眼微眯。</w:t>
      </w:r>
    </w:p>
    <w:p w14:paraId="1463DD47">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尤利乌斯：</w:t>
      </w:r>
      <w:r>
        <w:rPr>
          <w:rFonts w:hint="eastAsia" w:asciiTheme="minorEastAsia" w:hAnsiTheme="minorEastAsia" w:eastAsiaTheme="minorEastAsia" w:cstheme="minorEastAsia"/>
          <w:sz w:val="24"/>
          <w:szCs w:val="24"/>
          <w:lang w:val="en-US" w:eastAsia="zh-CN"/>
        </w:rPr>
        <w:t>我</w:t>
      </w:r>
      <w:r>
        <w:rPr>
          <w:rFonts w:hint="eastAsia" w:asciiTheme="minorEastAsia" w:hAnsiTheme="minorEastAsia" w:eastAsiaTheme="minorEastAsia" w:cstheme="minorEastAsia"/>
          <w:sz w:val="24"/>
          <w:szCs w:val="24"/>
        </w:rPr>
        <w:t>必须看看他们到底是真材实料，还是虚有其表。若</w:t>
      </w:r>
      <w:r>
        <w:rPr>
          <w:rFonts w:hint="eastAsia" w:asciiTheme="minorEastAsia" w:hAnsiTheme="minorEastAsia" w:eastAsiaTheme="minorEastAsia" w:cstheme="minorEastAsia"/>
          <w:sz w:val="24"/>
          <w:szCs w:val="24"/>
          <w:lang w:val="en-US" w:eastAsia="zh-CN"/>
        </w:rPr>
        <w:t>全都是废物</w:t>
      </w:r>
      <w:r>
        <w:rPr>
          <w:rFonts w:hint="eastAsia" w:asciiTheme="minorEastAsia" w:hAnsiTheme="minorEastAsia" w:eastAsiaTheme="minorEastAsia" w:cstheme="minorEastAsia"/>
          <w:sz w:val="24"/>
          <w:szCs w:val="24"/>
        </w:rPr>
        <w:t>……这星云竞技场，</w:t>
      </w:r>
      <w:r>
        <w:rPr>
          <w:rFonts w:hint="eastAsia" w:asciiTheme="minorEastAsia" w:hAnsiTheme="minorEastAsia" w:eastAsiaTheme="minorEastAsia" w:cstheme="minorEastAsia"/>
          <w:sz w:val="24"/>
          <w:szCs w:val="24"/>
          <w:lang w:val="en-US" w:eastAsia="zh-CN"/>
        </w:rPr>
        <w:t>我</w:t>
      </w:r>
      <w:r>
        <w:rPr>
          <w:rFonts w:hint="eastAsia" w:asciiTheme="minorEastAsia" w:hAnsiTheme="minorEastAsia" w:eastAsiaTheme="minorEastAsia" w:cstheme="minorEastAsia"/>
          <w:sz w:val="24"/>
          <w:szCs w:val="24"/>
        </w:rPr>
        <w:t>就只能另谋他法了！</w:t>
      </w:r>
    </w:p>
    <w:p w14:paraId="50C6554A">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塞弗林（单膝跪地，右手捶胸）：遵命！</w:t>
      </w:r>
      <w:r>
        <w:rPr>
          <w:rFonts w:hint="eastAsia" w:asciiTheme="minorEastAsia" w:hAnsiTheme="minorEastAsia" w:eastAsiaTheme="minorEastAsia" w:cstheme="minorEastAsia"/>
          <w:sz w:val="24"/>
          <w:szCs w:val="24"/>
          <w:lang w:val="en-US" w:eastAsia="zh-CN"/>
        </w:rPr>
        <w:t>陛下！那这里文呢？还要测嘛？</w:t>
      </w:r>
      <w:r>
        <w:rPr>
          <w:rFonts w:hint="eastAsia" w:asciiTheme="minorEastAsia" w:hAnsiTheme="minorEastAsia" w:eastAsiaTheme="minorEastAsia" w:cstheme="minorEastAsia"/>
          <w:sz w:val="24"/>
          <w:szCs w:val="24"/>
          <w:lang w:val="en-US" w:eastAsia="zh-CN"/>
        </w:rPr>
        <w:br w:type="textWrapping"/>
      </w:r>
      <w:r>
        <w:rPr>
          <w:rFonts w:hint="eastAsia" w:asciiTheme="minorEastAsia" w:hAnsiTheme="minorEastAsia" w:eastAsiaTheme="minorEastAsia" w:cstheme="minorEastAsia"/>
          <w:sz w:val="24"/>
          <w:szCs w:val="24"/>
        </w:rPr>
        <w:t>尤利乌斯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随便！你看着办！</w:t>
      </w:r>
    </w:p>
    <w:p w14:paraId="519FB0CC">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△【切镜头-一楼大厅】里文在一堆女人中间，看似醉得不省人事，嘴角却在此刻</w:t>
      </w:r>
      <w:r>
        <w:rPr>
          <w:rFonts w:hint="eastAsia" w:asciiTheme="minorEastAsia" w:hAnsiTheme="minorEastAsia" w:eastAsiaTheme="minorEastAsia" w:cstheme="minorEastAsia"/>
          <w:sz w:val="24"/>
          <w:szCs w:val="24"/>
          <w:lang w:val="en-US" w:eastAsia="zh-CN"/>
        </w:rPr>
        <w:t>微微</w:t>
      </w:r>
      <w:r>
        <w:rPr>
          <w:rFonts w:hint="eastAsia" w:asciiTheme="minorEastAsia" w:hAnsiTheme="minorEastAsia" w:eastAsiaTheme="minorEastAsia" w:cstheme="minorEastAsia"/>
          <w:sz w:val="24"/>
          <w:szCs w:val="24"/>
        </w:rPr>
        <w:t>勾起。</w:t>
      </w:r>
    </w:p>
    <w:p w14:paraId="30C41BB5">
      <w:pPr>
        <w:pStyle w:val="3"/>
        <w:bidi w:val="0"/>
        <w:rPr>
          <w:rFonts w:hint="eastAsia"/>
        </w:rPr>
      </w:pPr>
      <w:r>
        <w:rPr>
          <w:rFonts w:hint="eastAsia"/>
        </w:rPr>
        <w:t>第3集</w:t>
      </w:r>
    </w:p>
    <w:p w14:paraId="58A0C522">
      <w:pPr>
        <w:bidi w:val="0"/>
        <w:spacing w:beforeLines="0" w:afterLine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003-1 维洛尔公爵府大厅/日/内</w:t>
      </w:r>
    </w:p>
    <w:p w14:paraId="37AD4905">
      <w:pPr>
        <w:bidi w:val="0"/>
        <w:spacing w:beforeLines="0" w:afterLines="0"/>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rPr>
        <w:t>人物：里文、阿尔瓦多、维莱拉</w:t>
      </w:r>
      <w:r>
        <w:rPr>
          <w:rFonts w:hint="eastAsia" w:asciiTheme="minorEastAsia" w:hAnsiTheme="minorEastAsia" w:eastAsiaTheme="minorEastAsia" w:cstheme="minorEastAsia"/>
          <w:b/>
          <w:bCs/>
          <w:sz w:val="24"/>
          <w:szCs w:val="24"/>
          <w:lang w:eastAsia="zh-CN"/>
        </w:rPr>
        <w:t>、</w:t>
      </w:r>
      <w:r>
        <w:rPr>
          <w:rFonts w:hint="eastAsia" w:asciiTheme="minorEastAsia" w:hAnsiTheme="minorEastAsia" w:eastAsiaTheme="minorEastAsia" w:cstheme="minorEastAsia"/>
          <w:b/>
          <w:bCs/>
          <w:sz w:val="24"/>
          <w:szCs w:val="24"/>
          <w:lang w:val="en-US" w:eastAsia="zh-CN"/>
        </w:rPr>
        <w:t>达里安</w:t>
      </w:r>
    </w:p>
    <w:p w14:paraId="0FFBA03E">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△气氛压抑。里文直挺挺地跪在大厅上。</w:t>
      </w:r>
    </w:p>
    <w:p w14:paraId="03B07481">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VO：混账！逆子！不堪教化！</w:t>
      </w:r>
    </w:p>
    <w:p w14:paraId="5D910012">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△公爵阿尔瓦多面容扭曲，高高举起手中手杖，</w:t>
      </w:r>
      <w:r>
        <w:rPr>
          <w:rFonts w:hint="eastAsia" w:asciiTheme="minorEastAsia" w:hAnsiTheme="minorEastAsia" w:eastAsiaTheme="minorEastAsia" w:cstheme="minorEastAsia"/>
          <w:sz w:val="24"/>
          <w:szCs w:val="24"/>
          <w:lang w:val="en-US" w:eastAsia="zh-CN"/>
        </w:rPr>
        <w:t>就</w:t>
      </w:r>
      <w:r>
        <w:rPr>
          <w:rFonts w:hint="eastAsia" w:asciiTheme="minorEastAsia" w:hAnsiTheme="minorEastAsia" w:eastAsiaTheme="minorEastAsia" w:cstheme="minorEastAsia"/>
          <w:sz w:val="24"/>
          <w:szCs w:val="24"/>
        </w:rPr>
        <w:t>冲着里文的</w:t>
      </w:r>
      <w:r>
        <w:rPr>
          <w:rFonts w:hint="eastAsia" w:asciiTheme="minorEastAsia" w:hAnsiTheme="minorEastAsia" w:eastAsiaTheme="minorEastAsia" w:cstheme="minorEastAsia"/>
          <w:sz w:val="24"/>
          <w:szCs w:val="24"/>
          <w:lang w:val="en-US" w:eastAsia="zh-CN"/>
        </w:rPr>
        <w:t>身上</w:t>
      </w:r>
      <w:r>
        <w:rPr>
          <w:rFonts w:hint="eastAsia" w:asciiTheme="minorEastAsia" w:hAnsiTheme="minorEastAsia" w:eastAsiaTheme="minorEastAsia" w:cstheme="minorEastAsia"/>
          <w:sz w:val="24"/>
          <w:szCs w:val="24"/>
        </w:rPr>
        <w:t>砸</w:t>
      </w:r>
      <w:r>
        <w:rPr>
          <w:rFonts w:hint="eastAsia" w:asciiTheme="minorEastAsia" w:hAnsiTheme="minorEastAsia" w:eastAsiaTheme="minorEastAsia" w:cstheme="minorEastAsia"/>
          <w:sz w:val="24"/>
          <w:szCs w:val="24"/>
          <w:lang w:val="en-US" w:eastAsia="zh-CN"/>
        </w:rPr>
        <w:t>去</w:t>
      </w:r>
      <w:r>
        <w:rPr>
          <w:rFonts w:hint="eastAsia" w:asciiTheme="minorEastAsia" w:hAnsiTheme="minorEastAsia" w:eastAsiaTheme="minorEastAsia" w:cstheme="minorEastAsia"/>
          <w:sz w:val="24"/>
          <w:szCs w:val="24"/>
        </w:rPr>
        <w:t>！</w:t>
      </w:r>
    </w:p>
    <w:p w14:paraId="676FCA37">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维莱拉</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老爷！不要！</w:t>
      </w:r>
    </w:p>
    <w:p w14:paraId="604AF5EE">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△维莱拉尖叫一声，猛地扑上前，死死将里文护在怀里。</w:t>
      </w:r>
    </w:p>
    <w:p w14:paraId="4E86F196">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特写】</w:t>
      </w:r>
      <w:r>
        <w:rPr>
          <w:rFonts w:hint="eastAsia" w:asciiTheme="minorEastAsia" w:hAnsiTheme="minorEastAsia" w:eastAsiaTheme="minorEastAsia" w:cstheme="minorEastAsia"/>
          <w:sz w:val="24"/>
          <w:szCs w:val="24"/>
        </w:rPr>
        <w:t>手杖重重砸在里文身旁的地面上，火星四溅。</w:t>
      </w:r>
    </w:p>
    <w:p w14:paraId="0ED07F3D">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维莱拉（死死抱住里文）：老爷！不能打啊！您这一杖下去会要了</w:t>
      </w:r>
      <w:r>
        <w:rPr>
          <w:rFonts w:hint="eastAsia" w:asciiTheme="minorEastAsia" w:hAnsiTheme="minorEastAsia" w:eastAsiaTheme="minorEastAsia" w:cstheme="minorEastAsia"/>
          <w:sz w:val="24"/>
          <w:szCs w:val="24"/>
          <w:lang w:val="en-US" w:eastAsia="zh-CN"/>
        </w:rPr>
        <w:t>里文这孩子</w:t>
      </w:r>
      <w:r>
        <w:rPr>
          <w:rFonts w:hint="eastAsia" w:asciiTheme="minorEastAsia" w:hAnsiTheme="minorEastAsia" w:eastAsiaTheme="minorEastAsia" w:cstheme="minorEastAsia"/>
          <w:sz w:val="24"/>
          <w:szCs w:val="24"/>
        </w:rPr>
        <w:t>的命的！</w:t>
      </w:r>
    </w:p>
    <w:p w14:paraId="33A8CE71">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△阿尔瓦多气得浑身发抖，指着维莱拉咆哮</w:t>
      </w:r>
    </w:p>
    <w:p w14:paraId="3B28C833">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阿尔瓦多：你还护着</w:t>
      </w:r>
      <w:r>
        <w:rPr>
          <w:rFonts w:hint="eastAsia" w:asciiTheme="minorEastAsia" w:hAnsiTheme="minorEastAsia" w:eastAsiaTheme="minorEastAsia" w:cstheme="minorEastAsia"/>
          <w:sz w:val="24"/>
          <w:szCs w:val="24"/>
          <w:lang w:val="en-US" w:eastAsia="zh-CN"/>
        </w:rPr>
        <w:t>他</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你知道</w:t>
      </w:r>
      <w:r>
        <w:rPr>
          <w:rFonts w:hint="eastAsia" w:asciiTheme="minorEastAsia" w:hAnsiTheme="minorEastAsia" w:eastAsiaTheme="minorEastAsia" w:cstheme="minorEastAsia"/>
          <w:sz w:val="24"/>
          <w:szCs w:val="24"/>
        </w:rPr>
        <w:t>这个混账昨晚又去下城区鬼混</w:t>
      </w:r>
      <w:r>
        <w:rPr>
          <w:rFonts w:hint="eastAsia" w:asciiTheme="minorEastAsia" w:hAnsiTheme="minorEastAsia" w:eastAsiaTheme="minorEastAsia" w:cstheme="minorEastAsia"/>
          <w:sz w:val="24"/>
          <w:szCs w:val="24"/>
          <w:lang w:val="en-US" w:eastAsia="zh-CN"/>
        </w:rPr>
        <w:t>了吗</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我</w:t>
      </w:r>
      <w:r>
        <w:rPr>
          <w:rFonts w:hint="eastAsia" w:asciiTheme="minorEastAsia" w:hAnsiTheme="minorEastAsia" w:eastAsiaTheme="minorEastAsia" w:cstheme="minorEastAsia"/>
          <w:sz w:val="24"/>
          <w:szCs w:val="24"/>
        </w:rPr>
        <w:t>维洛尔家族的脸面，都让这畜生丢尽了！</w:t>
      </w:r>
    </w:p>
    <w:p w14:paraId="7B612610">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△里文低着头，面对阿尔瓦多</w:t>
      </w:r>
      <w:r>
        <w:rPr>
          <w:rFonts w:hint="eastAsia" w:asciiTheme="minorEastAsia" w:hAnsiTheme="minorEastAsia" w:eastAsiaTheme="minorEastAsia" w:cstheme="minorEastAsia"/>
          <w:sz w:val="24"/>
          <w:szCs w:val="24"/>
          <w:lang w:val="en-US" w:eastAsia="zh-CN"/>
        </w:rPr>
        <w:t>的</w:t>
      </w:r>
      <w:r>
        <w:rPr>
          <w:rFonts w:hint="eastAsia" w:asciiTheme="minorEastAsia" w:hAnsiTheme="minorEastAsia" w:eastAsiaTheme="minorEastAsia" w:cstheme="minorEastAsia"/>
          <w:sz w:val="24"/>
          <w:szCs w:val="24"/>
        </w:rPr>
        <w:t>暴怒，</w:t>
      </w:r>
      <w:r>
        <w:rPr>
          <w:rFonts w:hint="eastAsia" w:asciiTheme="minorEastAsia" w:hAnsiTheme="minorEastAsia" w:eastAsiaTheme="minorEastAsia" w:cstheme="minorEastAsia"/>
          <w:sz w:val="24"/>
          <w:szCs w:val="24"/>
          <w:lang w:val="en-US" w:eastAsia="zh-CN"/>
        </w:rPr>
        <w:t>一脸无所谓！</w:t>
      </w:r>
    </w:p>
    <w:p w14:paraId="2EDFA165">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阿尔瓦多</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你这逆子什么态度！</w:t>
      </w:r>
    </w:p>
    <w:p w14:paraId="6FCAC03B">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△阿尔瓦多</w:t>
      </w:r>
      <w:r>
        <w:rPr>
          <w:rFonts w:hint="eastAsia" w:asciiTheme="minorEastAsia" w:hAnsiTheme="minorEastAsia" w:eastAsiaTheme="minorEastAsia" w:cstheme="minorEastAsia"/>
          <w:sz w:val="24"/>
          <w:szCs w:val="24"/>
          <w:lang w:val="en-US" w:eastAsia="zh-CN"/>
        </w:rPr>
        <w:t>愤怒再起，再度拿起手杖！</w:t>
      </w:r>
    </w:p>
    <w:p w14:paraId="1395C304">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维莱拉（</w:t>
      </w:r>
      <w:r>
        <w:rPr>
          <w:rFonts w:hint="eastAsia" w:asciiTheme="minorEastAsia" w:hAnsiTheme="minorEastAsia" w:eastAsiaTheme="minorEastAsia" w:cstheme="minorEastAsia"/>
          <w:sz w:val="24"/>
          <w:szCs w:val="24"/>
          <w:lang w:val="en-US" w:eastAsia="zh-CN"/>
        </w:rPr>
        <w:t>扑到</w:t>
      </w:r>
      <w:r>
        <w:rPr>
          <w:rFonts w:hint="eastAsia" w:asciiTheme="minorEastAsia" w:hAnsiTheme="minorEastAsia" w:eastAsiaTheme="minorEastAsia" w:cstheme="minorEastAsia"/>
          <w:sz w:val="24"/>
          <w:szCs w:val="24"/>
        </w:rPr>
        <w:t>阿尔瓦多</w:t>
      </w:r>
      <w:r>
        <w:rPr>
          <w:rFonts w:hint="eastAsia" w:asciiTheme="minorEastAsia" w:hAnsiTheme="minorEastAsia" w:eastAsiaTheme="minorEastAsia" w:cstheme="minorEastAsia"/>
          <w:sz w:val="24"/>
          <w:szCs w:val="24"/>
          <w:lang w:val="en-US" w:eastAsia="zh-CN"/>
        </w:rPr>
        <w:t>身边，拦住他，声泪俱下</w:t>
      </w:r>
      <w:r>
        <w:rPr>
          <w:rFonts w:hint="eastAsia" w:asciiTheme="minorEastAsia" w:hAnsiTheme="minorEastAsia" w:eastAsiaTheme="minorEastAsia" w:cstheme="minorEastAsia"/>
          <w:sz w:val="24"/>
          <w:szCs w:val="24"/>
        </w:rPr>
        <w:t>）：老爷</w:t>
      </w:r>
      <w:r>
        <w:rPr>
          <w:rFonts w:hint="eastAsia" w:asciiTheme="minorEastAsia" w:hAnsiTheme="minorEastAsia" w:eastAsiaTheme="minorEastAsia" w:cstheme="minorEastAsia"/>
          <w:sz w:val="24"/>
          <w:szCs w:val="24"/>
          <w:lang w:val="en-US" w:eastAsia="zh-CN"/>
        </w:rPr>
        <w:t>！都是我没管教好里文，都怪我！要打您就打我吧！</w:t>
      </w:r>
    </w:p>
    <w:p w14:paraId="2CCAD08D">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△阿尔瓦多</w:t>
      </w:r>
      <w:r>
        <w:rPr>
          <w:rFonts w:hint="eastAsia" w:asciiTheme="minorEastAsia" w:hAnsiTheme="minorEastAsia" w:eastAsiaTheme="minorEastAsia" w:cstheme="minorEastAsia"/>
          <w:sz w:val="24"/>
          <w:szCs w:val="24"/>
          <w:lang w:val="en-US" w:eastAsia="zh-CN"/>
        </w:rPr>
        <w:t>看着护着里文的维莱拉，又看了看无所谓的里文，重重的叹了口气，将手杖猛的扔到地上！</w:t>
      </w:r>
    </w:p>
    <w:p w14:paraId="5C741152">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阿尔瓦多（恨铁不成钢）</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慈母多败儿！罢了，罢了！</w:t>
      </w:r>
    </w:p>
    <w:p w14:paraId="06473254">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△【镜头平移】画面切向站在阿尔瓦多身后的长子——达里安。</w:t>
      </w:r>
    </w:p>
    <w:p w14:paraId="4F1B9F6E">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△阿尔瓦多</w:t>
      </w:r>
      <w:r>
        <w:rPr>
          <w:rFonts w:hint="eastAsia" w:asciiTheme="minorEastAsia" w:hAnsiTheme="minorEastAsia" w:eastAsiaTheme="minorEastAsia" w:cstheme="minorEastAsia"/>
          <w:sz w:val="24"/>
          <w:szCs w:val="24"/>
          <w:lang w:val="en-US" w:eastAsia="zh-CN"/>
        </w:rPr>
        <w:t>话音刚落，他身后达里安上前一步！</w:t>
      </w:r>
    </w:p>
    <w:p w14:paraId="3CEFB82B">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达里安：父亲</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里文性格顽劣，不服管教是整个帝都都知道的事情！母亲劝过很多次，他向来不当一回事！这怪不到母亲身上啊！</w:t>
      </w:r>
    </w:p>
    <w:p w14:paraId="4179568F">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维莱拉</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别说了，达里安！（看向</w:t>
      </w:r>
      <w:r>
        <w:rPr>
          <w:rFonts w:hint="eastAsia" w:asciiTheme="minorEastAsia" w:hAnsiTheme="minorEastAsia" w:eastAsiaTheme="minorEastAsia" w:cstheme="minorEastAsia"/>
          <w:sz w:val="24"/>
          <w:szCs w:val="24"/>
        </w:rPr>
        <w:t>阿尔瓦多</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老爷！别听达里安乱说，里文是个好孩子！我以后会严加管教的！</w:t>
      </w:r>
    </w:p>
    <w:p w14:paraId="3EA2E5E5">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△阿尔瓦多</w:t>
      </w:r>
      <w:r>
        <w:rPr>
          <w:rFonts w:hint="eastAsia" w:asciiTheme="minorEastAsia" w:hAnsiTheme="minorEastAsia" w:eastAsiaTheme="minorEastAsia" w:cstheme="minorEastAsia"/>
          <w:sz w:val="24"/>
          <w:szCs w:val="24"/>
          <w:lang w:val="en-US" w:eastAsia="zh-CN"/>
        </w:rPr>
        <w:t>看着里文脸色严肃。维莱拉这时偷朝着达里安使了个眼色！</w:t>
      </w:r>
    </w:p>
    <w:p w14:paraId="536D43C0">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达里安（微微点头）：对了父亲！我最近魔力又有精进！还请父亲指点！</w:t>
      </w:r>
    </w:p>
    <w:p w14:paraId="0EC09B2C">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△阿尔瓦多听到达里安的话，神色稍缓</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随即转头更厌恶地指着里文</w:t>
      </w:r>
    </w:p>
    <w:p w14:paraId="65FBBB49">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阿尔瓦多：</w:t>
      </w:r>
      <w:r>
        <w:rPr>
          <w:rFonts w:hint="eastAsia" w:asciiTheme="minorEastAsia" w:hAnsiTheme="minorEastAsia" w:eastAsiaTheme="minorEastAsia" w:cstheme="minorEastAsia"/>
          <w:sz w:val="24"/>
          <w:szCs w:val="24"/>
          <w:lang w:val="en-US" w:eastAsia="zh-CN"/>
        </w:rPr>
        <w:t>混账！</w:t>
      </w:r>
      <w:r>
        <w:rPr>
          <w:rFonts w:hint="eastAsia" w:asciiTheme="minorEastAsia" w:hAnsiTheme="minorEastAsia" w:eastAsiaTheme="minorEastAsia" w:cstheme="minorEastAsia"/>
          <w:sz w:val="24"/>
          <w:szCs w:val="24"/>
        </w:rPr>
        <w:t>看看你大哥</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你为什么就不能学学你大哥一样努力！再不知悔改，我就当没你这个儿子！</w:t>
      </w:r>
    </w:p>
    <w:p w14:paraId="7DABA2BD">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维莱拉（假意抹泪）：老爷，</w:t>
      </w:r>
      <w:r>
        <w:rPr>
          <w:rFonts w:hint="eastAsia" w:asciiTheme="minorEastAsia" w:hAnsiTheme="minorEastAsia" w:eastAsiaTheme="minorEastAsia" w:cstheme="minorEastAsia"/>
          <w:sz w:val="24"/>
          <w:szCs w:val="24"/>
          <w:lang w:val="en-US" w:eastAsia="zh-CN"/>
        </w:rPr>
        <w:t>别这么说！</w:t>
      </w:r>
    </w:p>
    <w:p w14:paraId="21FDBC7A">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△维莱拉</w:t>
      </w:r>
      <w:r>
        <w:rPr>
          <w:rFonts w:hint="eastAsia" w:asciiTheme="minorEastAsia" w:hAnsiTheme="minorEastAsia" w:eastAsiaTheme="minorEastAsia" w:cstheme="minorEastAsia"/>
          <w:sz w:val="24"/>
          <w:szCs w:val="24"/>
          <w:lang w:val="en-US" w:eastAsia="zh-CN"/>
        </w:rPr>
        <w:t>看向里文。</w:t>
      </w:r>
    </w:p>
    <w:p w14:paraId="54C99EEB">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维莱拉</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孩子！你爹只是刀子嘴豆腐心！只要你不惹大祸，公爵府养你一辈子！</w:t>
      </w:r>
    </w:p>
    <w:p w14:paraId="2F79F5A2">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阿尔瓦多（厌恶地甩手）：我看着他就觉得恶心！我们走！</w:t>
      </w:r>
    </w:p>
    <w:p w14:paraId="4D326223">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△阿尔瓦多带着维莱拉、达里安转身离开大厅。</w:t>
      </w:r>
    </w:p>
    <w:p w14:paraId="10B88E26">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△大厅</w:t>
      </w:r>
      <w:r>
        <w:rPr>
          <w:rFonts w:hint="eastAsia" w:asciiTheme="minorEastAsia" w:hAnsiTheme="minorEastAsia" w:eastAsiaTheme="minorEastAsia" w:cstheme="minorEastAsia"/>
          <w:sz w:val="24"/>
          <w:szCs w:val="24"/>
          <w:lang w:val="en-US" w:eastAsia="zh-CN"/>
        </w:rPr>
        <w:t>安静</w:t>
      </w:r>
      <w:r>
        <w:rPr>
          <w:rFonts w:hint="eastAsia" w:asciiTheme="minorEastAsia" w:hAnsiTheme="minorEastAsia" w:eastAsiaTheme="minorEastAsia" w:cstheme="minorEastAsia"/>
          <w:sz w:val="24"/>
          <w:szCs w:val="24"/>
        </w:rPr>
        <w:t>。里文缓缓抬起头，</w:t>
      </w:r>
      <w:r>
        <w:rPr>
          <w:rFonts w:hint="eastAsia" w:asciiTheme="minorEastAsia" w:hAnsiTheme="minorEastAsia" w:eastAsiaTheme="minorEastAsia" w:cstheme="minorEastAsia"/>
          <w:sz w:val="24"/>
          <w:szCs w:val="24"/>
          <w:lang w:val="en-US" w:eastAsia="zh-CN"/>
        </w:rPr>
        <w:t>死死</w:t>
      </w:r>
      <w:r>
        <w:rPr>
          <w:rFonts w:hint="eastAsia" w:asciiTheme="minorEastAsia" w:hAnsiTheme="minorEastAsia" w:eastAsiaTheme="minorEastAsia" w:cstheme="minorEastAsia"/>
          <w:sz w:val="24"/>
          <w:szCs w:val="24"/>
        </w:rPr>
        <w:t>盯着维莱拉和达里安远去的背影。</w:t>
      </w:r>
    </w:p>
    <w:p w14:paraId="45BA0C20">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里文OS：</w:t>
      </w:r>
      <w:r>
        <w:rPr>
          <w:rFonts w:hint="eastAsia" w:asciiTheme="minorEastAsia" w:hAnsiTheme="minorEastAsia" w:eastAsiaTheme="minorEastAsia" w:cstheme="minorEastAsia"/>
          <w:sz w:val="24"/>
          <w:szCs w:val="24"/>
          <w:lang w:val="en-US" w:eastAsia="zh-CN"/>
        </w:rPr>
        <w:t>装了这么多年</w:t>
      </w:r>
      <w:r>
        <w:rPr>
          <w:rFonts w:hint="eastAsia" w:asciiTheme="minorEastAsia" w:hAnsiTheme="minorEastAsia" w:eastAsiaTheme="minorEastAsia" w:cstheme="minorEastAsia"/>
          <w:sz w:val="24"/>
          <w:szCs w:val="24"/>
        </w:rPr>
        <w:t>慈母，真是难为你了</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贱人</w:t>
      </w:r>
      <w:r>
        <w:rPr>
          <w:rFonts w:hint="eastAsia" w:asciiTheme="minorEastAsia" w:hAnsiTheme="minorEastAsia" w:eastAsiaTheme="minorEastAsia" w:cstheme="minorEastAsia"/>
          <w:sz w:val="24"/>
          <w:szCs w:val="24"/>
        </w:rPr>
        <w:t>。</w:t>
      </w:r>
    </w:p>
    <w:p w14:paraId="74E010BC">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△尖锐的耳鸣声猛地刺入！画面周遭的场景开始扭曲、褪色。</w:t>
      </w:r>
    </w:p>
    <w:p w14:paraId="75589062">
      <w:pPr>
        <w:bidi w:val="0"/>
        <w:spacing w:beforeLines="0" w:afterLines="0"/>
        <w:rPr>
          <w:rFonts w:hint="eastAsia" w:asciiTheme="minorEastAsia" w:hAnsiTheme="minorEastAsia" w:eastAsiaTheme="minorEastAsia" w:cstheme="minorEastAsia"/>
          <w:sz w:val="24"/>
          <w:szCs w:val="24"/>
        </w:rPr>
      </w:pPr>
    </w:p>
    <w:p w14:paraId="3CFA60F3">
      <w:pPr>
        <w:bidi w:val="0"/>
        <w:spacing w:beforeLines="0" w:afterLine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003-</w:t>
      </w:r>
      <w:r>
        <w:rPr>
          <w:rFonts w:hint="eastAsia" w:asciiTheme="minorEastAsia" w:hAnsiTheme="minorEastAsia" w:eastAsiaTheme="minorEastAsia" w:cstheme="minorEastAsia"/>
          <w:b/>
          <w:bCs/>
          <w:sz w:val="24"/>
          <w:szCs w:val="24"/>
          <w:lang w:val="en-US" w:eastAsia="zh-CN"/>
        </w:rPr>
        <w:t>2</w:t>
      </w:r>
      <w:r>
        <w:rPr>
          <w:rFonts w:hint="eastAsia" w:asciiTheme="minorEastAsia" w:hAnsiTheme="minorEastAsia" w:eastAsiaTheme="minorEastAsia" w:cstheme="minorEastAsia"/>
          <w:b/>
          <w:bCs/>
          <w:sz w:val="24"/>
          <w:szCs w:val="24"/>
        </w:rPr>
        <w:t xml:space="preserve"> 卧室（十五年前）/日/内</w:t>
      </w:r>
    </w:p>
    <w:p w14:paraId="533A46F9">
      <w:pPr>
        <w:bidi w:val="0"/>
        <w:spacing w:beforeLines="0" w:afterLine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人物：小里文、里文生母、阿尔瓦多、维莱拉</w:t>
      </w:r>
    </w:p>
    <w:p w14:paraId="6B05D476">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△【闪回转场】光线昏暗的卧室内。小里文趴在床沿痛哭。床上，生母脸色惨白，瞳孔正在涣散。</w:t>
      </w:r>
    </w:p>
    <w:p w14:paraId="5B2E21B0">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△生母颤抖着伸出手，轻轻摸了摸小里文的脸庞</w:t>
      </w:r>
    </w:p>
    <w:p w14:paraId="5939D082">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生母</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虚弱）</w:t>
      </w:r>
      <w:r>
        <w:rPr>
          <w:rFonts w:hint="eastAsia" w:asciiTheme="minorEastAsia" w:hAnsiTheme="minorEastAsia" w:eastAsiaTheme="minorEastAsia" w:cstheme="minorEastAsia"/>
          <w:sz w:val="24"/>
          <w:szCs w:val="24"/>
        </w:rPr>
        <w:t>：里文……活下去……</w:t>
      </w:r>
    </w:p>
    <w:p w14:paraId="13CF6075">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△生母的手无力垂落。</w:t>
      </w:r>
    </w:p>
    <w:p w14:paraId="11F07F00">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小里文（凄厉哭喊）：母亲！母亲！</w:t>
      </w:r>
    </w:p>
    <w:p w14:paraId="30FFA0DD">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△【越肩镜头】透过小里文抽泣的肩膀，阿尔瓦多站在门外，神</w:t>
      </w:r>
      <w:r>
        <w:rPr>
          <w:rFonts w:hint="eastAsia" w:asciiTheme="minorEastAsia" w:hAnsiTheme="minorEastAsia" w:eastAsiaTheme="minorEastAsia" w:cstheme="minorEastAsia"/>
          <w:sz w:val="24"/>
          <w:szCs w:val="24"/>
          <w:lang w:val="en-US" w:eastAsia="zh-CN"/>
        </w:rPr>
        <w:t>色悲伤</w:t>
      </w:r>
      <w:r>
        <w:rPr>
          <w:rFonts w:hint="eastAsia" w:asciiTheme="minorEastAsia" w:hAnsiTheme="minorEastAsia" w:eastAsiaTheme="minorEastAsia" w:cstheme="minorEastAsia"/>
          <w:sz w:val="24"/>
          <w:szCs w:val="24"/>
        </w:rPr>
        <w:t>。</w:t>
      </w:r>
    </w:p>
    <w:p w14:paraId="0ACCE431">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△维莱拉冲进房间，一把将痛哭的小里文</w:t>
      </w:r>
      <w:r>
        <w:rPr>
          <w:rFonts w:hint="eastAsia" w:asciiTheme="minorEastAsia" w:hAnsiTheme="minorEastAsia" w:eastAsiaTheme="minorEastAsia" w:cstheme="minorEastAsia"/>
          <w:sz w:val="24"/>
          <w:szCs w:val="24"/>
          <w:lang w:val="en-US" w:eastAsia="zh-CN"/>
        </w:rPr>
        <w:t>搂</w:t>
      </w:r>
      <w:r>
        <w:rPr>
          <w:rFonts w:hint="eastAsia" w:asciiTheme="minorEastAsia" w:hAnsiTheme="minorEastAsia" w:eastAsiaTheme="minorEastAsia" w:cstheme="minorEastAsia"/>
          <w:sz w:val="24"/>
          <w:szCs w:val="24"/>
        </w:rPr>
        <w:t>进怀里。</w:t>
      </w:r>
    </w:p>
    <w:p w14:paraId="489B3544">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维莱拉（假装痛哭流涕）：可怜的孩子，别怕，以后我就是你的母亲！</w:t>
      </w:r>
    </w:p>
    <w:p w14:paraId="347B2183">
      <w:pPr>
        <w:bidi w:val="0"/>
        <w:spacing w:beforeLines="0" w:afterLines="0"/>
        <w:rPr>
          <w:rFonts w:hint="eastAsia" w:asciiTheme="minorEastAsia" w:hAnsiTheme="minorEastAsia" w:eastAsiaTheme="minorEastAsia" w:cstheme="minorEastAsia"/>
          <w:sz w:val="24"/>
          <w:szCs w:val="24"/>
        </w:rPr>
      </w:pPr>
    </w:p>
    <w:p w14:paraId="5E62D9AF">
      <w:pPr>
        <w:bidi w:val="0"/>
        <w:spacing w:beforeLines="0" w:afterLine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003-</w:t>
      </w:r>
      <w:r>
        <w:rPr>
          <w:rFonts w:hint="eastAsia" w:asciiTheme="minorEastAsia" w:hAnsiTheme="minorEastAsia" w:eastAsiaTheme="minorEastAsia" w:cstheme="minorEastAsia"/>
          <w:b/>
          <w:bCs/>
          <w:sz w:val="24"/>
          <w:szCs w:val="24"/>
          <w:lang w:val="en-US" w:eastAsia="zh-CN"/>
        </w:rPr>
        <w:t>3</w:t>
      </w:r>
      <w:r>
        <w:rPr>
          <w:rFonts w:hint="eastAsia" w:asciiTheme="minorEastAsia" w:hAnsiTheme="minorEastAsia" w:eastAsiaTheme="minorEastAsia" w:cstheme="minorEastAsia"/>
          <w:b/>
          <w:bCs/>
          <w:sz w:val="24"/>
          <w:szCs w:val="24"/>
        </w:rPr>
        <w:t xml:space="preserve"> 公爵府走廊（十五年前）/日/内</w:t>
      </w:r>
    </w:p>
    <w:p w14:paraId="3BE76C8B">
      <w:pPr>
        <w:bidi w:val="0"/>
        <w:spacing w:beforeLines="0" w:afterLine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人物：维莱拉、小达里安、小里文</w:t>
      </w:r>
    </w:p>
    <w:p w14:paraId="3156D9B2">
      <w:pPr>
        <w:bidi w:val="0"/>
        <w:spacing w:beforeLines="0" w:afterLines="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△画面一转</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走廊上。小达里安拽着维莱拉的裙角，</w:t>
      </w:r>
      <w:r>
        <w:rPr>
          <w:rFonts w:hint="eastAsia" w:asciiTheme="minorEastAsia" w:hAnsiTheme="minorEastAsia" w:eastAsiaTheme="minorEastAsia" w:cstheme="minorEastAsia"/>
          <w:sz w:val="24"/>
          <w:szCs w:val="24"/>
          <w:lang w:val="en-US" w:eastAsia="zh-CN"/>
        </w:rPr>
        <w:t>一脸</w:t>
      </w:r>
      <w:r>
        <w:rPr>
          <w:rFonts w:hint="eastAsia" w:asciiTheme="minorEastAsia" w:hAnsiTheme="minorEastAsia" w:eastAsiaTheme="minorEastAsia" w:cstheme="minorEastAsia"/>
          <w:sz w:val="24"/>
          <w:szCs w:val="24"/>
        </w:rPr>
        <w:t>不满</w:t>
      </w:r>
      <w:r>
        <w:rPr>
          <w:rFonts w:hint="eastAsia" w:asciiTheme="minorEastAsia" w:hAnsiTheme="minorEastAsia" w:eastAsiaTheme="minorEastAsia" w:cstheme="minorEastAsia"/>
          <w:sz w:val="24"/>
          <w:szCs w:val="24"/>
          <w:lang w:eastAsia="zh-CN"/>
        </w:rPr>
        <w:t>。</w:t>
      </w:r>
    </w:p>
    <w:p w14:paraId="75E9ACEF">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小达里安：母亲！为什么还要对里文那个废物那么好？他妈妈不是你毒……</w:t>
      </w:r>
    </w:p>
    <w:p w14:paraId="47A37B1B">
      <w:pPr>
        <w:bidi w:val="0"/>
        <w:spacing w:beforeLines="0" w:afterLines="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△【特写】维莱拉脸色骤变，一把死死捂住小达里安的嘴</w:t>
      </w:r>
      <w:r>
        <w:rPr>
          <w:rFonts w:hint="eastAsia" w:asciiTheme="minorEastAsia" w:hAnsiTheme="minorEastAsia" w:eastAsiaTheme="minorEastAsia" w:cstheme="minorEastAsia"/>
          <w:sz w:val="24"/>
          <w:szCs w:val="24"/>
          <w:lang w:eastAsia="zh-CN"/>
        </w:rPr>
        <w:t>。</w:t>
      </w:r>
    </w:p>
    <w:p w14:paraId="67F47072">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△维莱拉</w:t>
      </w:r>
      <w:r>
        <w:rPr>
          <w:rFonts w:hint="eastAsia" w:asciiTheme="minorEastAsia" w:hAnsiTheme="minorEastAsia" w:eastAsiaTheme="minorEastAsia" w:cstheme="minorEastAsia"/>
          <w:sz w:val="24"/>
          <w:szCs w:val="24"/>
          <w:lang w:val="en-US" w:eastAsia="zh-CN"/>
        </w:rPr>
        <w:t>四下看来看，</w:t>
      </w:r>
      <w:r>
        <w:rPr>
          <w:rFonts w:hint="eastAsia" w:asciiTheme="minorEastAsia" w:hAnsiTheme="minorEastAsia" w:eastAsiaTheme="minorEastAsia" w:cstheme="minorEastAsia"/>
          <w:sz w:val="24"/>
          <w:szCs w:val="24"/>
        </w:rPr>
        <w:t>将</w:t>
      </w:r>
      <w:r>
        <w:rPr>
          <w:rFonts w:hint="eastAsia" w:asciiTheme="minorEastAsia" w:hAnsiTheme="minorEastAsia" w:eastAsiaTheme="minorEastAsia" w:cstheme="minorEastAsia"/>
          <w:sz w:val="24"/>
          <w:szCs w:val="24"/>
          <w:lang w:val="en-US" w:eastAsia="zh-CN"/>
        </w:rPr>
        <w:t>达里安</w:t>
      </w:r>
      <w:r>
        <w:rPr>
          <w:rFonts w:hint="eastAsia" w:asciiTheme="minorEastAsia" w:hAnsiTheme="minorEastAsia" w:eastAsiaTheme="minorEastAsia" w:cstheme="minorEastAsia"/>
          <w:sz w:val="24"/>
          <w:szCs w:val="24"/>
        </w:rPr>
        <w:t>拉到角落蹲下。</w:t>
      </w:r>
    </w:p>
    <w:p w14:paraId="66638C8B">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维莱拉：那个女人虽然死了，但你别忘了你爹看里文那个小畜生时，眼底还有疼惜！</w:t>
      </w:r>
    </w:p>
    <w:p w14:paraId="7C9EF8D0">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△维莱拉死死捏住</w:t>
      </w:r>
      <w:r>
        <w:rPr>
          <w:rFonts w:hint="eastAsia" w:asciiTheme="minorEastAsia" w:hAnsiTheme="minorEastAsia" w:eastAsiaTheme="minorEastAsia" w:cstheme="minorEastAsia"/>
          <w:sz w:val="24"/>
          <w:szCs w:val="24"/>
          <w:lang w:val="en-US" w:eastAsia="zh-CN"/>
        </w:rPr>
        <w:t>达里安</w:t>
      </w:r>
      <w:r>
        <w:rPr>
          <w:rFonts w:hint="eastAsia" w:asciiTheme="minorEastAsia" w:hAnsiTheme="minorEastAsia" w:eastAsiaTheme="minorEastAsia" w:cstheme="minorEastAsia"/>
          <w:sz w:val="24"/>
          <w:szCs w:val="24"/>
        </w:rPr>
        <w:t>肩膀</w:t>
      </w:r>
    </w:p>
    <w:p w14:paraId="3A5D98AB">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维莱拉：</w:t>
      </w:r>
      <w:r>
        <w:rPr>
          <w:rFonts w:hint="eastAsia" w:asciiTheme="minorEastAsia" w:hAnsiTheme="minorEastAsia" w:eastAsiaTheme="minorEastAsia" w:cstheme="minorEastAsia"/>
          <w:sz w:val="24"/>
          <w:szCs w:val="24"/>
          <w:lang w:val="en-US" w:eastAsia="zh-CN"/>
        </w:rPr>
        <w:t>娘不对他好！不把他养成一个废物，你公爵继承人的位置还能坐稳吗！以后再也不准提这件事！</w:t>
      </w:r>
    </w:p>
    <w:p w14:paraId="0C6BBF06">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达里安点点头，随即</w:t>
      </w:r>
      <w:r>
        <w:rPr>
          <w:rFonts w:hint="eastAsia" w:asciiTheme="minorEastAsia" w:hAnsiTheme="minorEastAsia" w:eastAsiaTheme="minorEastAsia" w:cstheme="minorEastAsia"/>
          <w:sz w:val="24"/>
          <w:szCs w:val="24"/>
        </w:rPr>
        <w:t>维莱拉拉着达里安快步离去。</w:t>
      </w:r>
    </w:p>
    <w:p w14:paraId="4DE61BB2">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△【镜头下摇】</w:t>
      </w:r>
      <w:r>
        <w:rPr>
          <w:rFonts w:hint="eastAsia" w:asciiTheme="minorEastAsia" w:hAnsiTheme="minorEastAsia" w:eastAsiaTheme="minorEastAsia" w:cstheme="minorEastAsia"/>
          <w:sz w:val="24"/>
          <w:szCs w:val="24"/>
          <w:lang w:val="en-US" w:eastAsia="zh-CN"/>
        </w:rPr>
        <w:t>走廊</w:t>
      </w:r>
      <w:r>
        <w:rPr>
          <w:rFonts w:hint="eastAsia" w:asciiTheme="minorEastAsia" w:hAnsiTheme="minorEastAsia" w:eastAsiaTheme="minorEastAsia" w:cstheme="minorEastAsia"/>
          <w:sz w:val="24"/>
          <w:szCs w:val="24"/>
        </w:rPr>
        <w:t>阴影处，小里文死死咬着</w:t>
      </w:r>
      <w:r>
        <w:rPr>
          <w:rFonts w:hint="eastAsia" w:asciiTheme="minorEastAsia" w:hAnsiTheme="minorEastAsia" w:eastAsiaTheme="minorEastAsia" w:cstheme="minorEastAsia"/>
          <w:sz w:val="24"/>
          <w:szCs w:val="24"/>
          <w:lang w:val="en-US" w:eastAsia="zh-CN"/>
        </w:rPr>
        <w:t>牙，看着维莱拉母子离开的背影！</w:t>
      </w:r>
    </w:p>
    <w:p w14:paraId="1FCA6E49">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△【特写】小里文浑身剧烈颤抖</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手死死握着</w:t>
      </w:r>
      <w:r>
        <w:rPr>
          <w:rFonts w:hint="eastAsia" w:asciiTheme="minorEastAsia" w:hAnsiTheme="minorEastAsia" w:eastAsiaTheme="minorEastAsia" w:cstheme="minorEastAsia"/>
          <w:sz w:val="24"/>
          <w:szCs w:val="24"/>
        </w:rPr>
        <w:t>散发着微光的以太方舟</w:t>
      </w:r>
      <w:r>
        <w:rPr>
          <w:rFonts w:hint="eastAsia" w:asciiTheme="minorEastAsia" w:hAnsiTheme="minorEastAsia" w:eastAsiaTheme="minorEastAsia" w:cstheme="minorEastAsia"/>
          <w:sz w:val="24"/>
          <w:szCs w:val="24"/>
          <w:lang w:eastAsia="zh-CN"/>
        </w:rPr>
        <w:t>。</w:t>
      </w:r>
    </w:p>
    <w:p w14:paraId="4814F23A">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小里文OS（咆哮）：是她杀了我母亲！我要报仇！我要报仇！</w:t>
      </w:r>
    </w:p>
    <w:p w14:paraId="5F3E1B0D">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△小里文猛地踏出一步，却又生生顿住。他低下头，看向自己那双瘦小的手。</w:t>
      </w:r>
    </w:p>
    <w:p w14:paraId="4B450DD0">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小里文OS（绝望、清醒）：不……我现在太弱小了。我根本</w:t>
      </w:r>
      <w:r>
        <w:rPr>
          <w:rFonts w:hint="eastAsia" w:asciiTheme="minorEastAsia" w:hAnsiTheme="minorEastAsia" w:eastAsiaTheme="minorEastAsia" w:cstheme="minorEastAsia"/>
          <w:sz w:val="24"/>
          <w:szCs w:val="24"/>
          <w:lang w:val="en-US" w:eastAsia="zh-CN"/>
        </w:rPr>
        <w:t>奈何</w:t>
      </w:r>
      <w:r>
        <w:rPr>
          <w:rFonts w:hint="eastAsia" w:asciiTheme="minorEastAsia" w:hAnsiTheme="minorEastAsia" w:eastAsiaTheme="minorEastAsia" w:cstheme="minorEastAsia"/>
          <w:sz w:val="24"/>
          <w:szCs w:val="24"/>
        </w:rPr>
        <w:t>不了她……就算去告诉父亲，他也不会相信</w:t>
      </w:r>
      <w:r>
        <w:rPr>
          <w:rFonts w:hint="eastAsia" w:asciiTheme="minorEastAsia" w:hAnsiTheme="minorEastAsia" w:eastAsiaTheme="minorEastAsia" w:cstheme="minorEastAsia"/>
          <w:sz w:val="24"/>
          <w:szCs w:val="24"/>
          <w:lang w:val="en-US" w:eastAsia="zh-CN"/>
        </w:rPr>
        <w:t>我</w:t>
      </w:r>
      <w:r>
        <w:rPr>
          <w:rFonts w:hint="eastAsia" w:asciiTheme="minorEastAsia" w:hAnsiTheme="minorEastAsia" w:eastAsiaTheme="minorEastAsia" w:cstheme="minorEastAsia"/>
          <w:sz w:val="24"/>
          <w:szCs w:val="24"/>
        </w:rPr>
        <w:t>的话……</w:t>
      </w:r>
    </w:p>
    <w:p w14:paraId="7D3D345D">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特写】</w:t>
      </w:r>
      <w:r>
        <w:rPr>
          <w:rFonts w:hint="eastAsia" w:asciiTheme="minorEastAsia" w:hAnsiTheme="minorEastAsia" w:eastAsiaTheme="minorEastAsia" w:cstheme="minorEastAsia"/>
          <w:sz w:val="24"/>
          <w:szCs w:val="24"/>
        </w:rPr>
        <w:t>小里文</w:t>
      </w:r>
      <w:r>
        <w:rPr>
          <w:rFonts w:hint="eastAsia" w:asciiTheme="minorEastAsia" w:hAnsiTheme="minorEastAsia" w:eastAsiaTheme="minorEastAsia" w:cstheme="minorEastAsia"/>
          <w:sz w:val="24"/>
          <w:szCs w:val="24"/>
          <w:lang w:val="en-US" w:eastAsia="zh-CN"/>
        </w:rPr>
        <w:t>手中死死握着的</w:t>
      </w:r>
      <w:r>
        <w:rPr>
          <w:rFonts w:hint="eastAsia" w:asciiTheme="minorEastAsia" w:hAnsiTheme="minorEastAsia" w:eastAsiaTheme="minorEastAsia" w:cstheme="minorEastAsia"/>
          <w:sz w:val="24"/>
          <w:szCs w:val="24"/>
        </w:rPr>
        <w:t>以太方舟。</w:t>
      </w:r>
    </w:p>
    <w:p w14:paraId="3E22E74D">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小里文OS：我要忍……我要装成一个废物。直到我拥有，能把他们全部捏碎的力量！</w:t>
      </w:r>
    </w:p>
    <w:p w14:paraId="794B0D04">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闪回结束】</w:t>
      </w:r>
    </w:p>
    <w:p w14:paraId="3532AE84">
      <w:pPr>
        <w:bidi w:val="0"/>
        <w:spacing w:beforeLines="0" w:afterLines="0"/>
        <w:rPr>
          <w:rFonts w:hint="eastAsia" w:asciiTheme="minorEastAsia" w:hAnsiTheme="minorEastAsia" w:eastAsiaTheme="minorEastAsia" w:cstheme="minorEastAsia"/>
          <w:sz w:val="24"/>
          <w:szCs w:val="24"/>
          <w:lang w:val="en-US" w:eastAsia="zh-CN"/>
        </w:rPr>
      </w:pPr>
    </w:p>
    <w:p w14:paraId="09F7B029">
      <w:pPr>
        <w:bidi w:val="0"/>
        <w:spacing w:beforeLines="0" w:afterLine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003-</w:t>
      </w:r>
      <w:r>
        <w:rPr>
          <w:rFonts w:hint="eastAsia" w:asciiTheme="minorEastAsia" w:hAnsiTheme="minorEastAsia" w:eastAsiaTheme="minorEastAsia" w:cstheme="minorEastAsia"/>
          <w:b/>
          <w:bCs/>
          <w:sz w:val="24"/>
          <w:szCs w:val="24"/>
          <w:lang w:val="en-US" w:eastAsia="zh-CN"/>
        </w:rPr>
        <w:t>4</w:t>
      </w:r>
      <w:r>
        <w:rPr>
          <w:rFonts w:hint="eastAsia" w:asciiTheme="minorEastAsia" w:hAnsiTheme="minorEastAsia" w:eastAsiaTheme="minorEastAsia" w:cstheme="minorEastAsia"/>
          <w:b/>
          <w:bCs/>
          <w:sz w:val="24"/>
          <w:szCs w:val="24"/>
        </w:rPr>
        <w:t xml:space="preserve"> 维洛尔公爵府大厅/日/内</w:t>
      </w:r>
    </w:p>
    <w:p w14:paraId="5A90C8B0">
      <w:pPr>
        <w:bidi w:val="0"/>
        <w:spacing w:beforeLines="0" w:afterLine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人物：里文</w:t>
      </w:r>
    </w:p>
    <w:p w14:paraId="75A744ED">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△小里文握住以太方舟的小手，丝滑转场为现实中成年里文青筋暴起的大手。 </w:t>
      </w:r>
    </w:p>
    <w:p w14:paraId="4F38AB91">
      <w:pPr>
        <w:bidi w:val="0"/>
        <w:spacing w:beforeLines="0" w:afterLines="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△里文缓缓从地上站起</w:t>
      </w:r>
      <w:r>
        <w:rPr>
          <w:rFonts w:hint="eastAsia" w:asciiTheme="minorEastAsia" w:hAnsiTheme="minorEastAsia" w:eastAsiaTheme="minorEastAsia" w:cstheme="minorEastAsia"/>
          <w:sz w:val="24"/>
          <w:szCs w:val="24"/>
          <w:lang w:eastAsia="zh-CN"/>
        </w:rPr>
        <w:t>。</w:t>
      </w:r>
    </w:p>
    <w:p w14:paraId="6E7C9F34">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里文（低声）：请再等一等，母亲。我一定会让伤害您的人，付出</w:t>
      </w:r>
      <w:r>
        <w:rPr>
          <w:rFonts w:hint="eastAsia" w:asciiTheme="minorEastAsia" w:hAnsiTheme="minorEastAsia" w:eastAsiaTheme="minorEastAsia" w:cstheme="minorEastAsia"/>
          <w:sz w:val="24"/>
          <w:szCs w:val="24"/>
          <w:lang w:val="en-US" w:eastAsia="zh-CN"/>
        </w:rPr>
        <w:t>血的</w:t>
      </w:r>
      <w:r>
        <w:rPr>
          <w:rFonts w:hint="eastAsia" w:asciiTheme="minorEastAsia" w:hAnsiTheme="minorEastAsia" w:eastAsiaTheme="minorEastAsia" w:cstheme="minorEastAsia"/>
          <w:sz w:val="24"/>
          <w:szCs w:val="24"/>
        </w:rPr>
        <w:t>代价。</w:t>
      </w:r>
    </w:p>
    <w:p w14:paraId="2696E64B">
      <w:pPr>
        <w:pStyle w:val="3"/>
        <w:bidi w:val="0"/>
        <w:rPr>
          <w:rFonts w:hint="eastAsia"/>
        </w:rPr>
      </w:pPr>
      <w:r>
        <w:rPr>
          <w:rFonts w:hint="eastAsia"/>
        </w:rPr>
        <w:t>第4集</w:t>
      </w:r>
    </w:p>
    <w:p w14:paraId="36B2D1FB">
      <w:pPr>
        <w:bidi w:val="0"/>
        <w:spacing w:beforeLines="0" w:afterLine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004-1 帝都各贵族府邸（蒙太奇快剪）/夜/内外部</w:t>
      </w:r>
    </w:p>
    <w:p w14:paraId="71615243">
      <w:pPr>
        <w:bidi w:val="0"/>
        <w:spacing w:beforeLines="0" w:afterLine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人物：塞弗林、各家族贵族后继者</w:t>
      </w:r>
    </w:p>
    <w:p w14:paraId="41766047">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【快切</w:t>
      </w:r>
      <w:r>
        <w:rPr>
          <w:rFonts w:hint="eastAsia" w:asciiTheme="minorEastAsia" w:hAnsiTheme="minorEastAsia" w:eastAsiaTheme="minorEastAsia" w:cstheme="minorEastAsia"/>
          <w:sz w:val="24"/>
          <w:szCs w:val="24"/>
          <w:lang w:val="en-US" w:eastAsia="zh-CN"/>
        </w:rPr>
        <w:t>蒙太奇</w:t>
      </w:r>
      <w:r>
        <w:rPr>
          <w:rFonts w:hint="eastAsia" w:asciiTheme="minorEastAsia" w:hAnsiTheme="minorEastAsia" w:eastAsiaTheme="minorEastAsia" w:cstheme="minorEastAsia"/>
          <w:sz w:val="24"/>
          <w:szCs w:val="24"/>
        </w:rPr>
        <w:t>】</w:t>
      </w:r>
    </w:p>
    <w:p w14:paraId="3F249D54">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△【字幕：加拉格伯爵府-后院】伯爵继承人里昂正</w:t>
      </w:r>
      <w:r>
        <w:rPr>
          <w:rFonts w:hint="eastAsia" w:asciiTheme="minorEastAsia" w:hAnsiTheme="minorEastAsia" w:eastAsiaTheme="minorEastAsia" w:cstheme="minorEastAsia"/>
          <w:sz w:val="24"/>
          <w:szCs w:val="24"/>
          <w:lang w:val="en-US" w:eastAsia="zh-CN"/>
        </w:rPr>
        <w:t>认真</w:t>
      </w:r>
      <w:r>
        <w:rPr>
          <w:rFonts w:hint="eastAsia" w:asciiTheme="minorEastAsia" w:hAnsiTheme="minorEastAsia" w:eastAsiaTheme="minorEastAsia" w:cstheme="minorEastAsia"/>
          <w:sz w:val="24"/>
          <w:szCs w:val="24"/>
        </w:rPr>
        <w:t>挥舞法杖，大喝一声，释放出一团巨大的赤红火球，脸上刚露出得意的笑容。</w:t>
      </w:r>
    </w:p>
    <w:p w14:paraId="7574F37E">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△黑暗中，一道黑色残影闪过。砰！塞弗林一脚将火球连同那名继承人一起踹飞</w:t>
      </w:r>
    </w:p>
    <w:p w14:paraId="7089BDDA">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△伯爵继承人</w:t>
      </w:r>
      <w:r>
        <w:rPr>
          <w:rFonts w:hint="eastAsia" w:asciiTheme="minorEastAsia" w:hAnsiTheme="minorEastAsia" w:eastAsiaTheme="minorEastAsia" w:cstheme="minorEastAsia"/>
          <w:sz w:val="24"/>
          <w:szCs w:val="24"/>
          <w:lang w:val="en-US" w:eastAsia="zh-CN"/>
        </w:rPr>
        <w:t>砸在地上</w:t>
      </w:r>
      <w:r>
        <w:rPr>
          <w:rFonts w:hint="eastAsia" w:asciiTheme="minorEastAsia" w:hAnsiTheme="minorEastAsia" w:eastAsiaTheme="minorEastAsia" w:cstheme="minorEastAsia"/>
          <w:sz w:val="24"/>
          <w:szCs w:val="24"/>
        </w:rPr>
        <w:t>当场昏死。</w:t>
      </w:r>
    </w:p>
    <w:p w14:paraId="0F17FAE7">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塞弗林</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皱眉）：藏了半天都没发现我！废物！</w:t>
      </w:r>
    </w:p>
    <w:p w14:paraId="55C06A6D">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【快切镜头】【字幕：克莱恩侯爵府-大厅】</w:t>
      </w:r>
    </w:p>
    <w:p w14:paraId="48CCC36E">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△两名双子星侯爵继承人凯尔与凯伦正背靠背，手持雷电法杖，兴奋地召唤出一个闪烁的雷电魔法阵。</w:t>
      </w:r>
    </w:p>
    <w:p w14:paraId="4769D190">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△咔嚓！塞弗林如幽灵般穿透法阵，双手一掐，像拎小鸡一样将两人拎起。两人翻着白眼，法杖掉落。</w:t>
      </w:r>
    </w:p>
    <w:p w14:paraId="63DBE030">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△塞弗林将两人随手像垃圾一样扔在地上。</w:t>
      </w:r>
    </w:p>
    <w:p w14:paraId="2EB8D0BB">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塞弗林</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还是不行！贵族之后难道就只有这些本事了嘛！</w:t>
      </w:r>
    </w:p>
    <w:p w14:paraId="00D243BC">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△【快切镜头】【字幕：波顿</w:t>
      </w:r>
      <w:r>
        <w:rPr>
          <w:rFonts w:hint="eastAsia" w:asciiTheme="minorEastAsia" w:hAnsiTheme="minorEastAsia" w:eastAsiaTheme="minorEastAsia" w:cstheme="minorEastAsia"/>
          <w:sz w:val="24"/>
          <w:szCs w:val="24"/>
          <w:lang w:val="en-US" w:eastAsia="zh-CN"/>
        </w:rPr>
        <w:t>伯</w:t>
      </w:r>
      <w:r>
        <w:rPr>
          <w:rFonts w:hint="eastAsia" w:asciiTheme="minorEastAsia" w:hAnsiTheme="minorEastAsia" w:eastAsiaTheme="minorEastAsia" w:cstheme="minorEastAsia"/>
          <w:sz w:val="24"/>
          <w:szCs w:val="24"/>
        </w:rPr>
        <w:t>爵府】继承人赞恩召唤出厚重的岩石护盾。</w:t>
      </w:r>
    </w:p>
    <w:p w14:paraId="6C34B6B9">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△轰！塞弗林</w:t>
      </w:r>
      <w:r>
        <w:rPr>
          <w:rFonts w:hint="eastAsia" w:asciiTheme="minorEastAsia" w:hAnsiTheme="minorEastAsia" w:eastAsiaTheme="minorEastAsia" w:cstheme="minorEastAsia"/>
          <w:sz w:val="24"/>
          <w:szCs w:val="24"/>
          <w:lang w:val="en-US" w:eastAsia="zh-CN"/>
        </w:rPr>
        <w:t>直接</w:t>
      </w:r>
      <w:r>
        <w:rPr>
          <w:rFonts w:hint="eastAsia" w:asciiTheme="minorEastAsia" w:hAnsiTheme="minorEastAsia" w:eastAsiaTheme="minorEastAsia" w:cstheme="minorEastAsia"/>
          <w:sz w:val="24"/>
          <w:szCs w:val="24"/>
        </w:rPr>
        <w:t>肉身一拳将岩石护盾连同赞恩一起轰碎击晕！</w:t>
      </w:r>
    </w:p>
    <w:p w14:paraId="74045715">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△【快切镜头】【字幕：范斯</w:t>
      </w:r>
      <w:r>
        <w:rPr>
          <w:rFonts w:hint="eastAsia" w:asciiTheme="minorEastAsia" w:hAnsiTheme="minorEastAsia" w:eastAsiaTheme="minorEastAsia" w:cstheme="minorEastAsia"/>
          <w:sz w:val="24"/>
          <w:szCs w:val="24"/>
          <w:lang w:val="en-US" w:eastAsia="zh-CN"/>
        </w:rPr>
        <w:t>公</w:t>
      </w:r>
      <w:r>
        <w:rPr>
          <w:rFonts w:hint="eastAsia" w:asciiTheme="minorEastAsia" w:hAnsiTheme="minorEastAsia" w:eastAsiaTheme="minorEastAsia" w:cstheme="minorEastAsia"/>
          <w:sz w:val="24"/>
          <w:szCs w:val="24"/>
        </w:rPr>
        <w:t>爵府</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rPr>
        <w:t>大厅】继承人亚瑟挥舞着风刃长剑，猛劈而下。</w:t>
      </w:r>
    </w:p>
    <w:p w14:paraId="1C6355B9">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△唰！塞弗林侧身躲过，一记手刀劈在亚瑟后颈，亚瑟翻着白眼倒地。</w:t>
      </w:r>
    </w:p>
    <w:p w14:paraId="0AEFB619">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△【特写】塞弗林站在范斯家大厅中，看着一地昏死过去的亚瑟，深深叹了一口气。</w:t>
      </w:r>
    </w:p>
    <w:p w14:paraId="6C69C2CA">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塞弗林（眉头紧锁，揉了揉眉心）：就凭这些只会摆花架子的垃圾……星云竞技场怎么可能赢？陛下的担忧果然是对的。</w:t>
      </w:r>
    </w:p>
    <w:p w14:paraId="68FF1D58">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△一阵冷风吹过，塞弗林的黑袍猎猎作响。</w:t>
      </w:r>
    </w:p>
    <w:p w14:paraId="5095D281">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△塞弗林转过头，目光看向帝都中心、</w:t>
      </w:r>
      <w:r>
        <w:rPr>
          <w:rFonts w:hint="eastAsia" w:asciiTheme="minorEastAsia" w:hAnsiTheme="minorEastAsia" w:eastAsiaTheme="minorEastAsia" w:cstheme="minorEastAsia"/>
          <w:sz w:val="24"/>
          <w:szCs w:val="24"/>
          <w:lang w:val="en-US" w:eastAsia="zh-CN"/>
        </w:rPr>
        <w:t>一座</w:t>
      </w:r>
      <w:r>
        <w:rPr>
          <w:rFonts w:hint="eastAsia" w:asciiTheme="minorEastAsia" w:hAnsiTheme="minorEastAsia" w:eastAsiaTheme="minorEastAsia" w:cstheme="minorEastAsia"/>
          <w:sz w:val="24"/>
          <w:szCs w:val="24"/>
        </w:rPr>
        <w:t>宏伟建筑。</w:t>
      </w:r>
    </w:p>
    <w:p w14:paraId="351B6C3C">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喃喃自语）</w:t>
      </w:r>
      <w:r>
        <w:rPr>
          <w:rFonts w:hint="eastAsia" w:asciiTheme="minorEastAsia" w:hAnsiTheme="minorEastAsia" w:eastAsiaTheme="minorEastAsia" w:cstheme="minorEastAsia"/>
          <w:sz w:val="24"/>
          <w:szCs w:val="24"/>
        </w:rPr>
        <w:t>：接下来……就剩维洛尔公爵府了。</w:t>
      </w:r>
    </w:p>
    <w:p w14:paraId="4DE680FE">
      <w:pPr>
        <w:bidi w:val="0"/>
        <w:spacing w:beforeLines="0" w:afterLines="0"/>
        <w:rPr>
          <w:rFonts w:hint="eastAsia" w:asciiTheme="minorEastAsia" w:hAnsiTheme="minorEastAsia" w:eastAsiaTheme="minorEastAsia" w:cstheme="minorEastAsia"/>
          <w:b/>
          <w:bCs/>
          <w:sz w:val="24"/>
          <w:szCs w:val="24"/>
        </w:rPr>
      </w:pPr>
    </w:p>
    <w:p w14:paraId="5E0FF1D8">
      <w:pPr>
        <w:bidi w:val="0"/>
        <w:spacing w:beforeLines="0" w:afterLine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004-2 维洛尔公爵府-训练场/夜/内</w:t>
      </w:r>
    </w:p>
    <w:p w14:paraId="5BA2B0AF">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人物：达里安、阿尔瓦多、维莱拉、塞弗林</w:t>
      </w:r>
    </w:p>
    <w:p w14:paraId="20B6E2FE">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△轰！刺眼的金光照亮整个训练场。</w:t>
      </w:r>
    </w:p>
    <w:p w14:paraId="2EF24611">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△达里安悬浮在半空，双手张开，金色魔力在他周身环绕，气势惊人！</w:t>
      </w:r>
    </w:p>
    <w:p w14:paraId="6E8650BF">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△【特写】阿尔瓦多看着达里安，满眼骄傲。</w:t>
      </w:r>
    </w:p>
    <w:p w14:paraId="0949628D">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阿尔瓦多（大笑）：好！不愧是我维洛尔家族的骄傲！达里安，凭借这股力量，星云竞技场上你绝对能大放异彩！</w:t>
      </w:r>
    </w:p>
    <w:p w14:paraId="5BA8BB3D">
      <w:pPr>
        <w:bidi w:val="0"/>
        <w:spacing w:beforeLines="0" w:afterLines="0"/>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rPr>
        <w:t>△维莱拉附和着挽住阿尔瓦多的手</w:t>
      </w:r>
      <w:r>
        <w:rPr>
          <w:rFonts w:hint="eastAsia" w:asciiTheme="minorEastAsia" w:hAnsiTheme="minorEastAsia" w:eastAsiaTheme="minorEastAsia" w:cstheme="minorEastAsia"/>
          <w:b w:val="0"/>
          <w:bCs w:val="0"/>
          <w:sz w:val="24"/>
          <w:szCs w:val="24"/>
          <w:lang w:eastAsia="zh-CN"/>
        </w:rPr>
        <w:t>。</w:t>
      </w:r>
    </w:p>
    <w:p w14:paraId="6864BAC6">
      <w:pPr>
        <w:bidi w:val="0"/>
        <w:spacing w:beforeLines="0" w:afterLines="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rPr>
        <w:t>维莱拉：是啊老爷，</w:t>
      </w:r>
      <w:r>
        <w:rPr>
          <w:rFonts w:hint="eastAsia" w:asciiTheme="minorEastAsia" w:hAnsiTheme="minorEastAsia" w:eastAsiaTheme="minorEastAsia" w:cstheme="minorEastAsia"/>
          <w:b w:val="0"/>
          <w:bCs w:val="0"/>
          <w:sz w:val="24"/>
          <w:szCs w:val="24"/>
          <w:lang w:val="en-US" w:eastAsia="zh-CN"/>
        </w:rPr>
        <w:t>以达里安的</w:t>
      </w:r>
      <w:r>
        <w:rPr>
          <w:rFonts w:hint="eastAsia" w:asciiTheme="minorEastAsia" w:hAnsiTheme="minorEastAsia" w:eastAsiaTheme="minorEastAsia" w:cstheme="minorEastAsia"/>
          <w:b w:val="0"/>
          <w:bCs w:val="0"/>
          <w:sz w:val="24"/>
          <w:szCs w:val="24"/>
        </w:rPr>
        <w:t>天赋，</w:t>
      </w:r>
      <w:r>
        <w:rPr>
          <w:rFonts w:hint="eastAsia" w:asciiTheme="minorEastAsia" w:hAnsiTheme="minorEastAsia" w:eastAsiaTheme="minorEastAsia" w:cstheme="minorEastAsia"/>
          <w:b w:val="0"/>
          <w:bCs w:val="0"/>
          <w:sz w:val="24"/>
          <w:szCs w:val="24"/>
          <w:lang w:val="en-US" w:eastAsia="zh-CN"/>
        </w:rPr>
        <w:t>我看</w:t>
      </w:r>
      <w:r>
        <w:rPr>
          <w:rFonts w:hint="eastAsia" w:asciiTheme="minorEastAsia" w:hAnsiTheme="minorEastAsia" w:eastAsiaTheme="minorEastAsia" w:cstheme="minorEastAsia"/>
          <w:b w:val="0"/>
          <w:bCs w:val="0"/>
          <w:sz w:val="24"/>
          <w:szCs w:val="24"/>
        </w:rPr>
        <w:t>那高贵的莱拉公主注定是</w:t>
      </w:r>
      <w:r>
        <w:rPr>
          <w:rFonts w:hint="eastAsia" w:asciiTheme="minorEastAsia" w:hAnsiTheme="minorEastAsia" w:eastAsiaTheme="minorEastAsia" w:cstheme="minorEastAsia"/>
          <w:b w:val="0"/>
          <w:bCs w:val="0"/>
          <w:sz w:val="24"/>
          <w:szCs w:val="24"/>
          <w:lang w:val="en-US" w:eastAsia="zh-CN"/>
        </w:rPr>
        <w:t>要嫁入我们</w:t>
      </w:r>
      <w:r>
        <w:rPr>
          <w:rFonts w:hint="eastAsia" w:asciiTheme="minorEastAsia" w:hAnsiTheme="minorEastAsia" w:eastAsiaTheme="minorEastAsia" w:cstheme="minorEastAsia"/>
          <w:b w:val="0"/>
          <w:bCs w:val="0"/>
          <w:sz w:val="24"/>
          <w:szCs w:val="24"/>
        </w:rPr>
        <w:t>维洛尔公爵府</w:t>
      </w:r>
      <w:r>
        <w:rPr>
          <w:rFonts w:hint="eastAsia" w:asciiTheme="minorEastAsia" w:hAnsiTheme="minorEastAsia" w:eastAsiaTheme="minorEastAsia" w:cstheme="minorEastAsia"/>
          <w:b w:val="0"/>
          <w:bCs w:val="0"/>
          <w:sz w:val="24"/>
          <w:szCs w:val="24"/>
          <w:lang w:val="en-US" w:eastAsia="zh-CN"/>
        </w:rPr>
        <w:t>了！</w:t>
      </w:r>
    </w:p>
    <w:p w14:paraId="06A178FA">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阿尔瓦多（满意地转身）：走吧，让他自己再巩固一下。</w:t>
      </w:r>
    </w:p>
    <w:p w14:paraId="4A98414D">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△阿尔瓦多带着维莱拉转身离开训练场。</w:t>
      </w:r>
    </w:p>
    <w:p w14:paraId="36991A4C">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训练场内</w:t>
      </w:r>
      <w:r>
        <w:rPr>
          <w:rFonts w:hint="eastAsia" w:asciiTheme="minorEastAsia" w:hAnsiTheme="minorEastAsia" w:eastAsiaTheme="minorEastAsia" w:cstheme="minorEastAsia"/>
          <w:sz w:val="24"/>
          <w:szCs w:val="24"/>
        </w:rPr>
        <w:t>，达里安缓缓落地。他看着自己双手，自得地狂笑起来。</w:t>
      </w:r>
    </w:p>
    <w:p w14:paraId="40367521">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达里安：哈哈哈！</w:t>
      </w:r>
      <w:r>
        <w:rPr>
          <w:rFonts w:hint="eastAsia" w:asciiTheme="minorEastAsia" w:hAnsiTheme="minorEastAsia" w:eastAsiaTheme="minorEastAsia" w:cstheme="minorEastAsia"/>
          <w:sz w:val="24"/>
          <w:szCs w:val="24"/>
          <w:lang w:val="en-US" w:eastAsia="zh-CN"/>
        </w:rPr>
        <w:t>连父亲都默认公主注定会嫁给我！</w:t>
      </w:r>
      <w:r>
        <w:rPr>
          <w:rFonts w:hint="eastAsia" w:asciiTheme="minorEastAsia" w:hAnsiTheme="minorEastAsia" w:eastAsiaTheme="minorEastAsia" w:cstheme="minorEastAsia"/>
          <w:sz w:val="24"/>
          <w:szCs w:val="24"/>
        </w:rPr>
        <w:t>我</w:t>
      </w:r>
      <w:r>
        <w:rPr>
          <w:rFonts w:hint="eastAsia" w:asciiTheme="minorEastAsia" w:hAnsiTheme="minorEastAsia" w:eastAsiaTheme="minorEastAsia" w:cstheme="minorEastAsia"/>
          <w:sz w:val="24"/>
          <w:szCs w:val="24"/>
          <w:lang w:val="en-US" w:eastAsia="zh-CN"/>
        </w:rPr>
        <w:t>果然</w:t>
      </w:r>
      <w:r>
        <w:rPr>
          <w:rFonts w:hint="eastAsia" w:asciiTheme="minorEastAsia" w:hAnsiTheme="minorEastAsia" w:eastAsiaTheme="minorEastAsia" w:cstheme="minorEastAsia"/>
          <w:sz w:val="24"/>
          <w:szCs w:val="24"/>
        </w:rPr>
        <w:t>是阿斯特雷昂最强的天才！</w:t>
      </w:r>
    </w:p>
    <w:p w14:paraId="2BF7302F">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△突然，角落阴影一阵扭曲。伪装在黑袍下的塞弗林</w:t>
      </w:r>
      <w:r>
        <w:rPr>
          <w:rFonts w:hint="eastAsia" w:asciiTheme="minorEastAsia" w:hAnsiTheme="minorEastAsia" w:eastAsiaTheme="minorEastAsia" w:cstheme="minorEastAsia"/>
          <w:sz w:val="24"/>
          <w:szCs w:val="24"/>
          <w:lang w:val="en-US" w:eastAsia="zh-CN"/>
        </w:rPr>
        <w:t>悄然</w:t>
      </w:r>
      <w:r>
        <w:rPr>
          <w:rFonts w:hint="eastAsia" w:asciiTheme="minorEastAsia" w:hAnsiTheme="minorEastAsia" w:eastAsiaTheme="minorEastAsia" w:cstheme="minorEastAsia"/>
          <w:sz w:val="24"/>
          <w:szCs w:val="24"/>
        </w:rPr>
        <w:t>出现。</w:t>
      </w:r>
    </w:p>
    <w:p w14:paraId="69F13900">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△达里安猛地转头。</w:t>
      </w:r>
    </w:p>
    <w:p w14:paraId="38157158">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达里安：</w:t>
      </w:r>
      <w:r>
        <w:rPr>
          <w:rFonts w:hint="eastAsia" w:asciiTheme="minorEastAsia" w:hAnsiTheme="minorEastAsia" w:eastAsiaTheme="minorEastAsia" w:cstheme="minorEastAsia"/>
          <w:sz w:val="24"/>
          <w:szCs w:val="24"/>
          <w:lang w:val="en-US" w:eastAsia="zh-CN"/>
        </w:rPr>
        <w:t>谁！</w:t>
      </w:r>
    </w:p>
    <w:p w14:paraId="785671FB">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△达里安怒吼一声，双手猛推，两道金色光柱轰向塞弗林！</w:t>
      </w:r>
    </w:p>
    <w:p w14:paraId="13E1498D">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△塞弗林站在原地，抬起手</w:t>
      </w:r>
      <w:r>
        <w:rPr>
          <w:rFonts w:hint="eastAsia" w:asciiTheme="minorEastAsia" w:hAnsiTheme="minorEastAsia" w:eastAsiaTheme="minorEastAsia" w:cstheme="minorEastAsia"/>
          <w:sz w:val="24"/>
          <w:szCs w:val="24"/>
          <w:lang w:val="en-US" w:eastAsia="zh-CN"/>
        </w:rPr>
        <w:t>随便</w:t>
      </w:r>
      <w:r>
        <w:rPr>
          <w:rFonts w:hint="eastAsia" w:asciiTheme="minorEastAsia" w:hAnsiTheme="minorEastAsia" w:eastAsiaTheme="minorEastAsia" w:cstheme="minorEastAsia"/>
          <w:sz w:val="24"/>
          <w:szCs w:val="24"/>
        </w:rPr>
        <w:t>一挥。</w:t>
      </w:r>
      <w:r>
        <w:rPr>
          <w:rFonts w:hint="eastAsia" w:asciiTheme="minorEastAsia" w:hAnsiTheme="minorEastAsia" w:eastAsiaTheme="minorEastAsia" w:cstheme="minorEastAsia"/>
          <w:sz w:val="24"/>
          <w:szCs w:val="24"/>
          <w:lang w:val="en-US" w:eastAsia="zh-CN"/>
        </w:rPr>
        <w:t>黑色</w:t>
      </w:r>
      <w:r>
        <w:rPr>
          <w:rFonts w:hint="eastAsia" w:asciiTheme="minorEastAsia" w:hAnsiTheme="minorEastAsia" w:eastAsiaTheme="minorEastAsia" w:cstheme="minorEastAsia"/>
          <w:sz w:val="24"/>
          <w:szCs w:val="24"/>
        </w:rPr>
        <w:t>魔力护盾瞬间将金色光柱弹开。</w:t>
      </w:r>
    </w:p>
    <w:p w14:paraId="4F0C9AA6">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塞弗林（拍了拍袖子上的灰尘）：</w:t>
      </w:r>
      <w:r>
        <w:rPr>
          <w:rFonts w:hint="eastAsia" w:asciiTheme="minorEastAsia" w:hAnsiTheme="minorEastAsia" w:eastAsiaTheme="minorEastAsia" w:cstheme="minorEastAsia"/>
          <w:sz w:val="24"/>
          <w:szCs w:val="24"/>
          <w:lang w:val="en-US" w:eastAsia="zh-CN"/>
        </w:rPr>
        <w:t>威力不错！</w:t>
      </w:r>
      <w:r>
        <w:rPr>
          <w:rFonts w:hint="eastAsia" w:asciiTheme="minorEastAsia" w:hAnsiTheme="minorEastAsia" w:eastAsiaTheme="minorEastAsia" w:cstheme="minorEastAsia"/>
          <w:sz w:val="24"/>
          <w:szCs w:val="24"/>
        </w:rPr>
        <w:t>你倒是比那些废物</w:t>
      </w:r>
      <w:r>
        <w:rPr>
          <w:rFonts w:hint="eastAsia" w:asciiTheme="minorEastAsia" w:hAnsiTheme="minorEastAsia" w:eastAsiaTheme="minorEastAsia" w:cstheme="minorEastAsia"/>
          <w:sz w:val="24"/>
          <w:szCs w:val="24"/>
          <w:lang w:val="en-US" w:eastAsia="zh-CN"/>
        </w:rPr>
        <w:t>强上不少</w:t>
      </w:r>
      <w:r>
        <w:rPr>
          <w:rFonts w:hint="eastAsia" w:asciiTheme="minorEastAsia" w:hAnsiTheme="minorEastAsia" w:eastAsiaTheme="minorEastAsia" w:cstheme="minorEastAsia"/>
          <w:sz w:val="24"/>
          <w:szCs w:val="24"/>
        </w:rPr>
        <w:t>。</w:t>
      </w:r>
    </w:p>
    <w:p w14:paraId="4AA03155">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达里安（</w:t>
      </w:r>
      <w:r>
        <w:rPr>
          <w:rFonts w:hint="eastAsia" w:asciiTheme="minorEastAsia" w:hAnsiTheme="minorEastAsia" w:eastAsiaTheme="minorEastAsia" w:cstheme="minorEastAsia"/>
          <w:sz w:val="24"/>
          <w:szCs w:val="24"/>
          <w:lang w:val="en-US" w:eastAsia="zh-CN"/>
        </w:rPr>
        <w:t>不屑</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一只老鼠也敢</w:t>
      </w:r>
      <w:r>
        <w:rPr>
          <w:rFonts w:hint="eastAsia" w:asciiTheme="minorEastAsia" w:hAnsiTheme="minorEastAsia" w:eastAsiaTheme="minorEastAsia" w:cstheme="minorEastAsia"/>
          <w:sz w:val="24"/>
          <w:szCs w:val="24"/>
        </w:rPr>
        <w:t>大言不惭！</w:t>
      </w:r>
      <w:r>
        <w:rPr>
          <w:rFonts w:hint="eastAsia" w:asciiTheme="minorEastAsia" w:hAnsiTheme="minorEastAsia" w:eastAsiaTheme="minorEastAsia" w:cstheme="minorEastAsia"/>
          <w:sz w:val="24"/>
          <w:szCs w:val="24"/>
          <w:lang w:val="en-US" w:eastAsia="zh-CN"/>
        </w:rPr>
        <w:t>给我去死！</w:t>
      </w:r>
    </w:p>
    <w:p w14:paraId="7220BE07">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△达里安爆发出全部魔力，</w:t>
      </w:r>
      <w:r>
        <w:rPr>
          <w:rFonts w:hint="eastAsia" w:asciiTheme="minorEastAsia" w:hAnsiTheme="minorEastAsia" w:eastAsiaTheme="minorEastAsia" w:cstheme="minorEastAsia"/>
          <w:sz w:val="24"/>
          <w:szCs w:val="24"/>
          <w:lang w:val="en-US" w:eastAsia="zh-CN"/>
        </w:rPr>
        <w:t>一道</w:t>
      </w:r>
      <w:r>
        <w:rPr>
          <w:rFonts w:hint="eastAsia" w:asciiTheme="minorEastAsia" w:hAnsiTheme="minorEastAsia" w:eastAsiaTheme="minorEastAsia" w:cstheme="minorEastAsia"/>
          <w:sz w:val="24"/>
          <w:szCs w:val="24"/>
        </w:rPr>
        <w:t>光刃狠狠劈向塞弗林！</w:t>
      </w:r>
    </w:p>
    <w:p w14:paraId="32EACFAF">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△塞弗林眼神一冷，食指轻轻往前一划。嘶啦！一道黑色魔力刃瞬间切碎达里安的光刃。</w:t>
      </w:r>
    </w:p>
    <w:p w14:paraId="07DEE5F1">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△砰！塞弗林一脚踹在达里安的腹部！</w:t>
      </w:r>
    </w:p>
    <w:p w14:paraId="1C593AAF">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△达里安倒飞出去砸在地板上</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哇的吐出一口鲜血</w:t>
      </w:r>
      <w:r>
        <w:rPr>
          <w:rFonts w:hint="eastAsia" w:asciiTheme="minorEastAsia" w:hAnsiTheme="minorEastAsia" w:eastAsiaTheme="minorEastAsia" w:cstheme="minorEastAsia"/>
          <w:sz w:val="24"/>
          <w:szCs w:val="24"/>
        </w:rPr>
        <w:t>。</w:t>
      </w:r>
    </w:p>
    <w:p w14:paraId="04DDFF6F">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达里安（捂着肚子，声音发颤）：你……你到底是谁！</w:t>
      </w:r>
    </w:p>
    <w:p w14:paraId="54322C42">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△【特写】达里安绝望抬头，前方塞弗林已消失不见。</w:t>
      </w:r>
    </w:p>
    <w:p w14:paraId="02CC20C3">
      <w:pPr>
        <w:bidi w:val="0"/>
        <w:spacing w:beforeLines="0" w:afterLines="0"/>
        <w:rPr>
          <w:rFonts w:hint="eastAsia" w:asciiTheme="minorEastAsia" w:hAnsiTheme="minorEastAsia" w:eastAsiaTheme="minorEastAsia" w:cstheme="minorEastAsia"/>
          <w:sz w:val="24"/>
          <w:szCs w:val="24"/>
        </w:rPr>
      </w:pPr>
    </w:p>
    <w:p w14:paraId="136C49D4">
      <w:pPr>
        <w:bidi w:val="0"/>
        <w:spacing w:beforeLines="0" w:afterLine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004-3 里文的奢华卧室/夜/内</w:t>
      </w:r>
    </w:p>
    <w:p w14:paraId="69E7D509">
      <w:pPr>
        <w:bidi w:val="0"/>
        <w:spacing w:beforeLines="0" w:afterLine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人物：里文、泰莎</w:t>
      </w:r>
    </w:p>
    <w:p w14:paraId="2CAFFFCF">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△【画面硬切】房间内极其奢华，满地都是散落的高级酒瓶。</w:t>
      </w:r>
    </w:p>
    <w:p w14:paraId="66F79B46">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△【特写】里文领口大开，衬衫湿透贴在健壮的胸肌上。手里举着半杯红酒，正摇摇晃晃地在大床上摸索。</w:t>
      </w:r>
    </w:p>
    <w:p w14:paraId="0A06CA87">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里文（语气放荡，带着醉意）：小泰莎~别躲啊！过来，喝了本少爷嘴里这口酒，这把金币就都是你的了！</w:t>
      </w:r>
    </w:p>
    <w:p w14:paraId="7ADAEEE0">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△泰莎抱着一堆脏衣服，满脸通红</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躲开里文扑过来的手。</w:t>
      </w:r>
    </w:p>
    <w:p w14:paraId="03362F61">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泰莎（又羞又恼）：里文少爷！您又喝成这副鬼样子！您知不知道老爷今天发了多大脾气！快把衣服穿好！</w:t>
      </w:r>
    </w:p>
    <w:p w14:paraId="06DC0093">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△里文猛地向前一扑，将泰莎逼到墙角。他一手撑在墙上，低下头，呼吸喷在泰莎脸上。</w:t>
      </w:r>
    </w:p>
    <w:p w14:paraId="51F8252A">
      <w:pPr>
        <w:bidi w:val="0"/>
        <w:spacing w:beforeLines="0" w:afterLines="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△里文轻佻地挑起泰莎的下巴</w:t>
      </w:r>
      <w:r>
        <w:rPr>
          <w:rFonts w:hint="eastAsia" w:asciiTheme="minorEastAsia" w:hAnsiTheme="minorEastAsia" w:eastAsiaTheme="minorEastAsia" w:cstheme="minorEastAsia"/>
          <w:sz w:val="24"/>
          <w:szCs w:val="24"/>
          <w:lang w:eastAsia="zh-CN"/>
        </w:rPr>
        <w:t>。</w:t>
      </w:r>
    </w:p>
    <w:p w14:paraId="1F028EAA">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w:t>
      </w:r>
      <w:r>
        <w:rPr>
          <w:rFonts w:hint="eastAsia" w:asciiTheme="minorEastAsia" w:hAnsiTheme="minorEastAsia" w:eastAsiaTheme="minorEastAsia" w:cstheme="minorEastAsia"/>
          <w:sz w:val="24"/>
          <w:szCs w:val="24"/>
          <w:lang w:val="en-US" w:eastAsia="zh-CN"/>
        </w:rPr>
        <w:t>他</w:t>
      </w:r>
      <w:r>
        <w:rPr>
          <w:rFonts w:hint="eastAsia" w:asciiTheme="minorEastAsia" w:hAnsiTheme="minorEastAsia" w:eastAsiaTheme="minorEastAsia" w:cstheme="minorEastAsia"/>
          <w:sz w:val="24"/>
          <w:szCs w:val="24"/>
        </w:rPr>
        <w:t>生气关我什么事？本少爷现在只想知道……你到底喝不喝？</w:t>
      </w:r>
    </w:p>
    <w:p w14:paraId="26293CF5">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泰莎（别过头）：少爷！您再这样我就叫人了！</w:t>
      </w:r>
    </w:p>
    <w:p w14:paraId="59A7C710">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△里文看着泰莎窘迫的样子，突然仰头大笑起来，转身跌</w:t>
      </w:r>
      <w:r>
        <w:rPr>
          <w:rFonts w:hint="eastAsia" w:asciiTheme="minorEastAsia" w:hAnsiTheme="minorEastAsia" w:eastAsiaTheme="minorEastAsia" w:cstheme="minorEastAsia"/>
          <w:sz w:val="24"/>
          <w:szCs w:val="24"/>
          <w:lang w:val="en-US" w:eastAsia="zh-CN"/>
        </w:rPr>
        <w:t>到床上</w:t>
      </w:r>
      <w:r>
        <w:rPr>
          <w:rFonts w:hint="eastAsia" w:asciiTheme="minorEastAsia" w:hAnsiTheme="minorEastAsia" w:eastAsiaTheme="minorEastAsia" w:cstheme="minorEastAsia"/>
          <w:sz w:val="24"/>
          <w:szCs w:val="24"/>
        </w:rPr>
        <w:t>，继续大口灌酒。</w:t>
      </w:r>
    </w:p>
    <w:p w14:paraId="0912A587">
      <w:pPr>
        <w:bidi w:val="0"/>
        <w:spacing w:beforeLines="0" w:afterLines="0"/>
        <w:rPr>
          <w:rFonts w:hint="eastAsia" w:asciiTheme="minorEastAsia" w:hAnsiTheme="minorEastAsia" w:eastAsiaTheme="minorEastAsia" w:cstheme="minorEastAsia"/>
          <w:sz w:val="24"/>
          <w:szCs w:val="24"/>
        </w:rPr>
      </w:pPr>
    </w:p>
    <w:p w14:paraId="09EF3769">
      <w:pPr>
        <w:bidi w:val="0"/>
        <w:spacing w:beforeLines="0" w:afterLine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004-4 卧室</w:t>
      </w:r>
      <w:r>
        <w:rPr>
          <w:rFonts w:hint="eastAsia" w:asciiTheme="minorEastAsia" w:hAnsiTheme="minorEastAsia" w:eastAsiaTheme="minorEastAsia" w:cstheme="minorEastAsia"/>
          <w:b/>
          <w:bCs/>
          <w:sz w:val="24"/>
          <w:szCs w:val="24"/>
          <w:lang w:val="en-US" w:eastAsia="zh-CN"/>
        </w:rPr>
        <w:t>外</w:t>
      </w:r>
      <w:r>
        <w:rPr>
          <w:rFonts w:hint="eastAsia" w:asciiTheme="minorEastAsia" w:hAnsiTheme="minorEastAsia" w:eastAsiaTheme="minorEastAsia" w:cstheme="minorEastAsia"/>
          <w:b/>
          <w:bCs/>
          <w:sz w:val="24"/>
          <w:szCs w:val="24"/>
        </w:rPr>
        <w:t>/夜/外</w:t>
      </w:r>
    </w:p>
    <w:p w14:paraId="168DDB36">
      <w:pPr>
        <w:bidi w:val="0"/>
        <w:spacing w:beforeLines="0" w:afterLine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人物：塞弗林、里文</w:t>
      </w:r>
    </w:p>
    <w:p w14:paraId="1F3D3F97">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卧室外，</w:t>
      </w:r>
      <w:r>
        <w:rPr>
          <w:rFonts w:hint="eastAsia" w:asciiTheme="minorEastAsia" w:hAnsiTheme="minorEastAsia" w:eastAsiaTheme="minorEastAsia" w:cstheme="minorEastAsia"/>
          <w:sz w:val="24"/>
          <w:szCs w:val="24"/>
        </w:rPr>
        <w:t>塞弗林无声无息地倒挂</w:t>
      </w:r>
      <w:r>
        <w:rPr>
          <w:rFonts w:hint="eastAsia" w:asciiTheme="minorEastAsia" w:hAnsiTheme="minorEastAsia" w:eastAsiaTheme="minorEastAsia" w:cstheme="minorEastAsia"/>
          <w:sz w:val="24"/>
          <w:szCs w:val="24"/>
          <w:lang w:val="en-US" w:eastAsia="zh-CN"/>
        </w:rPr>
        <w:t>在</w:t>
      </w:r>
      <w:r>
        <w:rPr>
          <w:rFonts w:hint="eastAsia" w:asciiTheme="minorEastAsia" w:hAnsiTheme="minorEastAsia" w:eastAsiaTheme="minorEastAsia" w:cstheme="minorEastAsia"/>
          <w:sz w:val="24"/>
          <w:szCs w:val="24"/>
        </w:rPr>
        <w:t>阴影处，透过落地窗，死死盯着卧室内</w:t>
      </w:r>
      <w:r>
        <w:rPr>
          <w:rFonts w:hint="eastAsia" w:asciiTheme="minorEastAsia" w:hAnsiTheme="minorEastAsia" w:eastAsiaTheme="minorEastAsia" w:cstheme="minorEastAsia"/>
          <w:sz w:val="24"/>
          <w:szCs w:val="24"/>
          <w:lang w:val="en-US" w:eastAsia="zh-CN"/>
        </w:rPr>
        <w:t>这</w:t>
      </w:r>
      <w:r>
        <w:rPr>
          <w:rFonts w:hint="eastAsia" w:asciiTheme="minorEastAsia" w:hAnsiTheme="minorEastAsia" w:eastAsiaTheme="minorEastAsia" w:cstheme="minorEastAsia"/>
          <w:sz w:val="24"/>
          <w:szCs w:val="24"/>
        </w:rPr>
        <w:t>一幕。</w:t>
      </w:r>
    </w:p>
    <w:p w14:paraId="67C67E31">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塞弗林OS：烂泥扶不上墙。这种废物，就算测了也是脏我的手。</w:t>
      </w:r>
    </w:p>
    <w:p w14:paraId="6BC3445A">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△塞弗林正准备转身离去</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身形突然定住。</w:t>
      </w:r>
    </w:p>
    <w:p w14:paraId="1AA8A491">
      <w:pPr>
        <w:bidi w:val="0"/>
        <w:spacing w:beforeLines="0" w:afterLines="0"/>
        <w:rPr>
          <w:rFonts w:hint="eastAsia"/>
          <w:lang w:val="en-US" w:eastAsia="zh-CN"/>
        </w:rPr>
      </w:pPr>
      <w:r>
        <w:rPr>
          <w:rFonts w:hint="eastAsia" w:asciiTheme="minorEastAsia" w:hAnsiTheme="minorEastAsia" w:eastAsiaTheme="minorEastAsia" w:cstheme="minorEastAsia"/>
          <w:sz w:val="24"/>
          <w:szCs w:val="24"/>
          <w:lang w:val="en-US" w:eastAsia="zh-CN"/>
        </w:rPr>
        <w:t>塞弗林：算了！来都来的！就算是废物！也得亲自确认一下！</w:t>
      </w:r>
    </w:p>
    <w:p w14:paraId="162273A9">
      <w:pPr>
        <w:pStyle w:val="3"/>
        <w:bidi w:val="0"/>
        <w:rPr>
          <w:rFonts w:hint="eastAsia"/>
        </w:rPr>
      </w:pPr>
      <w:r>
        <w:rPr>
          <w:rFonts w:hint="eastAsia"/>
        </w:rPr>
        <w:t>第5集</w:t>
      </w:r>
    </w:p>
    <w:p w14:paraId="4047383C">
      <w:pPr>
        <w:bidi w:val="0"/>
        <w:spacing w:beforeLines="0" w:afterLine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005-1 里文的奢华卧室/夜/内</w:t>
      </w:r>
    </w:p>
    <w:p w14:paraId="46132572">
      <w:pPr>
        <w:bidi w:val="0"/>
        <w:spacing w:beforeLines="0" w:afterLine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人物：塞弗林、里文、泰莎</w:t>
      </w:r>
    </w:p>
    <w:p w14:paraId="1342076D">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卧室</w:t>
      </w:r>
      <w:r>
        <w:rPr>
          <w:rFonts w:hint="eastAsia" w:asciiTheme="minorEastAsia" w:hAnsiTheme="minorEastAsia" w:eastAsiaTheme="minorEastAsia" w:cstheme="minorEastAsia"/>
          <w:sz w:val="24"/>
          <w:szCs w:val="24"/>
        </w:rPr>
        <w:t>。泰莎</w:t>
      </w:r>
      <w:r>
        <w:rPr>
          <w:rFonts w:hint="eastAsia" w:asciiTheme="minorEastAsia" w:hAnsiTheme="minorEastAsia" w:eastAsiaTheme="minorEastAsia" w:cstheme="minorEastAsia"/>
          <w:sz w:val="24"/>
          <w:szCs w:val="24"/>
          <w:lang w:val="en-US" w:eastAsia="zh-CN"/>
        </w:rPr>
        <w:t>正在收拾</w:t>
      </w:r>
      <w:r>
        <w:rPr>
          <w:rFonts w:hint="eastAsia" w:asciiTheme="minorEastAsia" w:hAnsiTheme="minorEastAsia" w:eastAsiaTheme="minorEastAsia" w:cstheme="minorEastAsia"/>
          <w:sz w:val="24"/>
          <w:szCs w:val="24"/>
        </w:rPr>
        <w:t>地上的酒瓶。</w:t>
      </w:r>
    </w:p>
    <w:p w14:paraId="2E7FA255">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△唰！塞弗林悄无声息地出现在泰莎身后，一记手刀劈在她的后颈。</w:t>
      </w:r>
    </w:p>
    <w:p w14:paraId="51D66400">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△泰莎软绵绵地倒下。塞弗林</w:t>
      </w:r>
      <w:r>
        <w:rPr>
          <w:rFonts w:hint="eastAsia" w:asciiTheme="minorEastAsia" w:hAnsiTheme="minorEastAsia" w:eastAsiaTheme="minorEastAsia" w:cstheme="minorEastAsia"/>
          <w:sz w:val="24"/>
          <w:szCs w:val="24"/>
          <w:lang w:val="en-US" w:eastAsia="zh-CN"/>
        </w:rPr>
        <w:t>随手将她扶住放在地上！接着看向床上的里文。</w:t>
      </w:r>
    </w:p>
    <w:p w14:paraId="5B3A4604">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△【特写】里文对近在咫尺的变故毫无察觉，仰躺在大床上，醉眼朦胧地打了个酒嗝。</w:t>
      </w:r>
    </w:p>
    <w:p w14:paraId="7D9EB442">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塞弗林</w:t>
      </w:r>
      <w:r>
        <w:rPr>
          <w:rFonts w:hint="eastAsia" w:asciiTheme="minorEastAsia" w:hAnsiTheme="minorEastAsia" w:eastAsiaTheme="minorEastAsia" w:cstheme="minorEastAsia"/>
          <w:sz w:val="24"/>
          <w:szCs w:val="24"/>
          <w:lang w:val="en-US" w:eastAsia="zh-CN"/>
        </w:rPr>
        <w:t>OS：哼！废物果然是废物！</w:t>
      </w:r>
    </w:p>
    <w:p w14:paraId="744EF2B2">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w:t>
      </w:r>
      <w:r>
        <w:rPr>
          <w:rFonts w:hint="eastAsia" w:asciiTheme="minorEastAsia" w:hAnsiTheme="minorEastAsia" w:eastAsiaTheme="minorEastAsia" w:cstheme="minorEastAsia"/>
          <w:sz w:val="24"/>
          <w:szCs w:val="24"/>
          <w:lang w:val="en-US" w:eastAsia="zh-CN"/>
        </w:rPr>
        <w:t>走到床边</w:t>
      </w:r>
      <w:r>
        <w:rPr>
          <w:rFonts w:hint="eastAsia" w:asciiTheme="minorEastAsia" w:hAnsiTheme="minorEastAsia" w:eastAsiaTheme="minorEastAsia" w:cstheme="minorEastAsia"/>
          <w:sz w:val="24"/>
          <w:szCs w:val="24"/>
        </w:rPr>
        <w:t>冷哼一声，抬起手指，一缕微弱的黑色魔力瞬间扫过里文的身体。</w:t>
      </w:r>
    </w:p>
    <w:p w14:paraId="30E11186">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△里文没有任何抵抗反应，反而翻了个身，嘴里嘟囔。</w:t>
      </w:r>
    </w:p>
    <w:p w14:paraId="0F64C8D2">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里文（大舌头，含糊不清）：小泰莎……别躲啊，快来服侍少爷我……</w:t>
      </w:r>
    </w:p>
    <w:p w14:paraId="6199D4E7">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△里文摇摇晃晃地从床上爬起来，半睁着眼</w:t>
      </w:r>
      <w:r>
        <w:rPr>
          <w:rFonts w:hint="eastAsia" w:asciiTheme="minorEastAsia" w:hAnsiTheme="minorEastAsia" w:eastAsiaTheme="minorEastAsia" w:cstheme="minorEastAsia"/>
          <w:sz w:val="24"/>
          <w:szCs w:val="24"/>
          <w:lang w:val="en-US" w:eastAsia="zh-CN"/>
        </w:rPr>
        <w:t>看向床前，</w:t>
      </w:r>
      <w:r>
        <w:rPr>
          <w:rFonts w:hint="eastAsia" w:asciiTheme="minorEastAsia" w:hAnsiTheme="minorEastAsia" w:eastAsiaTheme="minorEastAsia" w:cstheme="minorEastAsia"/>
          <w:sz w:val="24"/>
          <w:szCs w:val="24"/>
        </w:rPr>
        <w:t>视线落在黑袍笼罩的塞弗林身上，突然痴痴地笑了起来。</w:t>
      </w:r>
    </w:p>
    <w:p w14:paraId="3B2F37C4">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里文（浪荡傻笑，伸出手）：泰莎！怎么一晃眼……你还穿上黑衣了？</w:t>
      </w:r>
      <w:r>
        <w:rPr>
          <w:rFonts w:hint="eastAsia" w:asciiTheme="minorEastAsia" w:hAnsiTheme="minorEastAsia" w:eastAsiaTheme="minorEastAsia" w:cstheme="minorEastAsia"/>
          <w:sz w:val="24"/>
          <w:szCs w:val="24"/>
          <w:lang w:val="en-US" w:eastAsia="zh-CN"/>
        </w:rPr>
        <w:t>这打扮</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我喜欢！</w:t>
      </w:r>
    </w:p>
    <w:p w14:paraId="33B32F65">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△里文张开双臂</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撅起嘴，直接朝塞弗林扑了过去！</w:t>
      </w:r>
    </w:p>
    <w:p w14:paraId="13156BC0">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△【特写】塞弗林脸色大变，猛地向后倒退三大步！</w:t>
      </w:r>
    </w:p>
    <w:p w14:paraId="2F70F0BA">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△砰！里文扑了个空，直接砸在大床上，翻了个身，甚至发出了鼾声。</w:t>
      </w:r>
    </w:p>
    <w:p w14:paraId="5F79BD16">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塞弗林（嫌恶地拍了拍衣袍，咬牙切齿）：废物！</w:t>
      </w:r>
      <w:r>
        <w:rPr>
          <w:rFonts w:hint="eastAsia" w:asciiTheme="minorEastAsia" w:hAnsiTheme="minorEastAsia" w:eastAsiaTheme="minorEastAsia" w:cstheme="minorEastAsia"/>
          <w:sz w:val="24"/>
          <w:szCs w:val="24"/>
          <w:lang w:val="en-US" w:eastAsia="zh-CN"/>
        </w:rPr>
        <w:t>无药可救！</w:t>
      </w:r>
      <w:r>
        <w:rPr>
          <w:rFonts w:hint="eastAsia" w:asciiTheme="minorEastAsia" w:hAnsiTheme="minorEastAsia" w:eastAsiaTheme="minorEastAsia" w:cstheme="minorEastAsia"/>
          <w:sz w:val="24"/>
          <w:szCs w:val="24"/>
        </w:rPr>
        <w:t>我竟然浪费时间来测试这</w:t>
      </w:r>
      <w:r>
        <w:rPr>
          <w:rFonts w:hint="eastAsia" w:asciiTheme="minorEastAsia" w:hAnsiTheme="minorEastAsia" w:eastAsiaTheme="minorEastAsia" w:cstheme="minorEastAsia"/>
          <w:sz w:val="24"/>
          <w:szCs w:val="24"/>
          <w:lang w:val="en-US" w:eastAsia="zh-CN"/>
        </w:rPr>
        <w:t>么个玩意儿！</w:t>
      </w:r>
    </w:p>
    <w:p w14:paraId="09C8F157">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△塞弗林懊恼地摇了摇头，转身准备离开。啪嗒——一声脆响。</w:t>
      </w:r>
    </w:p>
    <w:p w14:paraId="5D5D2E67">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△塞弗林停住脚步，回头看去。</w:t>
      </w:r>
    </w:p>
    <w:p w14:paraId="251C551F">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里文躺在床上还换了个姿势，【特写】床边，那块以太方舟躺在了地上，散发着微光!</w:t>
      </w:r>
    </w:p>
    <w:p w14:paraId="37942CA3">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闪回</w:t>
      </w:r>
      <w:r>
        <w:rPr>
          <w:rFonts w:hint="eastAsia" w:asciiTheme="minorEastAsia" w:hAnsiTheme="minorEastAsia" w:eastAsiaTheme="minorEastAsia" w:cstheme="minorEastAsia"/>
          <w:sz w:val="24"/>
          <w:szCs w:val="24"/>
          <w:lang w:val="en-US" w:eastAsia="zh-CN"/>
        </w:rPr>
        <w:t>1-2】</w:t>
      </w:r>
    </w:p>
    <w:p w14:paraId="53E317E6">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里文（轻笑）：今晚你想要什么都行。</w:t>
      </w:r>
    </w:p>
    <w:p w14:paraId="0AEDB806">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△里文微微低头，声音压低。</w:t>
      </w:r>
    </w:p>
    <w:p w14:paraId="21A064E7">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里文：但再碰它一次，你这只漂亮的手，就留不住了。</w:t>
      </w:r>
    </w:p>
    <w:p w14:paraId="1E021F09">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△【闪回结束】</w:t>
      </w:r>
    </w:p>
    <w:p w14:paraId="4542EA82">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w:t>
      </w:r>
      <w:r>
        <w:rPr>
          <w:rFonts w:hint="eastAsia" w:asciiTheme="minorEastAsia" w:hAnsiTheme="minorEastAsia" w:eastAsiaTheme="minorEastAsia" w:cstheme="minorEastAsia"/>
          <w:sz w:val="24"/>
          <w:szCs w:val="24"/>
          <w:lang w:val="en-US" w:eastAsia="zh-CN"/>
        </w:rPr>
        <w:t>盯着</w:t>
      </w:r>
      <w:r>
        <w:rPr>
          <w:rFonts w:hint="eastAsia" w:asciiTheme="minorEastAsia" w:hAnsiTheme="minorEastAsia" w:eastAsiaTheme="minorEastAsia" w:cstheme="minorEastAsia"/>
          <w:sz w:val="24"/>
          <w:szCs w:val="24"/>
        </w:rPr>
        <w:t>地上的以太方舟。</w:t>
      </w:r>
    </w:p>
    <w:p w14:paraId="7E4DD63E">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塞弗林OS（冷笑）：</w:t>
      </w:r>
      <w:r>
        <w:rPr>
          <w:rFonts w:hint="eastAsia" w:asciiTheme="minorEastAsia" w:hAnsiTheme="minorEastAsia" w:eastAsiaTheme="minorEastAsia" w:cstheme="minorEastAsia"/>
          <w:sz w:val="24"/>
          <w:szCs w:val="24"/>
          <w:lang w:val="en-US" w:eastAsia="zh-CN"/>
        </w:rPr>
        <w:t>这纨绔这么看中这东西，看来对他很重要！</w:t>
      </w:r>
    </w:p>
    <w:p w14:paraId="68184835">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△塞弗林隔空一抓，以太方舟飞入他的手中。</w:t>
      </w:r>
    </w:p>
    <w:p w14:paraId="0713C6CA">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塞弗林（居高临下，鄙夷地看着里文）：既然你敢冒犯帝国审问官，那就把这当作代价吧！给你这个</w:t>
      </w:r>
      <w:r>
        <w:rPr>
          <w:rFonts w:hint="eastAsia" w:asciiTheme="minorEastAsia" w:hAnsiTheme="minorEastAsia" w:eastAsiaTheme="minorEastAsia" w:cstheme="minorEastAsia"/>
          <w:sz w:val="24"/>
          <w:szCs w:val="24"/>
          <w:lang w:val="en-US" w:eastAsia="zh-CN"/>
        </w:rPr>
        <w:t>废物</w:t>
      </w:r>
      <w:r>
        <w:rPr>
          <w:rFonts w:hint="eastAsia" w:asciiTheme="minorEastAsia" w:hAnsiTheme="minorEastAsia" w:eastAsiaTheme="minorEastAsia" w:cstheme="minorEastAsia"/>
          <w:sz w:val="24"/>
          <w:szCs w:val="24"/>
        </w:rPr>
        <w:t>一个教训！</w:t>
      </w:r>
    </w:p>
    <w:p w14:paraId="3DD79364">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△塞弗林</w:t>
      </w:r>
      <w:r>
        <w:rPr>
          <w:rFonts w:hint="eastAsia" w:asciiTheme="minorEastAsia" w:hAnsiTheme="minorEastAsia" w:eastAsiaTheme="minorEastAsia" w:cstheme="minorEastAsia"/>
          <w:sz w:val="24"/>
          <w:szCs w:val="24"/>
          <w:lang w:val="en-US" w:eastAsia="zh-CN"/>
        </w:rPr>
        <w:t>握着以太方舟，大步走出卧室！</w:t>
      </w:r>
    </w:p>
    <w:p w14:paraId="3324EBC9">
      <w:pPr>
        <w:bidi w:val="0"/>
        <w:spacing w:beforeLines="0" w:afterLines="0"/>
        <w:rPr>
          <w:rFonts w:hint="eastAsia" w:asciiTheme="minorEastAsia" w:hAnsiTheme="minorEastAsia" w:eastAsiaTheme="minorEastAsia" w:cstheme="minorEastAsia"/>
          <w:b/>
          <w:bCs/>
          <w:sz w:val="24"/>
          <w:szCs w:val="24"/>
        </w:rPr>
      </w:pPr>
    </w:p>
    <w:p w14:paraId="2DA2714A">
      <w:pPr>
        <w:bidi w:val="0"/>
        <w:spacing w:beforeLines="0" w:afterLine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005-</w:t>
      </w:r>
      <w:r>
        <w:rPr>
          <w:rFonts w:hint="eastAsia" w:asciiTheme="minorEastAsia" w:hAnsiTheme="minorEastAsia" w:eastAsiaTheme="minorEastAsia" w:cstheme="minorEastAsia"/>
          <w:b/>
          <w:bCs/>
          <w:sz w:val="24"/>
          <w:szCs w:val="24"/>
          <w:lang w:val="en-US" w:eastAsia="zh-CN"/>
        </w:rPr>
        <w:t>2</w:t>
      </w:r>
      <w:r>
        <w:rPr>
          <w:rFonts w:hint="eastAsia" w:asciiTheme="minorEastAsia" w:hAnsiTheme="minorEastAsia" w:eastAsiaTheme="minorEastAsia" w:cstheme="minorEastAsia"/>
          <w:b/>
          <w:bCs/>
          <w:sz w:val="24"/>
          <w:szCs w:val="24"/>
        </w:rPr>
        <w:t xml:space="preserve"> 卧室外/夜/外</w:t>
      </w:r>
    </w:p>
    <w:p w14:paraId="41F99C35">
      <w:pPr>
        <w:bidi w:val="0"/>
        <w:spacing w:beforeLines="0" w:afterLine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人物：塞弗林、里文</w:t>
      </w:r>
    </w:p>
    <w:p w14:paraId="23EF0F05">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卧室外！塞弗林将以太方舟</w:t>
      </w:r>
      <w:r>
        <w:rPr>
          <w:rFonts w:hint="eastAsia" w:asciiTheme="minorEastAsia" w:hAnsiTheme="minorEastAsia" w:eastAsiaTheme="minorEastAsia" w:cstheme="minorEastAsia"/>
          <w:sz w:val="24"/>
          <w:szCs w:val="24"/>
        </w:rPr>
        <w:t>在掌心里得意地掂了两下，嘴角勾起。</w:t>
      </w:r>
    </w:p>
    <w:p w14:paraId="26AF77D6">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塞弗林（低声自语）：</w:t>
      </w:r>
      <w:r>
        <w:rPr>
          <w:rFonts w:hint="eastAsia" w:asciiTheme="minorEastAsia" w:hAnsiTheme="minorEastAsia" w:eastAsiaTheme="minorEastAsia" w:cstheme="minorEastAsia"/>
          <w:sz w:val="24"/>
          <w:szCs w:val="24"/>
          <w:lang w:val="en-US" w:eastAsia="zh-CN"/>
        </w:rPr>
        <w:t>真是什么人都能当上贵族继承者了！</w:t>
      </w:r>
    </w:p>
    <w:p w14:paraId="154145D6">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△就在准备塞弗林魔力运转、腾空离去的那一刻——</w:t>
      </w:r>
    </w:p>
    <w:p w14:paraId="6134FEBE">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里文VO：把你手上的东西……放下。</w:t>
      </w:r>
    </w:p>
    <w:p w14:paraId="1AB5C48E">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w:t>
      </w:r>
      <w:r>
        <w:rPr>
          <w:rFonts w:hint="eastAsia" w:asciiTheme="minorEastAsia" w:hAnsiTheme="minorEastAsia" w:eastAsiaTheme="minorEastAsia" w:cstheme="minorEastAsia"/>
          <w:sz w:val="24"/>
          <w:szCs w:val="24"/>
          <w:lang w:val="en-US" w:eastAsia="zh-CN"/>
        </w:rPr>
        <w:t>动作一僵</w:t>
      </w:r>
      <w:r>
        <w:rPr>
          <w:rFonts w:hint="eastAsia" w:asciiTheme="minorEastAsia" w:hAnsiTheme="minorEastAsia" w:eastAsiaTheme="minorEastAsia" w:cstheme="minorEastAsia"/>
          <w:sz w:val="24"/>
          <w:szCs w:val="24"/>
        </w:rPr>
        <w:t>猛地转身，掌心中黑色魔力下意识爆起，准备攻击！</w:t>
      </w:r>
    </w:p>
    <w:p w14:paraId="07F4EB99">
      <w:pPr>
        <w:bidi w:val="0"/>
        <w:spacing w:beforeLines="0" w:afterLines="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△但下一秒，塞弗林愣住</w:t>
      </w:r>
      <w:r>
        <w:rPr>
          <w:rFonts w:hint="eastAsia" w:asciiTheme="minorEastAsia" w:hAnsiTheme="minorEastAsia" w:eastAsiaTheme="minorEastAsia" w:cstheme="minorEastAsia"/>
          <w:sz w:val="24"/>
          <w:szCs w:val="24"/>
          <w:lang w:eastAsia="zh-CN"/>
        </w:rPr>
        <w:t>——</w:t>
      </w:r>
    </w:p>
    <w:p w14:paraId="4C5EA916">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△里文的身影</w:t>
      </w:r>
      <w:r>
        <w:rPr>
          <w:rFonts w:hint="eastAsia" w:asciiTheme="minorEastAsia" w:hAnsiTheme="minorEastAsia" w:eastAsiaTheme="minorEastAsia" w:cstheme="minorEastAsia"/>
          <w:sz w:val="24"/>
          <w:szCs w:val="24"/>
          <w:lang w:val="en-US" w:eastAsia="zh-CN"/>
        </w:rPr>
        <w:t>出现</w:t>
      </w:r>
      <w:r>
        <w:rPr>
          <w:rFonts w:hint="eastAsia" w:asciiTheme="minorEastAsia" w:hAnsiTheme="minorEastAsia" w:eastAsiaTheme="minorEastAsia" w:cstheme="minorEastAsia"/>
          <w:sz w:val="24"/>
          <w:szCs w:val="24"/>
        </w:rPr>
        <w:t>到了他面前</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特写】</w:t>
      </w:r>
      <w:r>
        <w:rPr>
          <w:rFonts w:hint="eastAsia" w:asciiTheme="minorEastAsia" w:hAnsiTheme="minorEastAsia" w:eastAsiaTheme="minorEastAsia" w:cstheme="minorEastAsia"/>
          <w:sz w:val="24"/>
          <w:szCs w:val="24"/>
        </w:rPr>
        <w:t>此时的里文依然敞开着领口，</w:t>
      </w:r>
      <w:r>
        <w:rPr>
          <w:rFonts w:hint="eastAsia" w:asciiTheme="minorEastAsia" w:hAnsiTheme="minorEastAsia" w:eastAsiaTheme="minorEastAsia" w:cstheme="minorEastAsia"/>
          <w:sz w:val="24"/>
          <w:szCs w:val="24"/>
          <w:lang w:val="en-US" w:eastAsia="zh-CN"/>
        </w:rPr>
        <w:t>可脸上却没有半点</w:t>
      </w:r>
      <w:r>
        <w:rPr>
          <w:rFonts w:hint="eastAsia" w:asciiTheme="minorEastAsia" w:hAnsiTheme="minorEastAsia" w:eastAsiaTheme="minorEastAsia" w:cstheme="minorEastAsia"/>
          <w:sz w:val="24"/>
          <w:szCs w:val="24"/>
        </w:rPr>
        <w:t>浪荡与醉意。</w:t>
      </w:r>
    </w:p>
    <w:p w14:paraId="51390E4E">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w:t>
      </w:r>
      <w:r>
        <w:rPr>
          <w:rFonts w:hint="eastAsia" w:asciiTheme="minorEastAsia" w:hAnsiTheme="minorEastAsia" w:eastAsiaTheme="minorEastAsia" w:cstheme="minorEastAsia"/>
          <w:sz w:val="24"/>
          <w:szCs w:val="24"/>
          <w:lang w:val="en-US" w:eastAsia="zh-CN"/>
        </w:rPr>
        <w:t>盯着塞弗林</w:t>
      </w:r>
      <w:r>
        <w:rPr>
          <w:rFonts w:hint="eastAsia" w:asciiTheme="minorEastAsia" w:hAnsiTheme="minorEastAsia" w:eastAsiaTheme="minorEastAsia" w:cstheme="minorEastAsia"/>
          <w:sz w:val="24"/>
          <w:szCs w:val="24"/>
        </w:rPr>
        <w:t>）：否则，你</w:t>
      </w:r>
      <w:r>
        <w:rPr>
          <w:rFonts w:hint="eastAsia" w:asciiTheme="minorEastAsia" w:hAnsiTheme="minorEastAsia" w:eastAsiaTheme="minorEastAsia" w:cstheme="minorEastAsia"/>
          <w:sz w:val="24"/>
          <w:szCs w:val="24"/>
          <w:lang w:val="en-US" w:eastAsia="zh-CN"/>
        </w:rPr>
        <w:t>走不了</w:t>
      </w:r>
      <w:r>
        <w:rPr>
          <w:rFonts w:hint="eastAsia" w:asciiTheme="minorEastAsia" w:hAnsiTheme="minorEastAsia" w:eastAsiaTheme="minorEastAsia" w:cstheme="minorEastAsia"/>
          <w:sz w:val="24"/>
          <w:szCs w:val="24"/>
        </w:rPr>
        <w:t>。</w:t>
      </w:r>
    </w:p>
    <w:p w14:paraId="41960020">
      <w:pPr>
        <w:pStyle w:val="3"/>
        <w:bidi w:val="0"/>
        <w:rPr>
          <w:rFonts w:hint="eastAsia"/>
        </w:rPr>
      </w:pPr>
      <w:r>
        <w:rPr>
          <w:rFonts w:hint="eastAsia"/>
        </w:rPr>
        <w:t>第6集</w:t>
      </w:r>
    </w:p>
    <w:p w14:paraId="31F72A50">
      <w:pPr>
        <w:bidi w:val="0"/>
        <w:spacing w:beforeLines="0" w:afterLine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006-1 卧室外/夜/外</w:t>
      </w:r>
    </w:p>
    <w:p w14:paraId="3E7F66DB">
      <w:pPr>
        <w:bidi w:val="0"/>
        <w:spacing w:beforeLines="0" w:afterLine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人物：塞弗林、里文</w:t>
      </w:r>
    </w:p>
    <w:p w14:paraId="38F9B27D">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△塞弗林盯着近在咫尺</w:t>
      </w:r>
      <w:r>
        <w:rPr>
          <w:rFonts w:hint="eastAsia" w:asciiTheme="minorEastAsia" w:hAnsiTheme="minorEastAsia" w:eastAsiaTheme="minorEastAsia" w:cstheme="minorEastAsia"/>
          <w:sz w:val="24"/>
          <w:szCs w:val="24"/>
          <w:lang w:val="en-US" w:eastAsia="zh-CN"/>
        </w:rPr>
        <w:t>的</w:t>
      </w:r>
      <w:r>
        <w:rPr>
          <w:rFonts w:hint="eastAsia" w:asciiTheme="minorEastAsia" w:hAnsiTheme="minorEastAsia" w:eastAsiaTheme="minorEastAsia" w:cstheme="minorEastAsia"/>
          <w:sz w:val="24"/>
          <w:szCs w:val="24"/>
        </w:rPr>
        <w:t>里文，眼</w:t>
      </w:r>
      <w:r>
        <w:rPr>
          <w:rFonts w:hint="eastAsia" w:asciiTheme="minorEastAsia" w:hAnsiTheme="minorEastAsia" w:eastAsiaTheme="minorEastAsia" w:cstheme="minorEastAsia"/>
          <w:sz w:val="24"/>
          <w:szCs w:val="24"/>
          <w:lang w:val="en-US" w:eastAsia="zh-CN"/>
        </w:rPr>
        <w:t>神</w:t>
      </w:r>
      <w:r>
        <w:rPr>
          <w:rFonts w:hint="eastAsia" w:asciiTheme="minorEastAsia" w:hAnsiTheme="minorEastAsia" w:eastAsiaTheme="minorEastAsia" w:cstheme="minorEastAsia"/>
          <w:sz w:val="24"/>
          <w:szCs w:val="24"/>
        </w:rPr>
        <w:t>震惊。</w:t>
      </w:r>
    </w:p>
    <w:p w14:paraId="5667F767">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塞弗林OS：这小子竟然是装的？我刚才完全没察觉到他的气息！</w:t>
      </w:r>
    </w:p>
    <w:p w14:paraId="34E5A4E4">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△塞弗林迅速收起震惊，掂了掂手里的以太方舟。</w:t>
      </w:r>
    </w:p>
    <w:p w14:paraId="7B8C87F3">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w:t>
      </w:r>
      <w:r>
        <w:rPr>
          <w:rFonts w:hint="eastAsia" w:asciiTheme="minorEastAsia" w:hAnsiTheme="minorEastAsia" w:eastAsiaTheme="minorEastAsia" w:cstheme="minorEastAsia"/>
          <w:sz w:val="24"/>
          <w:szCs w:val="24"/>
          <w:lang w:val="en-US" w:eastAsia="zh-CN"/>
        </w:rPr>
        <w:t>小子！想不到你刚刚在房间里都是装的！</w:t>
      </w:r>
    </w:p>
    <w:p w14:paraId="01FA2549">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△塞弗林身上猛地爆发出一股强大的黑色魔力气流！</w:t>
      </w:r>
    </w:p>
    <w:p w14:paraId="1FD2BEEC">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w:t>
      </w:r>
      <w:r>
        <w:rPr>
          <w:rFonts w:hint="eastAsia" w:asciiTheme="minorEastAsia" w:hAnsiTheme="minorEastAsia" w:eastAsiaTheme="minorEastAsia" w:cstheme="minorEastAsia"/>
          <w:sz w:val="24"/>
          <w:szCs w:val="24"/>
          <w:lang w:val="en-US" w:eastAsia="zh-CN"/>
        </w:rPr>
        <w:t>但说要留下我的，你是第一个！</w:t>
      </w:r>
      <w:r>
        <w:rPr>
          <w:rFonts w:hint="eastAsia" w:asciiTheme="minorEastAsia" w:hAnsiTheme="minorEastAsia" w:eastAsiaTheme="minorEastAsia" w:cstheme="minorEastAsia"/>
          <w:sz w:val="24"/>
          <w:szCs w:val="24"/>
        </w:rPr>
        <w:t>在阿斯特雷昂帝国，能拦住我的人根本没有！想要拿回东西？有本事就自己动手！</w:t>
      </w:r>
    </w:p>
    <w:p w14:paraId="0F6DD9A2">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里文：找死。</w:t>
      </w:r>
    </w:p>
    <w:p w14:paraId="0418192E">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△轰！里文</w:t>
      </w:r>
      <w:r>
        <w:rPr>
          <w:rFonts w:hint="eastAsia" w:asciiTheme="minorEastAsia" w:hAnsiTheme="minorEastAsia" w:eastAsiaTheme="minorEastAsia" w:cstheme="minorEastAsia"/>
          <w:sz w:val="24"/>
          <w:szCs w:val="24"/>
          <w:lang w:val="en-US" w:eastAsia="zh-CN"/>
        </w:rPr>
        <w:t>直接动手</w:t>
      </w:r>
      <w:r>
        <w:rPr>
          <w:rFonts w:hint="eastAsia" w:asciiTheme="minorEastAsia" w:hAnsiTheme="minorEastAsia" w:eastAsiaTheme="minorEastAsia" w:cstheme="minorEastAsia"/>
          <w:sz w:val="24"/>
          <w:szCs w:val="24"/>
        </w:rPr>
        <w:t>整个人化作一道幽蓝色的残影，瞬间逼近塞弗林！</w:t>
      </w:r>
    </w:p>
    <w:p w14:paraId="566D8277">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△塞弗林大惊，立刻抬手释放出数道黑色魔力光刃！</w:t>
      </w:r>
    </w:p>
    <w:p w14:paraId="2AA3A0F0">
      <w:pPr>
        <w:bidi w:val="0"/>
        <w:spacing w:beforeLines="0" w:afterLines="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△里文不躲不避，</w:t>
      </w:r>
      <w:r>
        <w:rPr>
          <w:rFonts w:hint="eastAsia" w:asciiTheme="minorEastAsia" w:hAnsiTheme="minorEastAsia" w:eastAsiaTheme="minorEastAsia" w:cstheme="minorEastAsia"/>
          <w:sz w:val="24"/>
          <w:szCs w:val="24"/>
          <w:lang w:val="en-US" w:eastAsia="zh-CN"/>
        </w:rPr>
        <w:t>数道幽蓝光刃飞出将</w:t>
      </w:r>
      <w:r>
        <w:rPr>
          <w:rFonts w:hint="eastAsia" w:asciiTheme="minorEastAsia" w:hAnsiTheme="minorEastAsia" w:eastAsiaTheme="minorEastAsia" w:cstheme="minorEastAsia"/>
          <w:sz w:val="24"/>
          <w:szCs w:val="24"/>
        </w:rPr>
        <w:t>黑色魔力光刃砸碎！砰砰砰！两人瞬间交手数十招。魔力</w:t>
      </w:r>
      <w:r>
        <w:rPr>
          <w:rFonts w:hint="eastAsia" w:asciiTheme="minorEastAsia" w:hAnsiTheme="minorEastAsia" w:eastAsiaTheme="minorEastAsia" w:cstheme="minorEastAsia"/>
          <w:sz w:val="24"/>
          <w:szCs w:val="24"/>
          <w:lang w:val="en-US" w:eastAsia="zh-CN"/>
        </w:rPr>
        <w:t>疯狂</w:t>
      </w:r>
      <w:r>
        <w:rPr>
          <w:rFonts w:hint="eastAsia" w:asciiTheme="minorEastAsia" w:hAnsiTheme="minorEastAsia" w:eastAsiaTheme="minorEastAsia" w:cstheme="minorEastAsia"/>
          <w:sz w:val="24"/>
          <w:szCs w:val="24"/>
        </w:rPr>
        <w:t>碰撞</w:t>
      </w:r>
      <w:r>
        <w:rPr>
          <w:rFonts w:hint="eastAsia" w:asciiTheme="minorEastAsia" w:hAnsiTheme="minorEastAsia" w:eastAsiaTheme="minorEastAsia" w:cstheme="minorEastAsia"/>
          <w:sz w:val="24"/>
          <w:szCs w:val="24"/>
          <w:lang w:eastAsia="zh-CN"/>
        </w:rPr>
        <w:t>！</w:t>
      </w:r>
    </w:p>
    <w:p w14:paraId="0F5616A3">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特写】</w:t>
      </w:r>
      <w:r>
        <w:rPr>
          <w:rFonts w:hint="eastAsia" w:asciiTheme="minorEastAsia" w:hAnsiTheme="minorEastAsia" w:eastAsiaTheme="minorEastAsia" w:cstheme="minorEastAsia"/>
          <w:sz w:val="24"/>
          <w:szCs w:val="24"/>
        </w:rPr>
        <w:t>砰！两人双拳相撞，双双后退。</w:t>
      </w:r>
    </w:p>
    <w:p w14:paraId="42C25C0D">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w:t>
      </w:r>
      <w:r>
        <w:rPr>
          <w:rFonts w:hint="eastAsia" w:asciiTheme="minorEastAsia" w:hAnsiTheme="minorEastAsia" w:eastAsiaTheme="minorEastAsia" w:cstheme="minorEastAsia"/>
          <w:sz w:val="24"/>
          <w:szCs w:val="24"/>
          <w:lang w:val="en-US" w:eastAsia="zh-CN"/>
        </w:rPr>
        <w:t>退后一步稳住身形。</w:t>
      </w:r>
      <w:r>
        <w:rPr>
          <w:rFonts w:hint="eastAsia" w:asciiTheme="minorEastAsia" w:hAnsiTheme="minorEastAsia" w:eastAsiaTheme="minorEastAsia" w:cstheme="minorEastAsia"/>
          <w:sz w:val="24"/>
          <w:szCs w:val="24"/>
        </w:rPr>
        <w:t>塞弗林后退了五六步才</w:t>
      </w:r>
      <w:r>
        <w:rPr>
          <w:rFonts w:hint="eastAsia" w:asciiTheme="minorEastAsia" w:hAnsiTheme="minorEastAsia" w:eastAsiaTheme="minorEastAsia" w:cstheme="minorEastAsia"/>
          <w:sz w:val="24"/>
          <w:szCs w:val="24"/>
          <w:lang w:val="en-US" w:eastAsia="zh-CN"/>
        </w:rPr>
        <w:t>勉强停下。</w:t>
      </w:r>
      <w:r>
        <w:rPr>
          <w:rFonts w:hint="eastAsia" w:asciiTheme="minorEastAsia" w:hAnsiTheme="minorEastAsia" w:eastAsiaTheme="minorEastAsia" w:cstheme="minorEastAsia"/>
          <w:sz w:val="24"/>
          <w:szCs w:val="24"/>
        </w:rPr>
        <w:t>塞弗林</w:t>
      </w:r>
      <w:r>
        <w:rPr>
          <w:rFonts w:hint="eastAsia" w:asciiTheme="minorEastAsia" w:hAnsiTheme="minorEastAsia" w:eastAsiaTheme="minorEastAsia" w:cstheme="minorEastAsia"/>
          <w:sz w:val="24"/>
          <w:szCs w:val="24"/>
          <w:lang w:val="en-US" w:eastAsia="zh-CN"/>
        </w:rPr>
        <w:t>看着自己</w:t>
      </w:r>
      <w:r>
        <w:rPr>
          <w:rFonts w:hint="eastAsia" w:asciiTheme="minorEastAsia" w:hAnsiTheme="minorEastAsia" w:eastAsiaTheme="minorEastAsia" w:cstheme="minorEastAsia"/>
          <w:sz w:val="24"/>
          <w:szCs w:val="24"/>
        </w:rPr>
        <w:t>发颤的手臂。</w:t>
      </w:r>
    </w:p>
    <w:p w14:paraId="73FC8A30">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塞弗林OS（惊骇）：这幽蓝色魔力……</w:t>
      </w:r>
      <w:r>
        <w:rPr>
          <w:rFonts w:hint="eastAsia" w:asciiTheme="minorEastAsia" w:hAnsiTheme="minorEastAsia" w:eastAsiaTheme="minorEastAsia" w:cstheme="minorEastAsia"/>
          <w:sz w:val="24"/>
          <w:szCs w:val="24"/>
          <w:lang w:val="en-US" w:eastAsia="zh-CN"/>
        </w:rPr>
        <w:t>那天</w:t>
      </w:r>
      <w:r>
        <w:rPr>
          <w:rFonts w:hint="eastAsia" w:asciiTheme="minorEastAsia" w:hAnsiTheme="minorEastAsia" w:eastAsiaTheme="minorEastAsia" w:cstheme="minorEastAsia"/>
          <w:sz w:val="24"/>
          <w:szCs w:val="24"/>
        </w:rPr>
        <w:t>俱乐部出手的人，真的是他！</w:t>
      </w:r>
    </w:p>
    <w:p w14:paraId="2C426341">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△塞弗林盯着里文，眼神变得狂热且危险。</w:t>
      </w:r>
    </w:p>
    <w:p w14:paraId="2DBCBF7A">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塞弗林：好！既然你不是废物，那我就更要看看，你到底藏了多少！</w:t>
      </w:r>
    </w:p>
    <w:p w14:paraId="20FE1820">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△塞弗林将以太方舟按在掌心。</w:t>
      </w:r>
      <w:r>
        <w:rPr>
          <w:rFonts w:hint="eastAsia" w:asciiTheme="minorEastAsia" w:hAnsiTheme="minorEastAsia" w:eastAsiaTheme="minorEastAsia" w:cstheme="minorEastAsia"/>
          <w:sz w:val="24"/>
          <w:szCs w:val="24"/>
          <w:lang w:val="en-US" w:eastAsia="zh-CN"/>
        </w:rPr>
        <w:t>周身</w:t>
      </w:r>
      <w:r>
        <w:rPr>
          <w:rFonts w:hint="eastAsia" w:asciiTheme="minorEastAsia" w:hAnsiTheme="minorEastAsia" w:eastAsiaTheme="minorEastAsia" w:cstheme="minorEastAsia"/>
          <w:sz w:val="24"/>
          <w:szCs w:val="24"/>
        </w:rPr>
        <w:t>黑色魔力疯狂涌</w:t>
      </w:r>
      <w:r>
        <w:rPr>
          <w:rFonts w:hint="eastAsia" w:asciiTheme="minorEastAsia" w:hAnsiTheme="minorEastAsia" w:eastAsiaTheme="minorEastAsia" w:cstheme="minorEastAsia"/>
          <w:sz w:val="24"/>
          <w:szCs w:val="24"/>
          <w:lang w:val="en-US" w:eastAsia="zh-CN"/>
        </w:rPr>
        <w:t>动</w:t>
      </w:r>
      <w:r>
        <w:rPr>
          <w:rFonts w:hint="eastAsia" w:asciiTheme="minorEastAsia" w:hAnsiTheme="minorEastAsia" w:eastAsiaTheme="minorEastAsia" w:cstheme="minorEastAsia"/>
          <w:sz w:val="24"/>
          <w:szCs w:val="24"/>
        </w:rPr>
        <w:t>。</w:t>
      </w:r>
    </w:p>
    <w:p w14:paraId="08646E28">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△一个巨大而繁复的魔法阵在塞弗林身后展开。黑色雷电在法阵中疯狂</w:t>
      </w:r>
      <w:r>
        <w:rPr>
          <w:rFonts w:hint="eastAsia" w:asciiTheme="minorEastAsia" w:hAnsiTheme="minorEastAsia" w:eastAsiaTheme="minorEastAsia" w:cstheme="minorEastAsia"/>
          <w:sz w:val="24"/>
          <w:szCs w:val="24"/>
          <w:lang w:val="en-US" w:eastAsia="zh-CN"/>
        </w:rPr>
        <w:t>闪现！</w:t>
      </w:r>
    </w:p>
    <w:p w14:paraId="4A3FB09A">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塞弗林（怒吼）：</w:t>
      </w:r>
      <w:r>
        <w:rPr>
          <w:rFonts w:hint="eastAsia" w:asciiTheme="minorEastAsia" w:hAnsiTheme="minorEastAsia" w:eastAsiaTheme="minorEastAsia" w:cstheme="minorEastAsia"/>
          <w:sz w:val="24"/>
          <w:szCs w:val="24"/>
          <w:lang w:val="en-US" w:eastAsia="zh-CN"/>
        </w:rPr>
        <w:t>小子！</w:t>
      </w:r>
      <w:r>
        <w:rPr>
          <w:rFonts w:hint="eastAsia" w:asciiTheme="minorEastAsia" w:hAnsiTheme="minorEastAsia" w:eastAsiaTheme="minorEastAsia" w:cstheme="minorEastAsia"/>
          <w:sz w:val="24"/>
          <w:szCs w:val="24"/>
        </w:rPr>
        <w:t>接下来，我可要出全力了！</w:t>
      </w:r>
      <w:r>
        <w:rPr>
          <w:rFonts w:hint="eastAsia" w:asciiTheme="minorEastAsia" w:hAnsiTheme="minorEastAsia" w:eastAsiaTheme="minorEastAsia" w:cstheme="minorEastAsia"/>
          <w:sz w:val="24"/>
          <w:szCs w:val="24"/>
          <w:lang w:val="en-US" w:eastAsia="zh-CN"/>
        </w:rPr>
        <w:t>让你见识一下帝国</w:t>
      </w:r>
      <w:r>
        <w:rPr>
          <w:rFonts w:hint="eastAsia" w:asciiTheme="minorEastAsia" w:hAnsiTheme="minorEastAsia" w:eastAsiaTheme="minorEastAsia" w:cstheme="minorEastAsia"/>
          <w:sz w:val="24"/>
          <w:szCs w:val="24"/>
        </w:rPr>
        <w:t>最强法师的力量！</w:t>
      </w:r>
    </w:p>
    <w:p w14:paraId="3AC79418">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△黑色雷霆凝聚成一只巨爪，向里文轰然压下。</w:t>
      </w:r>
    </w:p>
    <w:p w14:paraId="49441BFC">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△公爵府</w:t>
      </w:r>
      <w:r>
        <w:rPr>
          <w:rFonts w:hint="eastAsia" w:asciiTheme="minorEastAsia" w:hAnsiTheme="minorEastAsia" w:eastAsiaTheme="minorEastAsia" w:cstheme="minorEastAsia"/>
          <w:sz w:val="24"/>
          <w:szCs w:val="24"/>
          <w:lang w:val="en-US" w:eastAsia="zh-CN"/>
        </w:rPr>
        <w:t>内</w:t>
      </w:r>
      <w:r>
        <w:rPr>
          <w:rFonts w:hint="eastAsia" w:asciiTheme="minorEastAsia" w:hAnsiTheme="minorEastAsia" w:eastAsiaTheme="minorEastAsia" w:cstheme="minorEastAsia"/>
          <w:sz w:val="24"/>
          <w:szCs w:val="24"/>
        </w:rPr>
        <w:t>灯火接连亮起，护卫惊慌奔走。</w:t>
      </w:r>
    </w:p>
    <w:p w14:paraId="420EC676">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护卫甲</w:t>
      </w:r>
      <w:r>
        <w:rPr>
          <w:rFonts w:hint="eastAsia" w:asciiTheme="minorEastAsia" w:hAnsiTheme="minorEastAsia" w:eastAsiaTheme="minorEastAsia" w:cstheme="minorEastAsia"/>
          <w:sz w:val="24"/>
          <w:szCs w:val="24"/>
          <w:lang w:val="en-US" w:eastAsia="zh-CN"/>
        </w:rPr>
        <w:t>VO</w:t>
      </w:r>
      <w:r>
        <w:rPr>
          <w:rFonts w:hint="eastAsia" w:asciiTheme="minorEastAsia" w:hAnsiTheme="minorEastAsia" w:eastAsiaTheme="minorEastAsia" w:cstheme="minorEastAsia"/>
          <w:sz w:val="24"/>
          <w:szCs w:val="24"/>
        </w:rPr>
        <w:t>：什么声音？！是敌袭吗？！</w:t>
      </w:r>
    </w:p>
    <w:p w14:paraId="0A97EB60">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△面对压下来的巨爪，里文没有后退一步。</w:t>
      </w:r>
    </w:p>
    <w:p w14:paraId="37E9EA1A">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△【特写】里文低头看了一眼自己胸前空荡荡的位置，眼神</w:t>
      </w:r>
      <w:r>
        <w:rPr>
          <w:rFonts w:hint="eastAsia" w:asciiTheme="minorEastAsia" w:hAnsiTheme="minorEastAsia" w:eastAsiaTheme="minorEastAsia" w:cstheme="minorEastAsia"/>
          <w:sz w:val="24"/>
          <w:szCs w:val="24"/>
          <w:lang w:val="en-US" w:eastAsia="zh-CN"/>
        </w:rPr>
        <w:t>一</w:t>
      </w:r>
      <w:r>
        <w:rPr>
          <w:rFonts w:hint="eastAsia" w:asciiTheme="minorEastAsia" w:hAnsiTheme="minorEastAsia" w:eastAsiaTheme="minorEastAsia" w:cstheme="minorEastAsia"/>
          <w:sz w:val="24"/>
          <w:szCs w:val="24"/>
        </w:rPr>
        <w:t>冷。</w:t>
      </w:r>
    </w:p>
    <w:p w14:paraId="4EC4A6A4">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里文：你不该碰它。</w:t>
      </w:r>
    </w:p>
    <w:p w14:paraId="79EA79BF">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△里文抬起右手，指尖轻轻一划。一道幽蓝色圆形魔法印记在他背后展开。</w:t>
      </w:r>
    </w:p>
    <w:p w14:paraId="509803EE">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△魔法印记迅速扩大，【</w:t>
      </w:r>
      <w:r>
        <w:rPr>
          <w:rFonts w:hint="eastAsia" w:asciiTheme="minorEastAsia" w:hAnsiTheme="minorEastAsia" w:eastAsiaTheme="minorEastAsia" w:cstheme="minorEastAsia"/>
          <w:sz w:val="24"/>
          <w:szCs w:val="24"/>
          <w:lang w:val="en-US" w:eastAsia="zh-CN"/>
        </w:rPr>
        <w:t>特写</w:t>
      </w:r>
      <w:r>
        <w:rPr>
          <w:rFonts w:hint="eastAsia" w:asciiTheme="minorEastAsia" w:hAnsiTheme="minorEastAsia" w:eastAsiaTheme="minorEastAsia" w:cstheme="minorEastAsia"/>
          <w:sz w:val="24"/>
          <w:szCs w:val="24"/>
        </w:rPr>
        <w:t>】印记中央，一只巨大的龙瞳缓缓睁开。</w:t>
      </w:r>
    </w:p>
    <w:p w14:paraId="7C03CD47">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一条幽蓝色巨龙从法阵冲出，双翼展开下，</w:t>
      </w:r>
      <w:r>
        <w:rPr>
          <w:rFonts w:hint="eastAsia" w:asciiTheme="minorEastAsia" w:hAnsiTheme="minorEastAsia" w:eastAsiaTheme="minorEastAsia" w:cstheme="minorEastAsia"/>
          <w:sz w:val="24"/>
          <w:szCs w:val="24"/>
        </w:rPr>
        <w:t>鳞片像流动星河。</w:t>
      </w:r>
    </w:p>
    <w:p w14:paraId="345AF2DD">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塞弗林：龙形魔法……这怎么可能……</w:t>
      </w:r>
    </w:p>
    <w:p w14:paraId="637ED9B9">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里文（轻蔑）：</w:t>
      </w:r>
      <w:r>
        <w:rPr>
          <w:rFonts w:hint="eastAsia" w:asciiTheme="minorEastAsia" w:hAnsiTheme="minorEastAsia" w:eastAsiaTheme="minorEastAsia" w:cstheme="minorEastAsia"/>
          <w:sz w:val="24"/>
          <w:szCs w:val="24"/>
          <w:lang w:val="en-US" w:eastAsia="zh-CN"/>
        </w:rPr>
        <w:t>你的全力就这点程度？！</w:t>
      </w:r>
    </w:p>
    <w:p w14:paraId="3E79770F">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△里文手指轻轻一压。</w:t>
      </w:r>
    </w:p>
    <w:p w14:paraId="253F2AE6">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△幽蓝巨龙张开巨口，一口吞下黑色雷霆巨爪。</w:t>
      </w:r>
    </w:p>
    <w:p w14:paraId="778ED581">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△轰隆隆——！黑色魔法阵一层层炸碎。塞弗林喷出鲜血被狠狠轰飞，砸</w:t>
      </w:r>
      <w:r>
        <w:rPr>
          <w:rFonts w:hint="eastAsia" w:asciiTheme="minorEastAsia" w:hAnsiTheme="minorEastAsia" w:eastAsiaTheme="minorEastAsia" w:cstheme="minorEastAsia"/>
          <w:sz w:val="24"/>
          <w:szCs w:val="24"/>
          <w:lang w:val="en-US" w:eastAsia="zh-CN"/>
        </w:rPr>
        <w:t>倒在地上！</w:t>
      </w:r>
    </w:p>
    <w:p w14:paraId="73D4FCBB">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△以太方舟</w:t>
      </w:r>
      <w:r>
        <w:rPr>
          <w:rFonts w:hint="eastAsia" w:asciiTheme="minorEastAsia" w:hAnsiTheme="minorEastAsia" w:eastAsiaTheme="minorEastAsia" w:cstheme="minorEastAsia"/>
          <w:sz w:val="24"/>
          <w:szCs w:val="24"/>
          <w:lang w:val="en-US" w:eastAsia="zh-CN"/>
        </w:rPr>
        <w:t>从</w:t>
      </w:r>
      <w:r>
        <w:rPr>
          <w:rFonts w:hint="eastAsia" w:asciiTheme="minorEastAsia" w:hAnsiTheme="minorEastAsia" w:eastAsiaTheme="minorEastAsia" w:cstheme="minorEastAsia"/>
          <w:sz w:val="24"/>
          <w:szCs w:val="24"/>
        </w:rPr>
        <w:t>塞弗林</w:t>
      </w:r>
      <w:r>
        <w:rPr>
          <w:rFonts w:hint="eastAsia" w:asciiTheme="minorEastAsia" w:hAnsiTheme="minorEastAsia" w:eastAsiaTheme="minorEastAsia" w:cstheme="minorEastAsia"/>
          <w:sz w:val="24"/>
          <w:szCs w:val="24"/>
          <w:lang w:val="en-US" w:eastAsia="zh-CN"/>
        </w:rPr>
        <w:t>手中飞出</w:t>
      </w:r>
      <w:r>
        <w:rPr>
          <w:rFonts w:hint="eastAsia" w:asciiTheme="minorEastAsia" w:hAnsiTheme="minorEastAsia" w:eastAsiaTheme="minorEastAsia" w:cstheme="minorEastAsia"/>
          <w:sz w:val="24"/>
          <w:szCs w:val="24"/>
        </w:rPr>
        <w:t>。【特写】里文一步踏出，稳稳接住以太方舟。</w:t>
      </w:r>
    </w:p>
    <w:p w14:paraId="1EECF7E9">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△巨龙在</w:t>
      </w:r>
      <w:r>
        <w:rPr>
          <w:rFonts w:hint="eastAsia" w:asciiTheme="minorEastAsia" w:hAnsiTheme="minorEastAsia" w:eastAsiaTheme="minorEastAsia" w:cstheme="minorEastAsia"/>
          <w:sz w:val="24"/>
          <w:szCs w:val="24"/>
          <w:lang w:val="en-US" w:eastAsia="zh-CN"/>
        </w:rPr>
        <w:t>里文</w:t>
      </w:r>
      <w:r>
        <w:rPr>
          <w:rFonts w:hint="eastAsia" w:asciiTheme="minorEastAsia" w:hAnsiTheme="minorEastAsia" w:eastAsiaTheme="minorEastAsia" w:cstheme="minorEastAsia"/>
          <w:sz w:val="24"/>
          <w:szCs w:val="24"/>
        </w:rPr>
        <w:t>身后盘旋，随后化作无数幽蓝星屑没入他的身体。</w:t>
      </w:r>
    </w:p>
    <w:p w14:paraId="45B567BA">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里文</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看着地上的塞弗林，轻笑）：</w:t>
      </w:r>
      <w:r>
        <w:rPr>
          <w:rFonts w:hint="eastAsia" w:asciiTheme="minorEastAsia" w:hAnsiTheme="minorEastAsia" w:eastAsiaTheme="minorEastAsia" w:cstheme="minorEastAsia"/>
          <w:sz w:val="24"/>
          <w:szCs w:val="24"/>
        </w:rPr>
        <w:t>现在，让我看看……</w:t>
      </w:r>
      <w:r>
        <w:rPr>
          <w:rFonts w:hint="eastAsia" w:asciiTheme="minorEastAsia" w:hAnsiTheme="minorEastAsia" w:eastAsiaTheme="minorEastAsia" w:cstheme="minorEastAsia"/>
          <w:sz w:val="24"/>
          <w:szCs w:val="24"/>
          <w:lang w:val="en-US" w:eastAsia="zh-CN"/>
        </w:rPr>
        <w:t>你这只</w:t>
      </w:r>
      <w:r>
        <w:rPr>
          <w:rFonts w:hint="eastAsia" w:asciiTheme="minorEastAsia" w:hAnsiTheme="minorEastAsia" w:eastAsiaTheme="minorEastAsia" w:cstheme="minorEastAsia"/>
          <w:sz w:val="24"/>
          <w:szCs w:val="24"/>
        </w:rPr>
        <w:t>半夜乱窜的老鼠到底长什么样。</w:t>
      </w:r>
    </w:p>
    <w:p w14:paraId="09AF1675">
      <w:pPr>
        <w:bidi w:val="0"/>
        <w:spacing w:beforeLines="0" w:afterLine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sz w:val="24"/>
          <w:szCs w:val="24"/>
        </w:rPr>
        <w:t>△里文一步步走</w:t>
      </w:r>
      <w:r>
        <w:rPr>
          <w:rFonts w:hint="eastAsia" w:asciiTheme="minorEastAsia" w:hAnsiTheme="minorEastAsia" w:eastAsiaTheme="minorEastAsia" w:cstheme="minorEastAsia"/>
          <w:sz w:val="24"/>
          <w:szCs w:val="24"/>
          <w:lang w:val="en-US" w:eastAsia="zh-CN"/>
        </w:rPr>
        <w:t>向</w:t>
      </w:r>
      <w:r>
        <w:rPr>
          <w:rFonts w:hint="eastAsia" w:asciiTheme="minorEastAsia" w:hAnsiTheme="minorEastAsia" w:eastAsiaTheme="minorEastAsia" w:cstheme="minorEastAsia"/>
          <w:sz w:val="24"/>
          <w:szCs w:val="24"/>
        </w:rPr>
        <w:t>塞弗林</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伸手抓向他的兜帽！</w:t>
      </w:r>
    </w:p>
    <w:p w14:paraId="5FBB0C94">
      <w:pPr>
        <w:pStyle w:val="3"/>
        <w:bidi w:val="0"/>
        <w:rPr>
          <w:rFonts w:hint="eastAsia"/>
        </w:rPr>
      </w:pPr>
      <w:r>
        <w:rPr>
          <w:rFonts w:hint="eastAsia"/>
        </w:rPr>
        <w:t>第7集</w:t>
      </w:r>
    </w:p>
    <w:p w14:paraId="127AFED4">
      <w:pPr>
        <w:bidi w:val="0"/>
        <w:spacing w:beforeLines="0" w:afterLine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007-1 卧室外/夜/外</w:t>
      </w:r>
    </w:p>
    <w:p w14:paraId="78F455BC">
      <w:pPr>
        <w:pageBreakBefore w:val="0"/>
        <w:widowControl/>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人物：塞弗林、里文</w:t>
      </w:r>
    </w:p>
    <w:p w14:paraId="4D5FF445">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里文：现在，让我看看……</w:t>
      </w:r>
      <w:r>
        <w:rPr>
          <w:rFonts w:hint="eastAsia" w:asciiTheme="minorEastAsia" w:hAnsiTheme="minorEastAsia" w:eastAsiaTheme="minorEastAsia" w:cstheme="minorEastAsia"/>
          <w:sz w:val="24"/>
          <w:szCs w:val="24"/>
          <w:lang w:val="en-US" w:eastAsia="zh-CN"/>
        </w:rPr>
        <w:t>你这只</w:t>
      </w:r>
      <w:r>
        <w:rPr>
          <w:rFonts w:hint="eastAsia" w:asciiTheme="minorEastAsia" w:hAnsiTheme="minorEastAsia" w:eastAsiaTheme="minorEastAsia" w:cstheme="minorEastAsia"/>
          <w:sz w:val="24"/>
          <w:szCs w:val="24"/>
        </w:rPr>
        <w:t>半夜乱窜的老鼠到底长什么样。</w:t>
      </w:r>
    </w:p>
    <w:p w14:paraId="0FA45F30">
      <w:pPr>
        <w:bidi w:val="0"/>
        <w:spacing w:beforeLines="0" w:afterLines="0"/>
        <w:rPr>
          <w:rFonts w:hint="eastAsia" w:asciiTheme="minorEastAsia" w:hAnsiTheme="minorEastAsia" w:eastAsiaTheme="minorEastAsia" w:cstheme="minorEastAsia"/>
          <w:i w:val="0"/>
          <w:iCs w:val="0"/>
          <w:caps w:val="0"/>
          <w:color w:val="424242"/>
          <w:spacing w:val="0"/>
          <w:sz w:val="24"/>
          <w:szCs w:val="24"/>
          <w:shd w:val="clear" w:fill="FFFFFF"/>
          <w:lang w:val="en-US" w:eastAsia="zh-CN"/>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里文的手抓住了</w:t>
      </w:r>
      <w:r>
        <w:rPr>
          <w:rFonts w:hint="eastAsia" w:asciiTheme="minorEastAsia" w:hAnsiTheme="minorEastAsia" w:eastAsiaTheme="minorEastAsia" w:cstheme="minorEastAsia"/>
          <w:sz w:val="24"/>
          <w:szCs w:val="24"/>
        </w:rPr>
        <w:t>塞弗林</w:t>
      </w:r>
      <w:r>
        <w:rPr>
          <w:rFonts w:hint="eastAsia" w:asciiTheme="minorEastAsia" w:hAnsiTheme="minorEastAsia" w:eastAsiaTheme="minorEastAsia" w:cstheme="minorEastAsia"/>
          <w:sz w:val="24"/>
        </w:rPr>
        <w:t>的兜帽就要掀开</w:t>
      </w: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i w:val="0"/>
          <w:iCs w:val="0"/>
          <w:caps w:val="0"/>
          <w:color w:val="424242"/>
          <w:spacing w:val="0"/>
          <w:sz w:val="24"/>
          <w:szCs w:val="24"/>
          <w:shd w:val="clear" w:fill="FFFFFF"/>
        </w:rPr>
        <w:t>忽然传来</w:t>
      </w:r>
      <w:r>
        <w:rPr>
          <w:rFonts w:hint="eastAsia" w:asciiTheme="minorEastAsia" w:hAnsiTheme="minorEastAsia" w:eastAsiaTheme="minorEastAsia" w:cstheme="minorEastAsia"/>
          <w:i w:val="0"/>
          <w:iCs w:val="0"/>
          <w:caps w:val="0"/>
          <w:color w:val="424242"/>
          <w:spacing w:val="0"/>
          <w:sz w:val="24"/>
          <w:szCs w:val="24"/>
          <w:shd w:val="clear" w:fill="FFFFFF"/>
          <w:lang w:val="en-US" w:eastAsia="zh-CN"/>
        </w:rPr>
        <w:t>一阵脚步声！</w:t>
      </w:r>
    </w:p>
    <w:p w14:paraId="0732B0C7">
      <w:pPr>
        <w:bidi w:val="0"/>
        <w:spacing w:beforeLines="0" w:afterLines="0"/>
        <w:rPr>
          <w:rFonts w:hint="default"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护卫VO：响动就在这边，快！</w:t>
      </w:r>
    </w:p>
    <w:p w14:paraId="6C0DDEF5">
      <w:pPr>
        <w:pageBreakBefore w:val="0"/>
        <w:widowControl/>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里文的动作一顿。</w:t>
      </w:r>
    </w:p>
    <w:p w14:paraId="54188B3A">
      <w:pPr>
        <w:pageBreakBefore w:val="0"/>
        <w:widowControl/>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塞弗林抓住机会，一道攻击打向里文。</w:t>
      </w:r>
    </w:p>
    <w:p w14:paraId="3902BB54">
      <w:pPr>
        <w:pageBreakBefore w:val="0"/>
        <w:widowControl/>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里文随手抓爆攻击，再看时塞弗林已化为黑雾离开！</w:t>
      </w:r>
    </w:p>
    <w:p w14:paraId="78EFDFD6">
      <w:pPr>
        <w:pageBreakBefore w:val="0"/>
        <w:widowControl/>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里文：跑的倒是快！</w:t>
      </w:r>
      <w:r>
        <w:rPr>
          <w:rFonts w:hint="eastAsia" w:asciiTheme="minorEastAsia" w:hAnsiTheme="minorEastAsia" w:eastAsiaTheme="minorEastAsia" w:cstheme="minorEastAsia"/>
          <w:sz w:val="24"/>
          <w:szCs w:val="24"/>
        </w:rPr>
        <w:t>算你命大。</w:t>
      </w:r>
    </w:p>
    <w:p w14:paraId="321C3CAF">
      <w:pPr>
        <w:pageBreakBefore w:val="0"/>
        <w:widowControl/>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里文也快速进入房间，关闭房门。</w:t>
      </w:r>
    </w:p>
    <w:p w14:paraId="776B140E">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rPr>
      </w:pPr>
    </w:p>
    <w:p w14:paraId="156AD309">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007-2 皇宫-皇帝书房/日/内</w:t>
      </w:r>
    </w:p>
    <w:p w14:paraId="5E62D57B">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bCs/>
          <w:sz w:val="24"/>
          <w:szCs w:val="24"/>
          <w:lang w:eastAsia="zh-CN"/>
        </w:rPr>
      </w:pPr>
      <w:r>
        <w:rPr>
          <w:rFonts w:hint="eastAsia" w:asciiTheme="minorEastAsia" w:hAnsiTheme="minorEastAsia" w:eastAsiaTheme="minorEastAsia" w:cstheme="minorEastAsia"/>
          <w:b/>
          <w:bCs/>
          <w:sz w:val="24"/>
          <w:szCs w:val="24"/>
        </w:rPr>
        <w:t>人物：尤利乌斯（皇帝）、塞弗林</w:t>
      </w:r>
      <w:r>
        <w:rPr>
          <w:rFonts w:hint="eastAsia" w:asciiTheme="minorEastAsia" w:hAnsiTheme="minorEastAsia" w:eastAsiaTheme="minorEastAsia" w:cstheme="minorEastAsia"/>
          <w:b/>
          <w:bCs/>
          <w:sz w:val="24"/>
          <w:szCs w:val="24"/>
          <w:lang w:eastAsia="zh-CN"/>
        </w:rPr>
        <w:t>、</w:t>
      </w:r>
      <w:r>
        <w:rPr>
          <w:rFonts w:hint="eastAsia" w:asciiTheme="minorEastAsia" w:hAnsiTheme="minorEastAsia" w:eastAsiaTheme="minorEastAsia" w:cstheme="minorEastAsia"/>
          <w:b/>
          <w:bCs/>
          <w:sz w:val="24"/>
          <w:szCs w:val="24"/>
        </w:rPr>
        <w:t>莱拉</w:t>
      </w:r>
    </w:p>
    <w:p w14:paraId="26165FBF">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△尤利乌斯慈爱地看着坐在沙发上的莱拉。 </w:t>
      </w:r>
    </w:p>
    <w:p w14:paraId="7A2588C1">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尤利乌斯：莱拉，星际竞技场马上就要开始</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比赛的胜者会是你的驸马，我很担心......如果巴尔坎的杂碎......</w:t>
      </w:r>
    </w:p>
    <w:p w14:paraId="578A18EC">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莱拉</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打断</w:t>
      </w:r>
      <w:r>
        <w:rPr>
          <w:rFonts w:hint="eastAsia" w:asciiTheme="minorEastAsia" w:hAnsiTheme="minorEastAsia" w:eastAsiaTheme="minorEastAsia" w:cstheme="minorEastAsia"/>
          <w:sz w:val="24"/>
          <w:szCs w:val="24"/>
        </w:rPr>
        <w:t>尤利乌斯</w:t>
      </w:r>
      <w:r>
        <w:rPr>
          <w:rFonts w:hint="eastAsia" w:asciiTheme="minorEastAsia" w:hAnsiTheme="minorEastAsia" w:eastAsiaTheme="minorEastAsia" w:cstheme="minorEastAsia"/>
          <w:sz w:val="24"/>
          <w:szCs w:val="24"/>
          <w:lang w:val="en-US" w:eastAsia="zh-CN"/>
        </w:rPr>
        <w:t>的话）</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父皇！星云竞技场我们一定会赢，不行女儿就亲自上场！</w:t>
      </w:r>
    </w:p>
    <w:p w14:paraId="77821472">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这时书房门口传来响动，</w:t>
      </w:r>
      <w:r>
        <w:rPr>
          <w:rFonts w:hint="eastAsia" w:asciiTheme="minorEastAsia" w:hAnsiTheme="minorEastAsia" w:eastAsiaTheme="minorEastAsia" w:cstheme="minorEastAsia"/>
          <w:sz w:val="24"/>
          <w:szCs w:val="24"/>
        </w:rPr>
        <w:t>塞弗林脚步踉跄地走进来。他脸色惨白，气息虚弱。</w:t>
      </w:r>
    </w:p>
    <w:p w14:paraId="3B251C06">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△尤利乌斯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莱拉</w:t>
      </w:r>
      <w:r>
        <w:rPr>
          <w:rFonts w:hint="eastAsia" w:asciiTheme="minorEastAsia" w:hAnsiTheme="minorEastAsia" w:eastAsiaTheme="minorEastAsia" w:cstheme="minorEastAsia"/>
          <w:sz w:val="24"/>
          <w:szCs w:val="24"/>
          <w:lang w:val="en-US" w:eastAsia="zh-CN"/>
        </w:rPr>
        <w:t>见状皆是一楞。</w:t>
      </w:r>
    </w:p>
    <w:p w14:paraId="0E583F54">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莱拉</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震惊）：塞弗林先生！你这是怎么了？！</w:t>
      </w:r>
    </w:p>
    <w:p w14:paraId="4E7390B6">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塞弗林刚要开口，</w:t>
      </w:r>
      <w:r>
        <w:rPr>
          <w:rFonts w:hint="eastAsia" w:asciiTheme="minorEastAsia" w:hAnsiTheme="minorEastAsia" w:eastAsiaTheme="minorEastAsia" w:cstheme="minorEastAsia"/>
          <w:sz w:val="24"/>
          <w:szCs w:val="24"/>
        </w:rPr>
        <w:t>尤利乌斯</w:t>
      </w:r>
      <w:r>
        <w:rPr>
          <w:rFonts w:hint="eastAsia" w:asciiTheme="minorEastAsia" w:hAnsiTheme="minorEastAsia" w:eastAsiaTheme="minorEastAsia" w:cstheme="minorEastAsia"/>
          <w:sz w:val="24"/>
          <w:szCs w:val="24"/>
          <w:lang w:val="en-US" w:eastAsia="zh-CN"/>
        </w:rPr>
        <w:t>咳嗽一声，朝他挤眉弄眼！</w:t>
      </w:r>
    </w:p>
    <w:p w14:paraId="0D823560">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尤利乌斯</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莱拉啊！夜深了，你先去休息吧！父皇和塞弗林还有些事情要谈！</w:t>
      </w:r>
    </w:p>
    <w:p w14:paraId="4CFCCE18">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莱拉脸色疑惑，但还是点点头离去！</w:t>
      </w:r>
    </w:p>
    <w:p w14:paraId="7EDD7338">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△尤利乌斯</w:t>
      </w:r>
      <w:r>
        <w:rPr>
          <w:rFonts w:hint="eastAsia" w:asciiTheme="minorEastAsia" w:hAnsiTheme="minorEastAsia" w:eastAsiaTheme="minorEastAsia" w:cstheme="minorEastAsia"/>
          <w:sz w:val="24"/>
          <w:szCs w:val="24"/>
          <w:lang w:val="en-US" w:eastAsia="zh-CN"/>
        </w:rPr>
        <w:t>看着莱拉彻底离开，猛的拉住塞弗林。</w:t>
      </w:r>
    </w:p>
    <w:p w14:paraId="2E70369A">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尤利乌斯：</w:t>
      </w:r>
      <w:r>
        <w:rPr>
          <w:rFonts w:hint="eastAsia" w:asciiTheme="minorEastAsia" w:hAnsiTheme="minorEastAsia" w:eastAsiaTheme="minorEastAsia" w:cstheme="minorEastAsia"/>
          <w:sz w:val="24"/>
          <w:szCs w:val="24"/>
          <w:lang w:val="en-US" w:eastAsia="zh-CN"/>
        </w:rPr>
        <w:t>到底怎么回事！</w:t>
      </w:r>
      <w:r>
        <w:rPr>
          <w:rFonts w:hint="eastAsia" w:asciiTheme="minorEastAsia" w:hAnsiTheme="minorEastAsia" w:eastAsiaTheme="minorEastAsia" w:cstheme="minorEastAsia"/>
          <w:sz w:val="24"/>
          <w:szCs w:val="24"/>
        </w:rPr>
        <w:t>你可是帝国最强法师！</w:t>
      </w:r>
      <w:r>
        <w:rPr>
          <w:rFonts w:hint="eastAsia" w:asciiTheme="minorEastAsia" w:hAnsiTheme="minorEastAsia" w:eastAsiaTheme="minorEastAsia" w:cstheme="minorEastAsia"/>
          <w:sz w:val="24"/>
          <w:szCs w:val="24"/>
          <w:lang w:val="en-US" w:eastAsia="zh-CN"/>
        </w:rPr>
        <w:t>那帮小崽子还有人能打伤你？！</w:t>
      </w:r>
    </w:p>
    <w:p w14:paraId="32B706FF">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激动）</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是...是</w:t>
      </w:r>
      <w:r>
        <w:rPr>
          <w:rFonts w:hint="eastAsia" w:asciiTheme="minorEastAsia" w:hAnsiTheme="minorEastAsia" w:eastAsiaTheme="minorEastAsia" w:cstheme="minorEastAsia"/>
          <w:sz w:val="24"/>
          <w:szCs w:val="24"/>
        </w:rPr>
        <w:t>维洛尔公爵</w:t>
      </w:r>
      <w:r>
        <w:rPr>
          <w:rFonts w:hint="eastAsia" w:asciiTheme="minorEastAsia" w:hAnsiTheme="minorEastAsia" w:eastAsiaTheme="minorEastAsia" w:cstheme="minorEastAsia"/>
          <w:sz w:val="24"/>
          <w:szCs w:val="24"/>
          <w:lang w:val="en-US" w:eastAsia="zh-CN"/>
        </w:rPr>
        <w:t>的儿子……我们那天碰见的那个纨绔——里文！</w:t>
      </w:r>
    </w:p>
    <w:p w14:paraId="158078C3">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尤利乌斯（</w:t>
      </w:r>
      <w:r>
        <w:rPr>
          <w:rFonts w:hint="eastAsia" w:asciiTheme="minorEastAsia" w:hAnsiTheme="minorEastAsia" w:eastAsiaTheme="minorEastAsia" w:cstheme="minorEastAsia"/>
          <w:sz w:val="24"/>
          <w:szCs w:val="24"/>
          <w:lang w:val="en-US" w:eastAsia="zh-CN"/>
        </w:rPr>
        <w:t>震惊</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什么？这怎么可能！</w:t>
      </w:r>
      <w:r>
        <w:rPr>
          <w:rFonts w:hint="eastAsia" w:asciiTheme="minorEastAsia" w:hAnsiTheme="minorEastAsia" w:eastAsiaTheme="minorEastAsia" w:cstheme="minorEastAsia"/>
          <w:sz w:val="24"/>
          <w:szCs w:val="24"/>
        </w:rPr>
        <w:t>塞弗林，你</w:t>
      </w:r>
      <w:r>
        <w:rPr>
          <w:rFonts w:hint="eastAsia" w:asciiTheme="minorEastAsia" w:hAnsiTheme="minorEastAsia" w:eastAsiaTheme="minorEastAsia" w:cstheme="minorEastAsia"/>
          <w:sz w:val="24"/>
          <w:szCs w:val="24"/>
          <w:lang w:val="en-US" w:eastAsia="zh-CN"/>
        </w:rPr>
        <w:t>确定没有跟我开玩笑？</w:t>
      </w:r>
    </w:p>
    <w:p w14:paraId="355C3216">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塞弗林（凝重）：</w:t>
      </w:r>
      <w:r>
        <w:rPr>
          <w:rFonts w:hint="eastAsia" w:asciiTheme="minorEastAsia" w:hAnsiTheme="minorEastAsia" w:eastAsiaTheme="minorEastAsia" w:cstheme="minorEastAsia"/>
          <w:sz w:val="24"/>
          <w:szCs w:val="24"/>
          <w:lang w:val="en-US" w:eastAsia="zh-CN"/>
        </w:rPr>
        <w:t>陛下！我</w:t>
      </w:r>
      <w:r>
        <w:rPr>
          <w:rFonts w:hint="eastAsia" w:asciiTheme="minorEastAsia" w:hAnsiTheme="minorEastAsia" w:eastAsiaTheme="minorEastAsia" w:cstheme="minorEastAsia"/>
          <w:sz w:val="24"/>
          <w:szCs w:val="24"/>
        </w:rPr>
        <w:t>绝无半句虚言！</w:t>
      </w:r>
      <w:r>
        <w:rPr>
          <w:rFonts w:hint="eastAsia" w:asciiTheme="minorEastAsia" w:hAnsiTheme="minorEastAsia" w:eastAsiaTheme="minorEastAsia" w:cstheme="minorEastAsia"/>
          <w:sz w:val="24"/>
          <w:szCs w:val="24"/>
          <w:lang w:val="en-US" w:eastAsia="zh-CN"/>
        </w:rPr>
        <w:t>里文那小子的</w:t>
      </w:r>
      <w:r>
        <w:rPr>
          <w:rFonts w:hint="eastAsia" w:asciiTheme="minorEastAsia" w:hAnsiTheme="minorEastAsia" w:eastAsiaTheme="minorEastAsia" w:cstheme="minorEastAsia"/>
          <w:sz w:val="24"/>
          <w:szCs w:val="24"/>
        </w:rPr>
        <w:t>魔力</w:t>
      </w:r>
      <w:r>
        <w:rPr>
          <w:rFonts w:hint="eastAsia" w:asciiTheme="minorEastAsia" w:hAnsiTheme="minorEastAsia" w:eastAsiaTheme="minorEastAsia" w:cstheme="minorEastAsia"/>
          <w:sz w:val="24"/>
          <w:szCs w:val="24"/>
          <w:lang w:val="en-US" w:eastAsia="zh-CN"/>
        </w:rPr>
        <w:t>痕迹跟那天下层区俱乐部出手之人的</w:t>
      </w:r>
      <w:r>
        <w:rPr>
          <w:rFonts w:hint="eastAsia" w:asciiTheme="minorEastAsia" w:hAnsiTheme="minorEastAsia" w:eastAsiaTheme="minorEastAsia" w:cstheme="minorEastAsia"/>
          <w:sz w:val="24"/>
          <w:szCs w:val="24"/>
        </w:rPr>
        <w:t>一模一样！</w:t>
      </w:r>
    </w:p>
    <w:p w14:paraId="4610AEE1">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color w:val="0000FF"/>
          <w:sz w:val="24"/>
          <w:szCs w:val="24"/>
          <w14:textFill>
            <w14:gradFill>
              <w14:gsLst>
                <w14:gs w14:pos="51300">
                  <w14:srgbClr w14:val="4888CF"/>
                </w14:gs>
                <w14:gs w14:pos="0">
                  <w14:srgbClr w14:val="95D2FF"/>
                </w14:gs>
                <w14:gs w14:pos="95000">
                  <w14:srgbClr w14:val="3965A3"/>
                </w14:gs>
              </w14:gsLst>
              <w14:lin w14:ang="5400000" w14:scaled="1"/>
            </w14:gradFill>
          </w14:textFill>
        </w:rPr>
      </w:pPr>
      <w:r>
        <w:rPr>
          <w:rFonts w:hint="eastAsia" w:asciiTheme="minorEastAsia" w:hAnsiTheme="minorEastAsia" w:eastAsiaTheme="minorEastAsia" w:cstheme="minorEastAsia"/>
          <w:sz w:val="24"/>
          <w:szCs w:val="24"/>
        </w:rPr>
        <w:t>△尤利乌斯眼神猛地一震。</w:t>
      </w:r>
    </w:p>
    <w:p w14:paraId="734EE0EA">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尤利乌斯：</w:t>
      </w:r>
      <w:r>
        <w:rPr>
          <w:rFonts w:hint="eastAsia" w:asciiTheme="minorEastAsia" w:hAnsiTheme="minorEastAsia" w:eastAsiaTheme="minorEastAsia" w:cstheme="minorEastAsia"/>
          <w:sz w:val="24"/>
          <w:szCs w:val="24"/>
          <w:lang w:val="en-US" w:eastAsia="zh-CN"/>
        </w:rPr>
        <w:t>好！好啊！星云竞技场我们</w:t>
      </w:r>
      <w:r>
        <w:rPr>
          <w:rFonts w:hint="eastAsia" w:asciiTheme="minorEastAsia" w:hAnsiTheme="minorEastAsia" w:eastAsiaTheme="minorEastAsia" w:cstheme="minorEastAsia"/>
          <w:sz w:val="24"/>
          <w:szCs w:val="24"/>
        </w:rPr>
        <w:t>阿斯特雷昂</w:t>
      </w:r>
      <w:r>
        <w:rPr>
          <w:rFonts w:hint="eastAsia" w:asciiTheme="minorEastAsia" w:hAnsiTheme="minorEastAsia" w:eastAsiaTheme="minorEastAsia" w:cstheme="minorEastAsia"/>
          <w:sz w:val="24"/>
          <w:szCs w:val="24"/>
          <w:lang w:val="en-US" w:eastAsia="zh-CN"/>
        </w:rPr>
        <w:t>帝国有望了！哈哈哈哈！</w:t>
      </w:r>
    </w:p>
    <w:p w14:paraId="01AD10F6">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△尤利乌斯</w:t>
      </w:r>
      <w:r>
        <w:rPr>
          <w:rFonts w:hint="eastAsia" w:asciiTheme="minorEastAsia" w:hAnsiTheme="minorEastAsia" w:eastAsiaTheme="minorEastAsia" w:cstheme="minorEastAsia"/>
          <w:sz w:val="24"/>
          <w:szCs w:val="24"/>
          <w:lang w:val="en-US" w:eastAsia="zh-CN"/>
        </w:rPr>
        <w:t>大笑但</w:t>
      </w:r>
      <w:r>
        <w:rPr>
          <w:rFonts w:hint="eastAsia" w:asciiTheme="minorEastAsia" w:hAnsiTheme="minorEastAsia" w:eastAsiaTheme="minorEastAsia" w:cstheme="minorEastAsia"/>
          <w:sz w:val="24"/>
          <w:szCs w:val="24"/>
        </w:rPr>
        <w:t>塞弗林</w:t>
      </w:r>
      <w:r>
        <w:rPr>
          <w:rFonts w:hint="eastAsia" w:asciiTheme="minorEastAsia" w:hAnsiTheme="minorEastAsia" w:eastAsiaTheme="minorEastAsia" w:cstheme="minorEastAsia"/>
          <w:sz w:val="24"/>
          <w:szCs w:val="24"/>
          <w:lang w:val="en-US" w:eastAsia="zh-CN"/>
        </w:rPr>
        <w:t>却露出疑惑之色。</w:t>
      </w:r>
    </w:p>
    <w:p w14:paraId="25AF5324">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塞弗林（低头）：</w:t>
      </w:r>
      <w:r>
        <w:rPr>
          <w:rFonts w:hint="eastAsia" w:asciiTheme="minorEastAsia" w:hAnsiTheme="minorEastAsia" w:eastAsiaTheme="minorEastAsia" w:cstheme="minorEastAsia"/>
          <w:sz w:val="24"/>
          <w:szCs w:val="24"/>
          <w:lang w:val="en-US" w:eastAsia="zh-CN"/>
        </w:rPr>
        <w:t>但是陛下，这里文有如此实力，为何这些年却把自己搞的声名狼藉，让大家都觉得他是废物？</w:t>
      </w:r>
    </w:p>
    <w:p w14:paraId="26605ACD">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尤利乌斯：不</w:t>
      </w:r>
      <w:r>
        <w:rPr>
          <w:rFonts w:hint="eastAsia" w:asciiTheme="minorEastAsia" w:hAnsiTheme="minorEastAsia" w:eastAsiaTheme="minorEastAsia" w:cstheme="minorEastAsia"/>
          <w:sz w:val="24"/>
          <w:szCs w:val="24"/>
          <w:lang w:val="en-US" w:eastAsia="zh-CN"/>
        </w:rPr>
        <w:t>用多管！如今</w:t>
      </w:r>
      <w:r>
        <w:rPr>
          <w:rFonts w:hint="eastAsia" w:asciiTheme="minorEastAsia" w:hAnsiTheme="minorEastAsia" w:eastAsiaTheme="minorEastAsia" w:cstheme="minorEastAsia"/>
          <w:sz w:val="24"/>
          <w:szCs w:val="24"/>
        </w:rPr>
        <w:t>巴尔坎联盟步步紧逼，帝国正处于悬崖边</w:t>
      </w:r>
      <w:r>
        <w:rPr>
          <w:rFonts w:hint="eastAsia" w:asciiTheme="minorEastAsia" w:hAnsiTheme="minorEastAsia" w:eastAsiaTheme="minorEastAsia" w:cstheme="minorEastAsia"/>
          <w:sz w:val="24"/>
          <w:szCs w:val="24"/>
          <w:lang w:val="en-US" w:eastAsia="zh-CN"/>
        </w:rPr>
        <w:t>上</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只要他有这份实力就够了！</w:t>
      </w:r>
    </w:p>
    <w:p w14:paraId="60D76E83">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△尤利乌斯</w:t>
      </w:r>
      <w:r>
        <w:rPr>
          <w:rFonts w:hint="eastAsia" w:asciiTheme="minorEastAsia" w:hAnsiTheme="minorEastAsia" w:eastAsiaTheme="minorEastAsia" w:cstheme="minorEastAsia"/>
          <w:sz w:val="24"/>
          <w:szCs w:val="24"/>
          <w:lang w:val="en-US" w:eastAsia="zh-CN"/>
        </w:rPr>
        <w:t>抬手。</w:t>
      </w:r>
    </w:p>
    <w:p w14:paraId="397BCA45">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sz w:val="24"/>
          <w:szCs w:val="24"/>
        </w:rPr>
        <w:t>尤利乌斯</w:t>
      </w:r>
      <w:r>
        <w:rPr>
          <w:rFonts w:hint="eastAsia" w:asciiTheme="minorEastAsia" w:hAnsiTheme="minorEastAsia" w:eastAsiaTheme="minorEastAsia" w:cstheme="minorEastAsia"/>
          <w:b/>
          <w:bCs/>
          <w:sz w:val="24"/>
          <w:szCs w:val="24"/>
          <w:lang w:eastAsia="zh-CN"/>
        </w:rPr>
        <w:t>：</w:t>
      </w:r>
      <w:r>
        <w:rPr>
          <w:rFonts w:hint="eastAsia" w:asciiTheme="minorEastAsia" w:hAnsiTheme="minorEastAsia" w:eastAsiaTheme="minorEastAsia" w:cstheme="minorEastAsia"/>
          <w:b w:val="0"/>
          <w:bCs w:val="0"/>
          <w:sz w:val="24"/>
          <w:szCs w:val="24"/>
          <w:lang w:val="en-US" w:eastAsia="zh-CN"/>
        </w:rPr>
        <w:t>传我命令，</w:t>
      </w:r>
      <w:r>
        <w:rPr>
          <w:rFonts w:hint="eastAsia" w:asciiTheme="minorEastAsia" w:hAnsiTheme="minorEastAsia" w:eastAsiaTheme="minorEastAsia" w:cstheme="minorEastAsia"/>
          <w:sz w:val="24"/>
          <w:szCs w:val="24"/>
        </w:rPr>
        <w:t>塞弗林</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召集各家族继承人参与星云竞技场，里文那个小子一定要莱！</w:t>
      </w:r>
    </w:p>
    <w:p w14:paraId="4DF0FDDE">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塞弗林：遵命，陛下。</w:t>
      </w:r>
    </w:p>
    <w:p w14:paraId="4AC7CFF5">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sz w:val="24"/>
          <w:szCs w:val="24"/>
        </w:rPr>
        <w:t>△塞弗林</w:t>
      </w:r>
      <w:r>
        <w:rPr>
          <w:rFonts w:hint="eastAsia" w:asciiTheme="minorEastAsia" w:hAnsiTheme="minorEastAsia" w:eastAsiaTheme="minorEastAsia" w:cstheme="minorEastAsia"/>
          <w:sz w:val="24"/>
          <w:szCs w:val="24"/>
          <w:lang w:val="en-US" w:eastAsia="zh-CN"/>
        </w:rPr>
        <w:t>退下，</w:t>
      </w:r>
      <w:r>
        <w:rPr>
          <w:rFonts w:hint="eastAsia" w:asciiTheme="minorEastAsia" w:hAnsiTheme="minorEastAsia" w:eastAsiaTheme="minorEastAsia" w:cstheme="minorEastAsia"/>
          <w:sz w:val="24"/>
          <w:szCs w:val="24"/>
        </w:rPr>
        <w:t>尤利乌斯</w:t>
      </w:r>
      <w:r>
        <w:rPr>
          <w:rFonts w:hint="eastAsia" w:asciiTheme="minorEastAsia" w:hAnsiTheme="minorEastAsia" w:eastAsiaTheme="minorEastAsia" w:cstheme="minorEastAsia"/>
          <w:sz w:val="24"/>
          <w:szCs w:val="24"/>
          <w:lang w:val="en-US" w:eastAsia="zh-CN"/>
        </w:rPr>
        <w:t>目光深沉地望着窗外。</w:t>
      </w:r>
    </w:p>
    <w:p w14:paraId="2C796C2A">
      <w:pPr>
        <w:pStyle w:val="3"/>
        <w:bidi w:val="0"/>
        <w:rPr>
          <w:rFonts w:hint="eastAsia"/>
        </w:rPr>
      </w:pPr>
      <w:r>
        <w:rPr>
          <w:rFonts w:hint="eastAsia"/>
        </w:rPr>
        <w:t>第8集</w:t>
      </w:r>
    </w:p>
    <w:p w14:paraId="6BCFE473">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008-1 维洛尔公爵府-正厅/日/内</w:t>
      </w:r>
    </w:p>
    <w:p w14:paraId="036A7984">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人物：阿尔瓦多、维莱拉、达里安、</w:t>
      </w:r>
      <w:r>
        <w:rPr>
          <w:rFonts w:hint="eastAsia" w:asciiTheme="minorEastAsia" w:hAnsiTheme="minorEastAsia" w:eastAsiaTheme="minorEastAsia" w:cstheme="minorEastAsia"/>
          <w:b/>
          <w:bCs/>
          <w:sz w:val="24"/>
          <w:szCs w:val="24"/>
          <w:lang w:val="en-US" w:eastAsia="zh-CN"/>
        </w:rPr>
        <w:t>塞弗林</w:t>
      </w:r>
      <w:r>
        <w:rPr>
          <w:rFonts w:hint="eastAsia" w:asciiTheme="minorEastAsia" w:hAnsiTheme="minorEastAsia" w:eastAsiaTheme="minorEastAsia" w:cstheme="minorEastAsia"/>
          <w:b/>
          <w:bCs/>
          <w:sz w:val="24"/>
          <w:szCs w:val="24"/>
        </w:rPr>
        <w:t>、里文</w:t>
      </w:r>
    </w:p>
    <w:p w14:paraId="173B267B">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rPr>
        <w:t>△公爵府正厅，</w:t>
      </w:r>
      <w:r>
        <w:rPr>
          <w:rFonts w:hint="eastAsia" w:asciiTheme="minorEastAsia" w:hAnsiTheme="minorEastAsia" w:eastAsiaTheme="minorEastAsia" w:cstheme="minorEastAsia"/>
          <w:sz w:val="24"/>
          <w:szCs w:val="24"/>
        </w:rPr>
        <w:t>塞弗林</w:t>
      </w:r>
      <w:r>
        <w:rPr>
          <w:rFonts w:hint="eastAsia" w:asciiTheme="minorEastAsia" w:hAnsiTheme="minorEastAsia" w:eastAsiaTheme="minorEastAsia" w:cstheme="minorEastAsia"/>
          <w:sz w:val="24"/>
          <w:szCs w:val="24"/>
          <w:lang w:val="en-US" w:eastAsia="zh-CN"/>
        </w:rPr>
        <w:t>带着几名官员神情严肃进入。</w:t>
      </w:r>
    </w:p>
    <w:p w14:paraId="392540E8">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△阿尔瓦多、维莱拉和达里安神情敬畏</w:t>
      </w:r>
      <w:r>
        <w:rPr>
          <w:rFonts w:hint="eastAsia" w:asciiTheme="minorEastAsia" w:hAnsiTheme="minorEastAsia" w:eastAsiaTheme="minorEastAsia" w:cstheme="minorEastAsia"/>
          <w:sz w:val="24"/>
          <w:lang w:val="en-US" w:eastAsia="zh-CN"/>
        </w:rPr>
        <w:t>的弓腰迎接，里文打着哈欠懒洋洋的跟在众人身后</w:t>
      </w:r>
      <w:r>
        <w:rPr>
          <w:rFonts w:hint="eastAsia" w:asciiTheme="minorEastAsia" w:hAnsiTheme="minorEastAsia" w:eastAsiaTheme="minorEastAsia" w:cstheme="minorEastAsia"/>
          <w:sz w:val="24"/>
        </w:rPr>
        <w:t>。</w:t>
      </w:r>
    </w:p>
    <w:p w14:paraId="3135CCC7">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eastAsia="zh-CN"/>
        </w:rPr>
      </w:pPr>
      <w:r>
        <w:rPr>
          <w:rFonts w:hint="eastAsia" w:asciiTheme="minorEastAsia" w:hAnsiTheme="minorEastAsia" w:eastAsiaTheme="minorEastAsia" w:cstheme="minorEastAsia"/>
          <w:sz w:val="24"/>
          <w:lang w:val="en-US" w:eastAsia="zh-CN"/>
        </w:rPr>
        <w:t>塞弗林</w:t>
      </w: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i w:val="0"/>
          <w:iCs w:val="0"/>
          <w:caps w:val="0"/>
          <w:color w:val="424242"/>
          <w:spacing w:val="0"/>
          <w:sz w:val="24"/>
          <w:szCs w:val="24"/>
          <w:shd w:val="clear" w:fill="FFFFFF"/>
        </w:rPr>
        <w:t>奉陛下圣意，征召</w:t>
      </w:r>
      <w:r>
        <w:rPr>
          <w:rFonts w:hint="eastAsia" w:asciiTheme="minorEastAsia" w:hAnsiTheme="minorEastAsia" w:eastAsiaTheme="minorEastAsia" w:cstheme="minorEastAsia"/>
          <w:i w:val="0"/>
          <w:iCs w:val="0"/>
          <w:caps w:val="0"/>
          <w:color w:val="424242"/>
          <w:spacing w:val="0"/>
          <w:sz w:val="24"/>
          <w:szCs w:val="24"/>
          <w:shd w:val="clear" w:fill="FFFFFF"/>
          <w:lang w:val="en-US" w:eastAsia="zh-CN"/>
        </w:rPr>
        <w:t>各贵族</w:t>
      </w:r>
      <w:r>
        <w:rPr>
          <w:rFonts w:hint="eastAsia" w:asciiTheme="minorEastAsia" w:hAnsiTheme="minorEastAsia" w:eastAsiaTheme="minorEastAsia" w:cstheme="minorEastAsia"/>
          <w:i w:val="0"/>
          <w:iCs w:val="0"/>
          <w:caps w:val="0"/>
          <w:color w:val="424242"/>
          <w:spacing w:val="0"/>
          <w:sz w:val="24"/>
          <w:szCs w:val="24"/>
          <w:shd w:val="clear" w:fill="FFFFFF"/>
        </w:rPr>
        <w:t>继承</w:t>
      </w:r>
      <w:r>
        <w:rPr>
          <w:rFonts w:hint="eastAsia" w:asciiTheme="minorEastAsia" w:hAnsiTheme="minorEastAsia" w:eastAsiaTheme="minorEastAsia" w:cstheme="minorEastAsia"/>
          <w:i w:val="0"/>
          <w:iCs w:val="0"/>
          <w:caps w:val="0"/>
          <w:color w:val="424242"/>
          <w:spacing w:val="0"/>
          <w:sz w:val="24"/>
          <w:szCs w:val="24"/>
          <w:shd w:val="clear" w:fill="FFFFFF"/>
          <w:lang w:val="en-US" w:eastAsia="zh-CN"/>
        </w:rPr>
        <w:t>者</w:t>
      </w:r>
      <w:r>
        <w:rPr>
          <w:rFonts w:hint="eastAsia" w:asciiTheme="minorEastAsia" w:hAnsiTheme="minorEastAsia" w:eastAsiaTheme="minorEastAsia" w:cstheme="minorEastAsia"/>
          <w:i w:val="0"/>
          <w:iCs w:val="0"/>
          <w:caps w:val="0"/>
          <w:color w:val="424242"/>
          <w:spacing w:val="0"/>
          <w:sz w:val="24"/>
          <w:szCs w:val="24"/>
          <w:shd w:val="clear" w:fill="FFFFFF"/>
        </w:rPr>
        <w:t>入星云竞技场</w:t>
      </w:r>
      <w:r>
        <w:rPr>
          <w:rFonts w:hint="eastAsia" w:asciiTheme="minorEastAsia" w:hAnsiTheme="minorEastAsia" w:eastAsiaTheme="minorEastAsia" w:cstheme="minorEastAsia"/>
          <w:i w:val="0"/>
          <w:iCs w:val="0"/>
          <w:caps w:val="0"/>
          <w:color w:val="424242"/>
          <w:spacing w:val="0"/>
          <w:sz w:val="24"/>
          <w:szCs w:val="24"/>
          <w:shd w:val="clear" w:fill="FFFFFF"/>
          <w:lang w:eastAsia="zh-CN"/>
        </w:rPr>
        <w:t>！</w:t>
      </w:r>
      <w:r>
        <w:rPr>
          <w:rFonts w:hint="eastAsia" w:asciiTheme="minorEastAsia" w:hAnsiTheme="minorEastAsia" w:eastAsiaTheme="minorEastAsia" w:cstheme="minorEastAsia"/>
          <w:i w:val="0"/>
          <w:iCs w:val="0"/>
          <w:caps w:val="0"/>
          <w:color w:val="424242"/>
          <w:spacing w:val="0"/>
          <w:sz w:val="24"/>
          <w:szCs w:val="24"/>
          <w:shd w:val="clear" w:fill="FFFFFF"/>
          <w:lang w:val="en-US" w:eastAsia="zh-CN"/>
        </w:rPr>
        <w:t>同时</w:t>
      </w:r>
      <w:r>
        <w:rPr>
          <w:rFonts w:hint="eastAsia" w:asciiTheme="minorEastAsia" w:hAnsiTheme="minorEastAsia" w:eastAsiaTheme="minorEastAsia" w:cstheme="minorEastAsia"/>
          <w:i w:val="0"/>
          <w:iCs w:val="0"/>
          <w:caps w:val="0"/>
          <w:color w:val="424242"/>
          <w:spacing w:val="0"/>
          <w:sz w:val="24"/>
          <w:szCs w:val="24"/>
          <w:shd w:val="clear" w:fill="FFFFFF"/>
        </w:rPr>
        <w:t>胜者</w:t>
      </w:r>
      <w:r>
        <w:rPr>
          <w:rFonts w:hint="eastAsia" w:asciiTheme="minorEastAsia" w:hAnsiTheme="minorEastAsia" w:eastAsiaTheme="minorEastAsia" w:cstheme="minorEastAsia"/>
          <w:i w:val="0"/>
          <w:iCs w:val="0"/>
          <w:caps w:val="0"/>
          <w:color w:val="424242"/>
          <w:spacing w:val="0"/>
          <w:sz w:val="24"/>
          <w:szCs w:val="24"/>
          <w:shd w:val="clear" w:fill="FFFFFF"/>
          <w:lang w:val="en-US" w:eastAsia="zh-CN"/>
        </w:rPr>
        <w:t>可为</w:t>
      </w:r>
      <w:r>
        <w:rPr>
          <w:rFonts w:hint="eastAsia" w:asciiTheme="minorEastAsia" w:hAnsiTheme="minorEastAsia" w:eastAsiaTheme="minorEastAsia" w:cstheme="minorEastAsia"/>
          <w:i w:val="0"/>
          <w:iCs w:val="0"/>
          <w:caps w:val="0"/>
          <w:color w:val="424242"/>
          <w:spacing w:val="0"/>
          <w:sz w:val="24"/>
          <w:szCs w:val="24"/>
          <w:shd w:val="clear" w:fill="FFFFFF"/>
        </w:rPr>
        <w:t>莱拉公主驸马</w:t>
      </w:r>
      <w:r>
        <w:rPr>
          <w:rFonts w:hint="eastAsia" w:asciiTheme="minorEastAsia" w:hAnsiTheme="minorEastAsia" w:eastAsiaTheme="minorEastAsia" w:cstheme="minorEastAsia"/>
          <w:i w:val="0"/>
          <w:iCs w:val="0"/>
          <w:caps w:val="0"/>
          <w:color w:val="424242"/>
          <w:spacing w:val="0"/>
          <w:sz w:val="24"/>
          <w:szCs w:val="24"/>
          <w:shd w:val="clear" w:fill="FFFFFF"/>
          <w:lang w:eastAsia="zh-CN"/>
        </w:rPr>
        <w:t>，</w:t>
      </w:r>
      <w:r>
        <w:rPr>
          <w:rFonts w:hint="eastAsia" w:asciiTheme="minorEastAsia" w:hAnsiTheme="minorEastAsia" w:eastAsiaTheme="minorEastAsia" w:cstheme="minorEastAsia"/>
          <w:i w:val="0"/>
          <w:iCs w:val="0"/>
          <w:caps w:val="0"/>
          <w:color w:val="424242"/>
          <w:spacing w:val="0"/>
          <w:sz w:val="24"/>
          <w:szCs w:val="24"/>
          <w:shd w:val="clear" w:fill="FFFFFF"/>
        </w:rPr>
        <w:t>与皇室共耀帝国荣光</w:t>
      </w:r>
      <w:r>
        <w:rPr>
          <w:rFonts w:hint="eastAsia" w:asciiTheme="minorEastAsia" w:hAnsiTheme="minorEastAsia" w:eastAsiaTheme="minorEastAsia" w:cstheme="minorEastAsia"/>
          <w:sz w:val="24"/>
          <w:lang w:eastAsia="zh-CN"/>
        </w:rPr>
        <w:t>！</w:t>
      </w:r>
    </w:p>
    <w:p w14:paraId="537E9BB9">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△达里安</w:t>
      </w:r>
      <w:r>
        <w:rPr>
          <w:rFonts w:hint="eastAsia" w:asciiTheme="minorEastAsia" w:hAnsiTheme="minorEastAsia" w:eastAsiaTheme="minorEastAsia" w:cstheme="minorEastAsia"/>
          <w:sz w:val="24"/>
          <w:lang w:val="en-US" w:eastAsia="zh-CN"/>
        </w:rPr>
        <w:t>行着礼</w:t>
      </w:r>
      <w:r>
        <w:rPr>
          <w:rFonts w:hint="eastAsia" w:asciiTheme="minorEastAsia" w:hAnsiTheme="minorEastAsia" w:eastAsiaTheme="minorEastAsia" w:cstheme="minorEastAsia"/>
          <w:sz w:val="24"/>
        </w:rPr>
        <w:t>，嘴角疯狂上扬，他得意地看向身旁维莱拉。</w:t>
      </w:r>
    </w:p>
    <w:p w14:paraId="69B76E22">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rPr>
        <w:t>维莱拉（轻抚达里安的肩膀）：</w:t>
      </w:r>
      <w:r>
        <w:rPr>
          <w:rFonts w:hint="eastAsia" w:asciiTheme="minorEastAsia" w:hAnsiTheme="minorEastAsia" w:eastAsiaTheme="minorEastAsia" w:cstheme="minorEastAsia"/>
          <w:sz w:val="24"/>
          <w:lang w:val="en-US" w:eastAsia="zh-CN"/>
        </w:rPr>
        <w:t>我的好儿子</w:t>
      </w: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lang w:val="en-US" w:eastAsia="zh-CN"/>
        </w:rPr>
        <w:t>星云竞技场一定要打出风采，公主的驸马，这可是一步登天！</w:t>
      </w:r>
    </w:p>
    <w:p w14:paraId="7BECE121">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rPr>
        <w:t>达里安</w:t>
      </w: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lang w:val="en-US" w:eastAsia="zh-CN"/>
        </w:rPr>
        <w:t>放心吧，母亲！</w:t>
      </w:r>
    </w:p>
    <w:p w14:paraId="4BD47BE5">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rPr>
        <w:t>△维莱拉</w:t>
      </w:r>
      <w:r>
        <w:rPr>
          <w:rFonts w:hint="eastAsia" w:asciiTheme="minorEastAsia" w:hAnsiTheme="minorEastAsia" w:eastAsiaTheme="minorEastAsia" w:cstheme="minorEastAsia"/>
          <w:sz w:val="24"/>
          <w:lang w:val="en-US" w:eastAsia="zh-CN"/>
        </w:rPr>
        <w:t>几人其乐融融，里文一脸无所谓的站在一旁。</w:t>
      </w:r>
    </w:p>
    <w:p w14:paraId="43202ED1">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i w:val="0"/>
          <w:iCs w:val="0"/>
          <w:caps w:val="0"/>
          <w:color w:val="424242"/>
          <w:spacing w:val="0"/>
          <w:sz w:val="24"/>
          <w:szCs w:val="24"/>
          <w:shd w:val="clear" w:fill="FFFFFF"/>
          <w:lang w:val="en-US" w:eastAsia="zh-CN"/>
        </w:rPr>
      </w:pPr>
      <w:r>
        <w:rPr>
          <w:rFonts w:hint="eastAsia" w:asciiTheme="minorEastAsia" w:hAnsiTheme="minorEastAsia" w:eastAsiaTheme="minorEastAsia" w:cstheme="minorEastAsia"/>
          <w:sz w:val="24"/>
          <w:lang w:val="en-US" w:eastAsia="zh-CN"/>
        </w:rPr>
        <w:t>塞弗林</w:t>
      </w: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lang w:val="en-US" w:eastAsia="zh-CN"/>
        </w:rPr>
        <w:t>瞟了一眼里文</w:t>
      </w: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对了，</w:t>
      </w:r>
      <w:r>
        <w:rPr>
          <w:rFonts w:hint="eastAsia" w:asciiTheme="minorEastAsia" w:hAnsiTheme="minorEastAsia" w:eastAsiaTheme="minorEastAsia" w:cstheme="minorEastAsia"/>
          <w:b w:val="0"/>
          <w:bCs w:val="0"/>
          <w:sz w:val="24"/>
          <w:szCs w:val="24"/>
        </w:rPr>
        <w:t>维洛尔公爵</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i w:val="0"/>
          <w:iCs w:val="0"/>
          <w:caps w:val="0"/>
          <w:color w:val="424242"/>
          <w:spacing w:val="0"/>
          <w:sz w:val="24"/>
          <w:szCs w:val="24"/>
          <w:shd w:val="clear" w:fill="FFFFFF"/>
        </w:rPr>
        <w:t>陛下特意提及，公爵府</w:t>
      </w:r>
      <w:r>
        <w:rPr>
          <w:rFonts w:hint="eastAsia" w:asciiTheme="minorEastAsia" w:hAnsiTheme="minorEastAsia" w:eastAsiaTheme="minorEastAsia" w:cstheme="minorEastAsia"/>
          <w:i w:val="0"/>
          <w:iCs w:val="0"/>
          <w:caps w:val="0"/>
          <w:color w:val="424242"/>
          <w:spacing w:val="0"/>
          <w:sz w:val="24"/>
          <w:szCs w:val="24"/>
          <w:shd w:val="clear" w:fill="FFFFFF"/>
          <w:lang w:val="en-US" w:eastAsia="zh-CN"/>
        </w:rPr>
        <w:t>的</w:t>
      </w:r>
      <w:r>
        <w:rPr>
          <w:rFonts w:hint="eastAsia" w:asciiTheme="minorEastAsia" w:hAnsiTheme="minorEastAsia" w:eastAsiaTheme="minorEastAsia" w:cstheme="minorEastAsia"/>
          <w:i w:val="0"/>
          <w:iCs w:val="0"/>
          <w:caps w:val="0"/>
          <w:color w:val="424242"/>
          <w:spacing w:val="0"/>
          <w:sz w:val="24"/>
          <w:szCs w:val="24"/>
          <w:shd w:val="clear" w:fill="FFFFFF"/>
        </w:rPr>
        <w:t>两位少爷</w:t>
      </w:r>
      <w:r>
        <w:rPr>
          <w:rFonts w:hint="eastAsia" w:asciiTheme="minorEastAsia" w:hAnsiTheme="minorEastAsia" w:eastAsiaTheme="minorEastAsia" w:cstheme="minorEastAsia"/>
          <w:i w:val="0"/>
          <w:iCs w:val="0"/>
          <w:caps w:val="0"/>
          <w:color w:val="424242"/>
          <w:spacing w:val="0"/>
          <w:sz w:val="24"/>
          <w:szCs w:val="24"/>
          <w:shd w:val="clear" w:fill="FFFFFF"/>
          <w:lang w:val="en-US" w:eastAsia="zh-CN"/>
        </w:rPr>
        <w:t>皆是</w:t>
      </w:r>
      <w:r>
        <w:rPr>
          <w:rFonts w:hint="eastAsia" w:asciiTheme="minorEastAsia" w:hAnsiTheme="minorEastAsia" w:eastAsiaTheme="minorEastAsia" w:cstheme="minorEastAsia"/>
          <w:i w:val="0"/>
          <w:iCs w:val="0"/>
          <w:caps w:val="0"/>
          <w:color w:val="424242"/>
          <w:spacing w:val="0"/>
          <w:sz w:val="24"/>
          <w:szCs w:val="24"/>
          <w:shd w:val="clear" w:fill="FFFFFF"/>
        </w:rPr>
        <w:t>天资卓绝，他很是看好</w:t>
      </w:r>
      <w:r>
        <w:rPr>
          <w:rFonts w:hint="eastAsia" w:asciiTheme="minorEastAsia" w:hAnsiTheme="minorEastAsia" w:eastAsiaTheme="minorEastAsia" w:cstheme="minorEastAsia"/>
          <w:i w:val="0"/>
          <w:iCs w:val="0"/>
          <w:caps w:val="0"/>
          <w:color w:val="424242"/>
          <w:spacing w:val="0"/>
          <w:sz w:val="24"/>
          <w:szCs w:val="24"/>
          <w:shd w:val="clear" w:fill="FFFFFF"/>
          <w:lang w:eastAsia="zh-CN"/>
        </w:rPr>
        <w:t>，</w:t>
      </w:r>
      <w:r>
        <w:rPr>
          <w:rFonts w:hint="eastAsia" w:asciiTheme="minorEastAsia" w:hAnsiTheme="minorEastAsia" w:eastAsiaTheme="minorEastAsia" w:cstheme="minorEastAsia"/>
          <w:i w:val="0"/>
          <w:iCs w:val="0"/>
          <w:caps w:val="0"/>
          <w:color w:val="424242"/>
          <w:spacing w:val="0"/>
          <w:sz w:val="24"/>
          <w:szCs w:val="24"/>
          <w:shd w:val="clear" w:fill="FFFFFF"/>
          <w:lang w:val="en-US" w:eastAsia="zh-CN"/>
        </w:rPr>
        <w:t>都必须参加！</w:t>
      </w:r>
    </w:p>
    <w:p w14:paraId="4AA92E0B">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rPr>
        <w:t>△阿尔瓦多</w:t>
      </w:r>
      <w:r>
        <w:rPr>
          <w:rFonts w:hint="eastAsia" w:asciiTheme="minorEastAsia" w:hAnsiTheme="minorEastAsia" w:eastAsiaTheme="minorEastAsia" w:cstheme="minorEastAsia"/>
          <w:sz w:val="24"/>
          <w:lang w:val="en-US" w:eastAsia="zh-CN"/>
        </w:rPr>
        <w:t>几人一愣。</w:t>
      </w:r>
    </w:p>
    <w:p w14:paraId="6CF8FFC8">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阿尔瓦多</w:t>
      </w:r>
      <w:r>
        <w:rPr>
          <w:rFonts w:hint="eastAsia" w:asciiTheme="minorEastAsia" w:hAnsiTheme="minorEastAsia" w:eastAsiaTheme="minorEastAsia" w:cstheme="minorEastAsia"/>
          <w:sz w:val="24"/>
          <w:lang w:val="en-US" w:eastAsia="zh-CN"/>
        </w:rPr>
        <w:t>：两位？</w:t>
      </w:r>
      <w:r>
        <w:rPr>
          <w:rFonts w:hint="eastAsia" w:asciiTheme="minorEastAsia" w:hAnsiTheme="minorEastAsia" w:eastAsiaTheme="minorEastAsia" w:cstheme="minorEastAsia"/>
          <w:sz w:val="24"/>
          <w:lang w:val="en-US" w:eastAsia="zh-CN"/>
        </w:rPr>
        <w:br w:type="textWrapping"/>
      </w:r>
      <w:r>
        <w:rPr>
          <w:rFonts w:hint="eastAsia" w:asciiTheme="minorEastAsia" w:hAnsiTheme="minorEastAsia" w:eastAsiaTheme="minorEastAsia" w:cstheme="minorEastAsia"/>
          <w:sz w:val="24"/>
          <w:lang w:val="en-US" w:eastAsia="zh-CN"/>
        </w:rPr>
        <w:t>使者：没错！</w:t>
      </w:r>
      <w:r>
        <w:rPr>
          <w:rFonts w:hint="eastAsia" w:asciiTheme="minorEastAsia" w:hAnsiTheme="minorEastAsia" w:eastAsiaTheme="minorEastAsia" w:cstheme="minorEastAsia"/>
          <w:sz w:val="24"/>
        </w:rPr>
        <w:t>达里安·维洛尔</w:t>
      </w: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lang w:val="en-US" w:eastAsia="zh-CN"/>
        </w:rPr>
        <w:t>.....</w:t>
      </w:r>
      <w:r>
        <w:rPr>
          <w:rFonts w:hint="eastAsia" w:asciiTheme="minorEastAsia" w:hAnsiTheme="minorEastAsia" w:eastAsiaTheme="minorEastAsia" w:cstheme="minorEastAsia"/>
          <w:sz w:val="24"/>
        </w:rPr>
        <w:t>以及，里文·维洛尔！</w:t>
      </w:r>
    </w:p>
    <w:p w14:paraId="1FA29E03">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△角落里，里文听到自己的名字，瞪大了眼睛。</w:t>
      </w:r>
    </w:p>
    <w:p w14:paraId="18FAEBFE">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rPr>
        <w:t>阿尔瓦多（脸色骤变）：</w:t>
      </w:r>
      <w:r>
        <w:rPr>
          <w:rFonts w:hint="eastAsia" w:asciiTheme="minorEastAsia" w:hAnsiTheme="minorEastAsia" w:eastAsiaTheme="minorEastAsia" w:cstheme="minorEastAsia"/>
          <w:sz w:val="24"/>
          <w:lang w:val="en-US" w:eastAsia="zh-CN"/>
        </w:rPr>
        <w:t>塞弗林大人！这绝对不行，您看看这混账的样子！</w:t>
      </w:r>
      <w:r>
        <w:rPr>
          <w:rFonts w:hint="eastAsia" w:asciiTheme="minorEastAsia" w:hAnsiTheme="minorEastAsia" w:eastAsiaTheme="minorEastAsia" w:cstheme="minorEastAsia"/>
          <w:sz w:val="24"/>
          <w:lang w:val="en-US" w:eastAsia="zh-CN"/>
        </w:rPr>
        <w:br w:type="textWrapping"/>
      </w:r>
      <w:r>
        <w:rPr>
          <w:rFonts w:hint="eastAsia" w:asciiTheme="minorEastAsia" w:hAnsiTheme="minorEastAsia" w:eastAsiaTheme="minorEastAsia" w:cstheme="minorEastAsia"/>
          <w:sz w:val="24"/>
        </w:rPr>
        <w:t>△阿尔瓦多</w:t>
      </w:r>
      <w:r>
        <w:rPr>
          <w:rFonts w:hint="eastAsia" w:asciiTheme="minorEastAsia" w:hAnsiTheme="minorEastAsia" w:eastAsiaTheme="minorEastAsia" w:cstheme="minorEastAsia"/>
          <w:sz w:val="24"/>
          <w:lang w:val="en-US" w:eastAsia="zh-CN"/>
        </w:rPr>
        <w:t>一指里文，里文一指自己，一脸我咱了的表情！</w:t>
      </w:r>
    </w:p>
    <w:p w14:paraId="0D3116FA">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lang w:val="en-US"/>
        </w:rPr>
      </w:pPr>
      <w:r>
        <w:rPr>
          <w:rFonts w:hint="eastAsia" w:asciiTheme="minorEastAsia" w:hAnsiTheme="minorEastAsia" w:eastAsiaTheme="minorEastAsia" w:cstheme="minorEastAsia"/>
          <w:sz w:val="24"/>
        </w:rPr>
        <w:t>阿尔瓦多</w:t>
      </w: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lang w:val="en-US" w:eastAsia="zh-CN"/>
        </w:rPr>
        <w:t>星云竞技场关乎帝国安危，这混账上去</w:t>
      </w:r>
      <w:r>
        <w:rPr>
          <w:rStyle w:val="10"/>
          <w:rFonts w:hint="eastAsia" w:asciiTheme="minorEastAsia" w:hAnsiTheme="minorEastAsia" w:eastAsiaTheme="minorEastAsia" w:cstheme="minorEastAsia"/>
          <w:b w:val="0"/>
          <w:bCs w:val="0"/>
          <w:i w:val="0"/>
          <w:iCs w:val="0"/>
          <w:caps w:val="0"/>
          <w:color w:val="111827"/>
          <w:spacing w:val="0"/>
          <w:sz w:val="24"/>
          <w:szCs w:val="24"/>
          <w:shd w:val="clear" w:fill="FFFFFF"/>
        </w:rPr>
        <w:t>第一件事</w:t>
      </w:r>
      <w:r>
        <w:rPr>
          <w:rStyle w:val="10"/>
          <w:rFonts w:hint="eastAsia" w:asciiTheme="minorEastAsia" w:hAnsiTheme="minorEastAsia" w:eastAsiaTheme="minorEastAsia" w:cstheme="minorEastAsia"/>
          <w:b w:val="0"/>
          <w:bCs w:val="0"/>
          <w:i w:val="0"/>
          <w:iCs w:val="0"/>
          <w:caps w:val="0"/>
          <w:color w:val="111827"/>
          <w:spacing w:val="0"/>
          <w:sz w:val="24"/>
          <w:szCs w:val="24"/>
          <w:shd w:val="clear" w:fill="FFFFFF"/>
          <w:lang w:val="en-US" w:eastAsia="zh-CN"/>
        </w:rPr>
        <w:t>怕不</w:t>
      </w:r>
      <w:r>
        <w:rPr>
          <w:rStyle w:val="10"/>
          <w:rFonts w:hint="eastAsia" w:asciiTheme="minorEastAsia" w:hAnsiTheme="minorEastAsia" w:eastAsiaTheme="minorEastAsia" w:cstheme="minorEastAsia"/>
          <w:b w:val="0"/>
          <w:bCs w:val="0"/>
          <w:i w:val="0"/>
          <w:iCs w:val="0"/>
          <w:caps w:val="0"/>
          <w:color w:val="111827"/>
          <w:spacing w:val="0"/>
          <w:sz w:val="24"/>
          <w:szCs w:val="24"/>
          <w:shd w:val="clear" w:fill="FFFFFF"/>
        </w:rPr>
        <w:t>就是跪地投降！</w:t>
      </w:r>
    </w:p>
    <w:p w14:paraId="0997767D">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塞弗林没有理会</w:t>
      </w:r>
      <w:r>
        <w:rPr>
          <w:rFonts w:hint="eastAsia" w:asciiTheme="minorEastAsia" w:hAnsiTheme="minorEastAsia" w:eastAsiaTheme="minorEastAsia" w:cstheme="minorEastAsia"/>
          <w:sz w:val="24"/>
        </w:rPr>
        <w:t>阿尔瓦多</w:t>
      </w: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lang w:val="en-US" w:eastAsia="zh-CN"/>
        </w:rPr>
        <w:t>冷哼一声！</w:t>
      </w:r>
    </w:p>
    <w:p w14:paraId="0B24033E">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lang w:val="en-US" w:eastAsia="zh-CN"/>
        </w:rPr>
        <w:t>塞弗林</w:t>
      </w:r>
      <w:r>
        <w:rPr>
          <w:rFonts w:hint="eastAsia" w:asciiTheme="minorEastAsia" w:hAnsiTheme="minorEastAsia" w:eastAsiaTheme="minorEastAsia" w:cstheme="minorEastAsia"/>
          <w:sz w:val="24"/>
        </w:rPr>
        <w:t>：这是陛下的旨意，维洛尔公爵</w:t>
      </w: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lang w:val="en-US" w:eastAsia="zh-CN"/>
        </w:rPr>
        <w:t>你没有拒绝的权利！</w:t>
      </w:r>
    </w:p>
    <w:p w14:paraId="1B49BC95">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lang w:val="en-US"/>
        </w:rPr>
      </w:pP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塞弗林说完带着人离开。</w:t>
      </w:r>
    </w:p>
    <w:p w14:paraId="45E7C988">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等到塞弗林等人离开，达里安几人面面相奎。</w:t>
      </w:r>
    </w:p>
    <w:p w14:paraId="36ADAF1D">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lang w:val="en-US"/>
        </w:rPr>
      </w:pPr>
      <w:r>
        <w:rPr>
          <w:rFonts w:hint="eastAsia" w:asciiTheme="minorEastAsia" w:hAnsiTheme="minorEastAsia" w:eastAsiaTheme="minorEastAsia" w:cstheme="minorEastAsia"/>
          <w:sz w:val="24"/>
          <w:lang w:val="en-US" w:eastAsia="zh-CN"/>
        </w:rPr>
        <w:t>达里安（皱眉）：父亲！里文除了吃喝玩乐其余什么都不会！让他参加星云竞技场，这不是丢我们公爵府的脸嘛！</w:t>
      </w:r>
    </w:p>
    <w:p w14:paraId="7ECFD0DC">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rPr>
        <w:t>维莱拉：</w:t>
      </w:r>
      <w:r>
        <w:rPr>
          <w:rFonts w:hint="eastAsia" w:asciiTheme="minorEastAsia" w:hAnsiTheme="minorEastAsia" w:eastAsiaTheme="minorEastAsia" w:cstheme="minorEastAsia"/>
          <w:sz w:val="24"/>
          <w:lang w:val="en-US" w:eastAsia="zh-CN"/>
        </w:rPr>
        <w:t>是啊，老爷！这星云竞技场上打打杀杀的，里文这孩子万一出个好歹......</w:t>
      </w:r>
    </w:p>
    <w:p w14:paraId="481E1CB5">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里文听到维莱拉的话，立刻装出一副惊恐无措的样子。</w:t>
      </w:r>
    </w:p>
    <w:p w14:paraId="3DAB52D2">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里文：父亲！我不去，要是给我打坏了，我还怎么....</w:t>
      </w:r>
    </w:p>
    <w:p w14:paraId="6737D2F1">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rPr>
        <w:t>阿尔瓦多</w:t>
      </w: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lang w:val="en-US" w:eastAsia="zh-CN"/>
        </w:rPr>
        <w:t>愤怒打断）</w:t>
      </w: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闭嘴！你以为我想带你这个废物去嘛？！陛下已经下了旨！你死也得给我死在台上！</w:t>
      </w:r>
    </w:p>
    <w:p w14:paraId="6317DF78">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rPr>
        <w:t>△阿尔瓦多</w:t>
      </w:r>
      <w:r>
        <w:rPr>
          <w:rFonts w:hint="eastAsia" w:asciiTheme="minorEastAsia" w:hAnsiTheme="minorEastAsia" w:eastAsiaTheme="minorEastAsia" w:cstheme="minorEastAsia"/>
          <w:sz w:val="24"/>
          <w:lang w:val="en-US" w:eastAsia="zh-CN"/>
        </w:rPr>
        <w:t>越说越愤怒！</w:t>
      </w:r>
      <w:r>
        <w:rPr>
          <w:rFonts w:hint="eastAsia" w:asciiTheme="minorEastAsia" w:hAnsiTheme="minorEastAsia" w:eastAsiaTheme="minorEastAsia" w:cstheme="minorEastAsia"/>
          <w:sz w:val="24"/>
          <w:lang w:val="en-US" w:eastAsia="zh-CN"/>
        </w:rPr>
        <w:br w:type="textWrapping"/>
      </w:r>
      <w:r>
        <w:rPr>
          <w:rFonts w:hint="eastAsia" w:asciiTheme="minorEastAsia" w:hAnsiTheme="minorEastAsia" w:eastAsiaTheme="minorEastAsia" w:cstheme="minorEastAsia"/>
          <w:sz w:val="24"/>
        </w:rPr>
        <w:t>阿尔瓦多</w:t>
      </w: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lang w:val="en-US" w:eastAsia="zh-CN"/>
        </w:rPr>
        <w:t>来人！把这混账看好了，星云竞技场开始前要是让他跑了，我打断你们的腿！</w:t>
      </w:r>
      <w:r>
        <w:rPr>
          <w:rFonts w:hint="eastAsia" w:asciiTheme="minorEastAsia" w:hAnsiTheme="minorEastAsia" w:eastAsiaTheme="minorEastAsia" w:cstheme="minorEastAsia"/>
          <w:sz w:val="24"/>
          <w:lang w:val="en-US" w:eastAsia="zh-CN"/>
        </w:rPr>
        <w:br w:type="textWrapping"/>
      </w: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两名护卫立刻上前，一左一右夹住里文。</w:t>
      </w:r>
    </w:p>
    <w:p w14:paraId="52F0FBA4">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lang w:val="en-US" w:eastAsia="zh-CN"/>
        </w:rPr>
        <w:t>护卫：是！公爵大人！</w:t>
      </w:r>
    </w:p>
    <w:p w14:paraId="2EA734EF">
      <w:pPr>
        <w:pStyle w:val="3"/>
        <w:bidi w:val="0"/>
        <w:rPr>
          <w:rFonts w:hint="eastAsia"/>
        </w:rPr>
      </w:pPr>
      <w:r>
        <w:rPr>
          <w:rFonts w:hint="eastAsia"/>
        </w:rPr>
        <w:t>第9集</w:t>
      </w:r>
    </w:p>
    <w:p w14:paraId="66EF21C5">
      <w:pPr>
        <w:widowControl w:val="0"/>
        <w:spacing w:beforeLines="0" w:afterLines="0" w:line="240" w:lineRule="auto"/>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 xml:space="preserve">009-1 星云竞技场/日/外 </w:t>
      </w:r>
    </w:p>
    <w:p w14:paraId="7987BA57">
      <w:pPr>
        <w:widowControl w:val="0"/>
        <w:spacing w:beforeLines="0" w:afterLines="0" w:line="240" w:lineRule="auto"/>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 xml:space="preserve">人物：里文、阿尔瓦多、里昂、达里安、众贵族 </w:t>
      </w:r>
    </w:p>
    <w:p w14:paraId="3FAE1A9C">
      <w:pPr>
        <w:widowControl w:val="0"/>
        <w:spacing w:beforeLines="0" w:afterLines="0" w:line="240" w:lineRule="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△【全景】巨大宏伟的星云竞技场</w:t>
      </w: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rPr>
        <w:t xml:space="preserve">巨大的环形看台层层展开。观众席人山人海。 </w:t>
      </w:r>
    </w:p>
    <w:p w14:paraId="5BDDE3C4">
      <w:pPr>
        <w:widowControl w:val="0"/>
        <w:spacing w:beforeLines="0" w:afterLines="0" w:line="240" w:lineRule="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 xml:space="preserve">△竞技场中央的备战区，各大家族继承人亮相。加拉格伯爵府的里昂挥舞法杖，周身环绕着火焰。达里安则昂首挺胸，散发着刺目金色魔力光辉。 </w:t>
      </w:r>
    </w:p>
    <w:p w14:paraId="74CEF3D9">
      <w:pPr>
        <w:widowControl w:val="0"/>
        <w:spacing w:beforeLines="0" w:afterLines="0" w:line="240" w:lineRule="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△在这群</w:t>
      </w:r>
      <w:r>
        <w:rPr>
          <w:rFonts w:hint="eastAsia" w:asciiTheme="minorEastAsia" w:hAnsiTheme="minorEastAsia" w:eastAsiaTheme="minorEastAsia" w:cstheme="minorEastAsia"/>
          <w:sz w:val="24"/>
          <w:lang w:val="en-US" w:eastAsia="zh-CN"/>
        </w:rPr>
        <w:t>人</w:t>
      </w:r>
      <w:r>
        <w:rPr>
          <w:rFonts w:hint="eastAsia" w:asciiTheme="minorEastAsia" w:hAnsiTheme="minorEastAsia" w:eastAsiaTheme="minorEastAsia" w:cstheme="minorEastAsia"/>
          <w:sz w:val="24"/>
        </w:rPr>
        <w:t xml:space="preserve">中，里文打着哈欠，手里还拎着半个酒瓶，懒洋洋地靠在石柱上。  </w:t>
      </w:r>
    </w:p>
    <w:p w14:paraId="39F09C9D">
      <w:pPr>
        <w:widowControl w:val="0"/>
        <w:spacing w:beforeLines="0" w:afterLines="0" w:line="240" w:lineRule="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 xml:space="preserve">里昂（嘲讽大笑）：看看这是谁？维洛尔公爵府的“大天才”里文！怎么，昨晚在下层区还没喝够？ </w:t>
      </w:r>
    </w:p>
    <w:p w14:paraId="6B32C0B1">
      <w:pPr>
        <w:widowControl w:val="0"/>
        <w:spacing w:beforeLines="0" w:afterLines="0" w:line="240" w:lineRule="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贵族甲：</w:t>
      </w:r>
      <w:r>
        <w:rPr>
          <w:rFonts w:hint="eastAsia" w:asciiTheme="minorEastAsia" w:hAnsiTheme="minorEastAsia" w:eastAsiaTheme="minorEastAsia" w:cstheme="minorEastAsia"/>
          <w:sz w:val="24"/>
          <w:lang w:val="en-US" w:eastAsia="zh-CN"/>
        </w:rPr>
        <w:t>敢让</w:t>
      </w:r>
      <w:r>
        <w:rPr>
          <w:rFonts w:hint="eastAsia" w:asciiTheme="minorEastAsia" w:hAnsiTheme="minorEastAsia" w:eastAsiaTheme="minorEastAsia" w:cstheme="minorEastAsia"/>
          <w:sz w:val="24"/>
        </w:rPr>
        <w:t>这种废物</w:t>
      </w:r>
      <w:r>
        <w:rPr>
          <w:rFonts w:hint="eastAsia" w:asciiTheme="minorEastAsia" w:hAnsiTheme="minorEastAsia" w:eastAsiaTheme="minorEastAsia" w:cstheme="minorEastAsia"/>
          <w:sz w:val="24"/>
          <w:lang w:val="en-US" w:eastAsia="zh-CN"/>
        </w:rPr>
        <w:t>来参加星云竞技场，我看维洛尔公爵也是老糊涂了！</w:t>
      </w:r>
      <w:r>
        <w:rPr>
          <w:rFonts w:hint="eastAsia" w:asciiTheme="minorEastAsia" w:hAnsiTheme="minorEastAsia" w:eastAsiaTheme="minorEastAsia" w:cstheme="minorEastAsia"/>
          <w:sz w:val="24"/>
        </w:rPr>
        <w:t xml:space="preserve">哈哈哈！ </w:t>
      </w:r>
    </w:p>
    <w:p w14:paraId="7564333C">
      <w:pPr>
        <w:widowControl w:val="0"/>
        <w:spacing w:beforeLines="0" w:afterLines="0" w:line="240" w:lineRule="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周围发出哄笑，备战区</w:t>
      </w:r>
      <w:r>
        <w:rPr>
          <w:rFonts w:hint="eastAsia" w:asciiTheme="minorEastAsia" w:hAnsiTheme="minorEastAsia" w:eastAsiaTheme="minorEastAsia" w:cstheme="minorEastAsia"/>
          <w:sz w:val="24"/>
        </w:rPr>
        <w:t xml:space="preserve">后方席位上，阿尔瓦多，脸色铁青。 </w:t>
      </w:r>
    </w:p>
    <w:p w14:paraId="34188F84">
      <w:pPr>
        <w:widowControl w:val="0"/>
        <w:spacing w:beforeLines="0" w:afterLines="0" w:line="240" w:lineRule="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阿尔瓦多（咬牙切齿）：这个混账！</w:t>
      </w:r>
    </w:p>
    <w:p w14:paraId="756A98E0">
      <w:pPr>
        <w:widowControl w:val="0"/>
        <w:spacing w:beforeLines="0" w:afterLines="0" w:line="240" w:lineRule="auto"/>
        <w:rPr>
          <w:rFonts w:hint="eastAsia" w:asciiTheme="minorEastAsia" w:hAnsiTheme="minorEastAsia" w:eastAsiaTheme="minorEastAsia" w:cstheme="minorEastAsia"/>
          <w:sz w:val="24"/>
        </w:rPr>
      </w:pPr>
    </w:p>
    <w:p w14:paraId="5C59DE95">
      <w:pPr>
        <w:widowControl w:val="0"/>
        <w:spacing w:beforeLines="0" w:afterLines="0" w:line="240" w:lineRule="auto"/>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 xml:space="preserve">009-2 星云竞技场-皇室专属看台/日/内 </w:t>
      </w:r>
    </w:p>
    <w:p w14:paraId="5B15B505">
      <w:pPr>
        <w:widowControl w:val="0"/>
        <w:spacing w:beforeLines="0" w:afterLines="0" w:line="240" w:lineRule="auto"/>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人物：尤利乌斯、塞弗林、莱拉</w:t>
      </w:r>
      <w:r>
        <w:rPr>
          <w:rFonts w:hint="eastAsia" w:asciiTheme="minorEastAsia" w:hAnsiTheme="minorEastAsia" w:eastAsiaTheme="minorEastAsia" w:cstheme="minorEastAsia"/>
          <w:b/>
          <w:bCs/>
          <w:sz w:val="24"/>
          <w:lang w:eastAsia="zh-CN"/>
        </w:rPr>
        <w:t>、</w:t>
      </w:r>
      <w:r>
        <w:rPr>
          <w:rFonts w:hint="eastAsia" w:asciiTheme="minorEastAsia" w:hAnsiTheme="minorEastAsia" w:eastAsiaTheme="minorEastAsia" w:cstheme="minorEastAsia"/>
          <w:b/>
          <w:bCs/>
          <w:sz w:val="24"/>
          <w:lang w:val="en-US" w:eastAsia="zh-CN"/>
        </w:rPr>
        <w:t>维莱拉</w:t>
      </w:r>
      <w:r>
        <w:rPr>
          <w:rFonts w:hint="eastAsia" w:asciiTheme="minorEastAsia" w:hAnsiTheme="minorEastAsia" w:eastAsiaTheme="minorEastAsia" w:cstheme="minorEastAsia"/>
          <w:b/>
          <w:bCs/>
          <w:sz w:val="24"/>
        </w:rPr>
        <w:t xml:space="preserve"> </w:t>
      </w:r>
    </w:p>
    <w:p w14:paraId="5885D2D7">
      <w:pPr>
        <w:widowControl w:val="0"/>
        <w:spacing w:beforeLines="0" w:afterLines="0" w:line="240" w:lineRule="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 xml:space="preserve">△皇室观礼台上，尤利乌斯俯视下方一众贵族肆意嘲笑里文，而里文依旧一副颓废模样，眉头紧皱。 </w:t>
      </w:r>
    </w:p>
    <w:p w14:paraId="394B6C1E">
      <w:pPr>
        <w:widowControl w:val="0"/>
        <w:spacing w:beforeLines="0" w:afterLines="0" w:line="240" w:lineRule="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 xml:space="preserve">尤利乌斯（侧头，压低声音）：塞弗林，你确定这里文靠谱吗？ </w:t>
      </w:r>
    </w:p>
    <w:p w14:paraId="4902A8A9">
      <w:pPr>
        <w:widowControl w:val="0"/>
        <w:spacing w:beforeLines="0" w:afterLines="0" w:line="240" w:lineRule="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 xml:space="preserve">△塞弗林上前一步，神情笃定。 </w:t>
      </w:r>
    </w:p>
    <w:p w14:paraId="5CD27822">
      <w:pPr>
        <w:widowControl w:val="0"/>
        <w:spacing w:beforeLines="0" w:afterLines="0" w:line="240" w:lineRule="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塞弗林：陛下放心！属下亲自出手试探，绝不会错误！</w:t>
      </w:r>
    </w:p>
    <w:p w14:paraId="243DAD69">
      <w:pPr>
        <w:widowControl w:val="0"/>
        <w:spacing w:beforeLines="0" w:afterLines="0" w:line="240" w:lineRule="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 xml:space="preserve">△尤利乌斯深吸一口气，微微点头。 </w:t>
      </w:r>
    </w:p>
    <w:p w14:paraId="1D465525">
      <w:pPr>
        <w:widowControl w:val="0"/>
        <w:spacing w:beforeLines="0" w:afterLines="0" w:line="240" w:lineRule="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 xml:space="preserve">△轰——！十二声礼炮响彻云霄。 </w:t>
      </w:r>
    </w:p>
    <w:p w14:paraId="5729605F">
      <w:pPr>
        <w:widowControl w:val="0"/>
        <w:spacing w:beforeLines="0" w:afterLines="0" w:line="240" w:lineRule="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 xml:space="preserve">△在皇家护卫簇拥下，莱拉公主身穿华贵长裙入场，缓步走到尤利乌斯身边。 </w:t>
      </w:r>
    </w:p>
    <w:p w14:paraId="540B693C">
      <w:pPr>
        <w:widowControl w:val="0"/>
        <w:spacing w:beforeLines="0" w:afterLines="0" w:line="240" w:lineRule="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△下方的一众贵族继承人看到莱拉</w:t>
      </w:r>
      <w:r>
        <w:rPr>
          <w:rFonts w:hint="eastAsia" w:asciiTheme="minorEastAsia" w:hAnsiTheme="minorEastAsia" w:eastAsiaTheme="minorEastAsia" w:cstheme="minorEastAsia"/>
          <w:sz w:val="24"/>
          <w:lang w:val="en-US" w:eastAsia="zh-CN"/>
        </w:rPr>
        <w:t>公主</w:t>
      </w:r>
      <w:r>
        <w:rPr>
          <w:rFonts w:hint="eastAsia" w:asciiTheme="minorEastAsia" w:hAnsiTheme="minorEastAsia" w:eastAsiaTheme="minorEastAsia" w:cstheme="minorEastAsia"/>
          <w:sz w:val="24"/>
        </w:rPr>
        <w:t xml:space="preserve">爆发出狂热议论声。 </w:t>
      </w:r>
    </w:p>
    <w:p w14:paraId="1446D3FD">
      <w:pPr>
        <w:spacing w:beforeLines="0" w:afterLines="0"/>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rPr>
        <w:t>凯尔（低声）：这就是莱拉公主……太美了。</w:t>
      </w:r>
      <w:r>
        <w:rPr>
          <w:rFonts w:hint="eastAsia" w:asciiTheme="minorEastAsia" w:hAnsiTheme="minorEastAsia" w:eastAsiaTheme="minorEastAsia" w:cstheme="minorEastAsia"/>
          <w:sz w:val="24"/>
          <w:lang w:val="en-US" w:eastAsia="zh-CN"/>
        </w:rPr>
        <w:t>星云竞技场的胜者一定会是我！</w:t>
      </w:r>
    </w:p>
    <w:p w14:paraId="593C7176">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里昂（握紧法杖）：</w:t>
      </w:r>
      <w:r>
        <w:rPr>
          <w:rFonts w:hint="eastAsia" w:asciiTheme="minorEastAsia" w:hAnsiTheme="minorEastAsia" w:eastAsiaTheme="minorEastAsia" w:cstheme="minorEastAsia"/>
          <w:sz w:val="24"/>
          <w:lang w:val="en-US" w:eastAsia="zh-CN"/>
        </w:rPr>
        <w:t>就凭你！问过我嘛？</w:t>
      </w:r>
      <w:r>
        <w:rPr>
          <w:rFonts w:hint="eastAsia" w:asciiTheme="minorEastAsia" w:hAnsiTheme="minorEastAsia" w:eastAsiaTheme="minorEastAsia" w:cstheme="minorEastAsia"/>
          <w:sz w:val="24"/>
        </w:rPr>
        <w:t>公主，只会属于最强者。</w:t>
      </w:r>
    </w:p>
    <w:p w14:paraId="2B375161">
      <w:pPr>
        <w:spacing w:beforeLines="0" w:afterLines="0"/>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里文也看着莱拉公主。</w:t>
      </w:r>
    </w:p>
    <w:p w14:paraId="1150F403">
      <w:pPr>
        <w:spacing w:beforeLines="0" w:afterLines="0"/>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里文OS：这就是公主，长得倒是不错！</w:t>
      </w:r>
    </w:p>
    <w:p w14:paraId="020A85D1">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△莱拉来到尤利乌斯身边，微微行礼。</w:t>
      </w:r>
    </w:p>
    <w:p w14:paraId="3D9EFF4C">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莱拉：父皇。</w:t>
      </w:r>
    </w:p>
    <w:p w14:paraId="2CBB7D3B">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尤利乌斯（点头）：坐吧。</w:t>
      </w:r>
    </w:p>
    <w:p w14:paraId="0A1502BD">
      <w:pPr>
        <w:widowControl w:val="0"/>
        <w:spacing w:beforeLines="0" w:afterLines="0" w:line="240" w:lineRule="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 xml:space="preserve">△莱拉坐下后，目光扫过下方继承人，最后落在与众人气质格格不入的里文身上。 </w:t>
      </w:r>
    </w:p>
    <w:p w14:paraId="6A9D13E7">
      <w:pPr>
        <w:widowControl w:val="0"/>
        <w:spacing w:beforeLines="0" w:afterLines="0" w:line="240" w:lineRule="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rPr>
        <w:t>莱拉OS（面露嫌恶）：那就是帝都第一败家子，果然名副其实！</w:t>
      </w:r>
      <w:r>
        <w:rPr>
          <w:rFonts w:hint="eastAsia" w:asciiTheme="minorEastAsia" w:hAnsiTheme="minorEastAsia" w:eastAsiaTheme="minorEastAsia" w:cstheme="minorEastAsia"/>
          <w:sz w:val="24"/>
          <w:lang w:val="en-US" w:eastAsia="zh-CN"/>
        </w:rPr>
        <w:t>父皇怎么会同意这种废物来参加星云竞技场！</w:t>
      </w:r>
    </w:p>
    <w:p w14:paraId="1BFCB316">
      <w:pPr>
        <w:widowControl w:val="0"/>
        <w:spacing w:beforeLines="0" w:afterLines="0" w:line="240" w:lineRule="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△莱拉不解地看向尤利乌斯。</w:t>
      </w:r>
    </w:p>
    <w:p w14:paraId="02DD76EB">
      <w:pPr>
        <w:widowControl w:val="0"/>
        <w:spacing w:beforeLines="0" w:afterLines="0" w:line="240" w:lineRule="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这时</w:t>
      </w:r>
      <w:r>
        <w:rPr>
          <w:rFonts w:hint="eastAsia" w:asciiTheme="minorEastAsia" w:hAnsiTheme="minorEastAsia" w:eastAsiaTheme="minorEastAsia" w:cstheme="minorEastAsia"/>
          <w:sz w:val="24"/>
        </w:rPr>
        <w:t xml:space="preserve">尤利乌斯站起身，双手虚压，全场瞬间安静。 </w:t>
      </w:r>
    </w:p>
    <w:p w14:paraId="0A410B62">
      <w:pPr>
        <w:widowControl w:val="0"/>
        <w:spacing w:beforeLines="0" w:afterLines="0" w:line="240" w:lineRule="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 xml:space="preserve">尤利乌斯（声音传遍全场）：阿斯特雷昂的子民们！星云竞技场，现在开始！胜出者，将成为莱拉公主的驸马，与皇室共耀帝国荣光！ </w:t>
      </w:r>
    </w:p>
    <w:p w14:paraId="6FC115C7">
      <w:pPr>
        <w:widowControl w:val="0"/>
        <w:spacing w:beforeLines="0" w:afterLines="0" w:line="240" w:lineRule="auto"/>
        <w:rPr>
          <w:rFonts w:hint="eastAsia" w:asciiTheme="minorEastAsia" w:hAnsiTheme="minorEastAsia" w:eastAsiaTheme="minorEastAsia" w:cstheme="minorEastAsia"/>
          <w:sz w:val="24"/>
          <w:lang w:eastAsia="zh-CN"/>
        </w:rPr>
      </w:pPr>
      <w:r>
        <w:rPr>
          <w:rFonts w:hint="eastAsia" w:asciiTheme="minorEastAsia" w:hAnsiTheme="minorEastAsia" w:eastAsiaTheme="minorEastAsia" w:cstheme="minorEastAsia"/>
          <w:sz w:val="24"/>
        </w:rPr>
        <w:t>△尤利乌斯</w:t>
      </w:r>
      <w:r>
        <w:rPr>
          <w:rFonts w:hint="eastAsia" w:asciiTheme="minorEastAsia" w:hAnsiTheme="minorEastAsia" w:eastAsiaTheme="minorEastAsia" w:cstheme="minorEastAsia"/>
          <w:sz w:val="24"/>
          <w:lang w:val="en-US" w:eastAsia="zh-CN"/>
        </w:rPr>
        <w:t>手一挥，竞技场上空，一道</w:t>
      </w:r>
      <w:r>
        <w:rPr>
          <w:rFonts w:hint="eastAsia" w:asciiTheme="minorEastAsia" w:hAnsiTheme="minorEastAsia" w:eastAsiaTheme="minorEastAsia" w:cstheme="minorEastAsia"/>
          <w:sz w:val="24"/>
        </w:rPr>
        <w:t>巨大的全息屏幕轰然亮起</w:t>
      </w:r>
      <w:r>
        <w:rPr>
          <w:rFonts w:hint="eastAsia" w:asciiTheme="minorEastAsia" w:hAnsiTheme="minorEastAsia" w:eastAsiaTheme="minorEastAsia" w:cstheme="minorEastAsia"/>
          <w:sz w:val="24"/>
          <w:lang w:eastAsia="zh-CN"/>
        </w:rPr>
        <w:t>。</w:t>
      </w:r>
    </w:p>
    <w:p w14:paraId="2E67FB72">
      <w:pPr>
        <w:widowControl w:val="0"/>
        <w:spacing w:beforeLines="0" w:afterLines="0" w:line="240" w:lineRule="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 xml:space="preserve">△所有继承人的名字开始快速滚动。 </w:t>
      </w:r>
    </w:p>
    <w:p w14:paraId="00B27ED0">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△所有人屏住呼吸</w:t>
      </w: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rPr>
        <w:t>名字猛地定格！</w:t>
      </w:r>
    </w:p>
    <w:p w14:paraId="3D8C4124">
      <w:pPr>
        <w:widowControl/>
        <w:spacing w:beforeLines="0" w:afterLines="0" w:line="240" w:lineRule="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 xml:space="preserve">裁判VO：第一场！加拉格伯爵府里昂，对阵，维洛尔公爵府里文！ </w:t>
      </w:r>
    </w:p>
    <w:p w14:paraId="2105952C">
      <w:pPr>
        <w:widowControl/>
        <w:spacing w:beforeLines="0" w:afterLines="0" w:line="240" w:lineRule="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 xml:space="preserve">△全场死寂，随后爆发哄笑声。 </w:t>
      </w:r>
    </w:p>
    <w:p w14:paraId="63459441">
      <w:pPr>
        <w:widowControl/>
        <w:spacing w:beforeLines="0" w:afterLines="0" w:line="240" w:lineRule="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凯尔（笑弯腰）：哈哈哈！第一场就结束悬念了！里昂，恭喜你啊！还没开打就赢了！</w:t>
      </w:r>
    </w:p>
    <w:p w14:paraId="66695EC6">
      <w:pPr>
        <w:widowControl/>
        <w:spacing w:beforeLines="0" w:afterLines="0" w:line="240" w:lineRule="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rPr>
        <w:t>里昂</w:t>
      </w: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lang w:val="en-US" w:eastAsia="zh-CN"/>
        </w:rPr>
        <w:t>不屑）：他能在台上站10秒，都算我输！</w:t>
      </w:r>
    </w:p>
    <w:p w14:paraId="44001781">
      <w:pPr>
        <w:widowControl/>
        <w:spacing w:beforeLines="0" w:afterLines="0" w:line="240" w:lineRule="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 xml:space="preserve">△看台区，加拉格伯爵得意洋洋地转头看向阿尔瓦多。 </w:t>
      </w:r>
    </w:p>
    <w:p w14:paraId="5B27C45D">
      <w:pPr>
        <w:widowControl/>
        <w:spacing w:beforeLines="0" w:afterLines="0" w:line="240" w:lineRule="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加拉格伯爵（语气欠扁）：哎呀，真是抱歉啊！阿尔瓦多！没想到我儿子一上来就抽到了最大的福利！</w:t>
      </w:r>
      <w:r>
        <w:rPr>
          <w:rFonts w:hint="eastAsia" w:asciiTheme="minorEastAsia" w:hAnsiTheme="minorEastAsia" w:eastAsiaTheme="minorEastAsia" w:cstheme="minorEastAsia"/>
          <w:sz w:val="24"/>
          <w:lang w:val="en-US" w:eastAsia="zh-CN"/>
        </w:rPr>
        <w:t>你</w:t>
      </w:r>
      <w:r>
        <w:rPr>
          <w:rFonts w:hint="eastAsia" w:asciiTheme="minorEastAsia" w:hAnsiTheme="minorEastAsia" w:eastAsiaTheme="minorEastAsia" w:cstheme="minorEastAsia"/>
          <w:sz w:val="24"/>
        </w:rPr>
        <w:t>放心，等下我会专门叮嘱里昂让他下手轻点</w:t>
      </w: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rPr>
        <w:t xml:space="preserve">哈哈哈！ </w:t>
      </w:r>
    </w:p>
    <w:p w14:paraId="643EB15F">
      <w:pPr>
        <w:widowControl/>
        <w:spacing w:beforeLines="0" w:afterLines="0" w:line="240" w:lineRule="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 xml:space="preserve">△众人再次爆发哄笑。 </w:t>
      </w:r>
    </w:p>
    <w:p w14:paraId="02D8A5D5">
      <w:pPr>
        <w:widowControl/>
        <w:spacing w:beforeLines="0" w:afterLines="0" w:line="240" w:lineRule="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△阿尔瓦多脸色黑得可怕，死死盯向里文。</w:t>
      </w:r>
    </w:p>
    <w:p w14:paraId="154AB82E">
      <w:pPr>
        <w:widowControl/>
        <w:spacing w:beforeLines="0" w:afterLines="0" w:line="240" w:lineRule="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 xml:space="preserve">△擂台上，里昂已经跃了上去，手中法杖燃起烈焰，直指台下的里文。 </w:t>
      </w:r>
    </w:p>
    <w:p w14:paraId="3847BC7E">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里昂（极其嚣张）：</w:t>
      </w:r>
      <w:r>
        <w:rPr>
          <w:rFonts w:hint="eastAsia" w:asciiTheme="minorEastAsia" w:hAnsiTheme="minorEastAsia" w:eastAsiaTheme="minorEastAsia" w:cstheme="minorEastAsia"/>
          <w:sz w:val="24"/>
          <w:lang w:val="en-US" w:eastAsia="zh-CN"/>
        </w:rPr>
        <w:t>废物！赶紧</w:t>
      </w:r>
      <w:r>
        <w:rPr>
          <w:rFonts w:hint="eastAsia" w:asciiTheme="minorEastAsia" w:hAnsiTheme="minorEastAsia" w:eastAsiaTheme="minorEastAsia" w:cstheme="minorEastAsia"/>
          <w:sz w:val="24"/>
        </w:rPr>
        <w:t>滚上来！别浪费我的时间！</w:t>
      </w:r>
    </w:p>
    <w:p w14:paraId="26DDCE66">
      <w:pPr>
        <w:widowControl/>
        <w:spacing w:beforeLines="0" w:afterLines="0" w:line="240" w:lineRule="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△里文浑身一抖，像是被吓到</w:t>
      </w: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rPr>
        <w:t xml:space="preserve">连连往后瑟缩。 </w:t>
      </w:r>
    </w:p>
    <w:p w14:paraId="51E31856">
      <w:pPr>
        <w:widowControl/>
        <w:spacing w:beforeLines="0" w:afterLines="0" w:line="240" w:lineRule="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里文（结结巴巴）：我、我能不能不打啊？</w:t>
      </w:r>
    </w:p>
    <w:p w14:paraId="42B59C7A">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△阿尔瓦多猛地起身，怒声压低。</w:t>
      </w:r>
    </w:p>
    <w:p w14:paraId="67E6AA38">
      <w:pPr>
        <w:widowControl/>
        <w:spacing w:beforeLines="0" w:afterLines="0" w:line="240" w:lineRule="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阿尔瓦多（愤怒咆哮，唾沫横飞）：混账东西！还不快给我上台！别在这里丢维洛尔家的脸！</w:t>
      </w:r>
    </w:p>
    <w:p w14:paraId="164FE167">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△里文委屈地看向阿尔瓦多。</w:t>
      </w:r>
    </w:p>
    <w:p w14:paraId="5B64D9ED">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里文：父亲，我真的不想死啊……</w:t>
      </w:r>
    </w:p>
    <w:p w14:paraId="771ED0F9">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阿尔瓦多（咬牙切齿）：死，也得给我死在擂台上！你要是敢当众投降，我现在</w:t>
      </w:r>
      <w:r>
        <w:rPr>
          <w:rFonts w:hint="eastAsia" w:asciiTheme="minorEastAsia" w:hAnsiTheme="minorEastAsia" w:eastAsiaTheme="minorEastAsia" w:cstheme="minorEastAsia"/>
          <w:sz w:val="24"/>
          <w:lang w:val="en-US" w:eastAsia="zh-CN"/>
        </w:rPr>
        <w:t>就</w:t>
      </w:r>
      <w:r>
        <w:rPr>
          <w:rFonts w:hint="eastAsia" w:asciiTheme="minorEastAsia" w:hAnsiTheme="minorEastAsia" w:eastAsiaTheme="minorEastAsia" w:cstheme="minorEastAsia"/>
          <w:sz w:val="24"/>
        </w:rPr>
        <w:t>掐死你！</w:t>
      </w:r>
    </w:p>
    <w:p w14:paraId="458B978F">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△维莱拉假意担忧地捂住胸口，眼底却藏着笑。</w:t>
      </w:r>
    </w:p>
    <w:p w14:paraId="2D91C379">
      <w:pPr>
        <w:widowControl/>
        <w:spacing w:beforeLines="0" w:afterLines="0" w:line="240" w:lineRule="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维莱拉：里文，听你父亲的话，别怕……很快就结束</w:t>
      </w:r>
      <w:r>
        <w:rPr>
          <w:rFonts w:hint="eastAsia" w:asciiTheme="minorEastAsia" w:hAnsiTheme="minorEastAsia" w:eastAsiaTheme="minorEastAsia" w:cstheme="minorEastAsia"/>
          <w:sz w:val="24"/>
          <w:lang w:val="en-US" w:eastAsia="zh-CN"/>
        </w:rPr>
        <w:t>的</w:t>
      </w: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医师我都准备好了，下台就拉走治疗！</w:t>
      </w:r>
      <w:r>
        <w:rPr>
          <w:rFonts w:hint="eastAsia" w:asciiTheme="minorEastAsia" w:hAnsiTheme="minorEastAsia" w:eastAsiaTheme="minorEastAsia" w:cstheme="minorEastAsia"/>
          <w:sz w:val="24"/>
        </w:rPr>
        <w:t xml:space="preserve"> </w:t>
      </w:r>
    </w:p>
    <w:p w14:paraId="767FD2CE">
      <w:pPr>
        <w:widowControl/>
        <w:spacing w:beforeLines="0" w:afterLines="0" w:line="240" w:lineRule="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 xml:space="preserve">△阿尔瓦多猛地一推，将里文粗暴地推向擂台通道。 </w:t>
      </w:r>
    </w:p>
    <w:p w14:paraId="349E8D78">
      <w:pPr>
        <w:widowControl/>
        <w:spacing w:beforeLines="0" w:afterLines="0" w:line="240" w:lineRule="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△里文踉踉跄跄地往前走，浑身发抖，双手死死抱住头，脸上写满了无助与恐惧。 △【特写】</w:t>
      </w:r>
      <w:r>
        <w:rPr>
          <w:rFonts w:hint="eastAsia" w:asciiTheme="minorEastAsia" w:hAnsiTheme="minorEastAsia" w:eastAsiaTheme="minorEastAsia" w:cstheme="minorEastAsia"/>
          <w:sz w:val="24"/>
          <w:lang w:val="en-US" w:eastAsia="zh-CN"/>
        </w:rPr>
        <w:t>然而</w:t>
      </w:r>
      <w:r>
        <w:rPr>
          <w:rFonts w:hint="eastAsia" w:asciiTheme="minorEastAsia" w:hAnsiTheme="minorEastAsia" w:eastAsiaTheme="minorEastAsia" w:cstheme="minorEastAsia"/>
          <w:sz w:val="24"/>
        </w:rPr>
        <w:t>在走上台阶背对着所有人的瞬间，里文</w:t>
      </w:r>
      <w:r>
        <w:rPr>
          <w:rFonts w:hint="eastAsia" w:asciiTheme="minorEastAsia" w:hAnsiTheme="minorEastAsia" w:eastAsiaTheme="minorEastAsia" w:cstheme="minorEastAsia"/>
          <w:sz w:val="24"/>
          <w:lang w:val="en-US" w:eastAsia="zh-CN"/>
        </w:rPr>
        <w:t>的表情瞬间一变。</w:t>
      </w:r>
    </w:p>
    <w:p w14:paraId="37F8393D">
      <w:pPr>
        <w:widowControl/>
        <w:spacing w:beforeLines="0" w:afterLines="0" w:line="240" w:lineRule="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rPr>
        <w:t>里文OS：</w:t>
      </w:r>
      <w:r>
        <w:rPr>
          <w:rFonts w:hint="eastAsia" w:asciiTheme="minorEastAsia" w:hAnsiTheme="minorEastAsia" w:eastAsiaTheme="minorEastAsia" w:cstheme="minorEastAsia"/>
          <w:sz w:val="24"/>
          <w:lang w:val="en-US" w:eastAsia="zh-CN"/>
        </w:rPr>
        <w:t>现在还不能暴露实力，否则之前的努力全都白费了......</w:t>
      </w:r>
    </w:p>
    <w:p w14:paraId="28504824">
      <w:pPr>
        <w:pStyle w:val="3"/>
        <w:bidi w:val="0"/>
        <w:rPr>
          <w:rFonts w:hint="eastAsia"/>
        </w:rPr>
      </w:pPr>
      <w:r>
        <w:rPr>
          <w:rFonts w:hint="eastAsia"/>
        </w:rPr>
        <w:t>第10集</w:t>
      </w:r>
    </w:p>
    <w:p w14:paraId="16887333">
      <w:pPr>
        <w:spacing w:beforeLines="0" w:afterLines="0"/>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010-1 星云竞技场/日/外</w:t>
      </w:r>
    </w:p>
    <w:p w14:paraId="32EC6A43">
      <w:pPr>
        <w:spacing w:beforeLines="0" w:afterLines="0"/>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人物：里文、里昂、阿尔瓦多</w:t>
      </w:r>
    </w:p>
    <w:p w14:paraId="736AC0F3">
      <w:pPr>
        <w:spacing w:beforeLines="0" w:afterLines="0"/>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rPr>
        <w:t>△擂台通道前，里文走到台阶边，磨磨蹭蹭</w:t>
      </w:r>
      <w:r>
        <w:rPr>
          <w:rFonts w:hint="eastAsia" w:asciiTheme="minorEastAsia" w:hAnsiTheme="minorEastAsia" w:eastAsiaTheme="minorEastAsia" w:cstheme="minorEastAsia"/>
          <w:sz w:val="24"/>
          <w:lang w:val="en-US" w:eastAsia="zh-CN"/>
        </w:rPr>
        <w:t>不肯上去。</w:t>
      </w:r>
    </w:p>
    <w:p w14:paraId="04B62E64">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△擂台上，里昂双手抱胸，居高临下地看着里文，眼神</w:t>
      </w:r>
      <w:r>
        <w:rPr>
          <w:rFonts w:hint="eastAsia" w:asciiTheme="minorEastAsia" w:hAnsiTheme="minorEastAsia" w:eastAsiaTheme="minorEastAsia" w:cstheme="minorEastAsia"/>
          <w:sz w:val="24"/>
          <w:lang w:val="en-US" w:eastAsia="zh-CN"/>
        </w:rPr>
        <w:t>不屑</w:t>
      </w:r>
      <w:r>
        <w:rPr>
          <w:rFonts w:hint="eastAsia" w:asciiTheme="minorEastAsia" w:hAnsiTheme="minorEastAsia" w:eastAsiaTheme="minorEastAsia" w:cstheme="minorEastAsia"/>
          <w:sz w:val="24"/>
        </w:rPr>
        <w:t>。</w:t>
      </w:r>
    </w:p>
    <w:p w14:paraId="243AC766">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里昂（鄙夷）：废物，现在立刻跪下投降，从</w:t>
      </w:r>
      <w:r>
        <w:rPr>
          <w:rFonts w:hint="eastAsia" w:asciiTheme="minorEastAsia" w:hAnsiTheme="minorEastAsia" w:eastAsiaTheme="minorEastAsia" w:cstheme="minorEastAsia"/>
          <w:sz w:val="24"/>
          <w:lang w:val="en-US" w:eastAsia="zh-CN"/>
        </w:rPr>
        <w:t>我</w:t>
      </w:r>
      <w:r>
        <w:rPr>
          <w:rFonts w:hint="eastAsia" w:asciiTheme="minorEastAsia" w:hAnsiTheme="minorEastAsia" w:eastAsiaTheme="minorEastAsia" w:cstheme="minorEastAsia"/>
          <w:sz w:val="24"/>
        </w:rPr>
        <w:t>的裤裆底下钻过去！</w:t>
      </w:r>
      <w:r>
        <w:rPr>
          <w:rFonts w:hint="eastAsia" w:asciiTheme="minorEastAsia" w:hAnsiTheme="minorEastAsia" w:eastAsiaTheme="minorEastAsia" w:cstheme="minorEastAsia"/>
          <w:sz w:val="24"/>
          <w:lang w:val="en-US" w:eastAsia="zh-CN"/>
        </w:rPr>
        <w:t>待会我</w:t>
      </w:r>
      <w:r>
        <w:rPr>
          <w:rFonts w:hint="eastAsia" w:asciiTheme="minorEastAsia" w:hAnsiTheme="minorEastAsia" w:eastAsiaTheme="minorEastAsia" w:cstheme="minorEastAsia"/>
          <w:sz w:val="24"/>
        </w:rPr>
        <w:t>或许还能留你一条</w:t>
      </w:r>
      <w:r>
        <w:rPr>
          <w:rFonts w:hint="eastAsia" w:asciiTheme="minorEastAsia" w:hAnsiTheme="minorEastAsia" w:eastAsiaTheme="minorEastAsia" w:cstheme="minorEastAsia"/>
          <w:sz w:val="24"/>
          <w:lang w:val="en-US" w:eastAsia="zh-CN"/>
        </w:rPr>
        <w:t>小</w:t>
      </w:r>
      <w:r>
        <w:rPr>
          <w:rFonts w:hint="eastAsia" w:asciiTheme="minorEastAsia" w:hAnsiTheme="minorEastAsia" w:eastAsiaTheme="minorEastAsia" w:cstheme="minorEastAsia"/>
          <w:sz w:val="24"/>
        </w:rPr>
        <w:t>命！</w:t>
      </w:r>
    </w:p>
    <w:p w14:paraId="53EA2150">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△里文听到这话，转头可怜巴巴地看向台下的阿尔瓦多。</w:t>
      </w:r>
    </w:p>
    <w:p w14:paraId="2572C268">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△阿尔瓦多脸色瞬间涨红，猛地站起身。</w:t>
      </w:r>
    </w:p>
    <w:p w14:paraId="377DCF74">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阿尔瓦多（怒吼）：混账！你敢</w:t>
      </w:r>
      <w:r>
        <w:rPr>
          <w:rFonts w:hint="eastAsia" w:asciiTheme="minorEastAsia" w:hAnsiTheme="minorEastAsia" w:eastAsiaTheme="minorEastAsia" w:cstheme="minorEastAsia"/>
          <w:sz w:val="24"/>
          <w:lang w:val="en-US" w:eastAsia="zh-CN"/>
        </w:rPr>
        <w:t>跪下</w:t>
      </w:r>
      <w:r>
        <w:rPr>
          <w:rFonts w:hint="eastAsia" w:asciiTheme="minorEastAsia" w:hAnsiTheme="minorEastAsia" w:eastAsiaTheme="minorEastAsia" w:cstheme="minorEastAsia"/>
          <w:sz w:val="24"/>
        </w:rPr>
        <w:t>试试！快给我滚上去！</w:t>
      </w:r>
    </w:p>
    <w:p w14:paraId="26FD4B9D">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△阿尔瓦多装作要挥舞手杖打人。</w:t>
      </w:r>
    </w:p>
    <w:p w14:paraId="2EFE0827">
      <w:pPr>
        <w:spacing w:beforeLines="0" w:afterLines="0"/>
        <w:rPr>
          <w:rFonts w:hint="eastAsia" w:asciiTheme="minorEastAsia" w:hAnsiTheme="minorEastAsia" w:eastAsiaTheme="minorEastAsia" w:cstheme="minorEastAsia"/>
          <w:sz w:val="24"/>
          <w:lang w:eastAsia="zh-CN"/>
        </w:rPr>
      </w:pPr>
      <w:r>
        <w:rPr>
          <w:rFonts w:hint="eastAsia" w:asciiTheme="minorEastAsia" w:hAnsiTheme="minorEastAsia" w:eastAsiaTheme="minorEastAsia" w:cstheme="minorEastAsia"/>
          <w:sz w:val="24"/>
        </w:rPr>
        <w:t>△里文</w:t>
      </w:r>
      <w:r>
        <w:rPr>
          <w:rFonts w:hint="eastAsia" w:asciiTheme="minorEastAsia" w:hAnsiTheme="minorEastAsia" w:eastAsiaTheme="minorEastAsia" w:cstheme="minorEastAsia"/>
          <w:sz w:val="24"/>
          <w:lang w:val="en-US" w:eastAsia="zh-CN"/>
        </w:rPr>
        <w:t>脖子一缩，</w:t>
      </w:r>
      <w:r>
        <w:rPr>
          <w:rFonts w:hint="eastAsia" w:asciiTheme="minorEastAsia" w:hAnsiTheme="minorEastAsia" w:eastAsiaTheme="minorEastAsia" w:cstheme="minorEastAsia"/>
          <w:sz w:val="24"/>
        </w:rPr>
        <w:t>连滚带爬地</w:t>
      </w:r>
      <w:r>
        <w:rPr>
          <w:rFonts w:hint="eastAsia" w:asciiTheme="minorEastAsia" w:hAnsiTheme="minorEastAsia" w:eastAsiaTheme="minorEastAsia" w:cstheme="minorEastAsia"/>
          <w:sz w:val="24"/>
          <w:lang w:val="en-US" w:eastAsia="zh-CN"/>
        </w:rPr>
        <w:t>跑</w:t>
      </w:r>
      <w:r>
        <w:rPr>
          <w:rFonts w:hint="eastAsia" w:asciiTheme="minorEastAsia" w:hAnsiTheme="minorEastAsia" w:eastAsiaTheme="minorEastAsia" w:cstheme="minorEastAsia"/>
          <w:sz w:val="24"/>
        </w:rPr>
        <w:t>上擂台</w:t>
      </w:r>
      <w:r>
        <w:rPr>
          <w:rFonts w:hint="eastAsia" w:asciiTheme="minorEastAsia" w:hAnsiTheme="minorEastAsia" w:eastAsiaTheme="minorEastAsia" w:cstheme="minorEastAsia"/>
          <w:sz w:val="24"/>
          <w:lang w:eastAsia="zh-CN"/>
        </w:rPr>
        <w:t>。</w:t>
      </w:r>
    </w:p>
    <w:p w14:paraId="0E85057A">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△全场</w:t>
      </w:r>
      <w:r>
        <w:rPr>
          <w:rFonts w:hint="eastAsia" w:asciiTheme="minorEastAsia" w:hAnsiTheme="minorEastAsia" w:eastAsiaTheme="minorEastAsia" w:cstheme="minorEastAsia"/>
          <w:sz w:val="24"/>
          <w:lang w:val="en-US" w:eastAsia="zh-CN"/>
        </w:rPr>
        <w:t>再度</w:t>
      </w:r>
      <w:r>
        <w:rPr>
          <w:rFonts w:hint="eastAsia" w:asciiTheme="minorEastAsia" w:hAnsiTheme="minorEastAsia" w:eastAsiaTheme="minorEastAsia" w:cstheme="minorEastAsia"/>
          <w:sz w:val="24"/>
        </w:rPr>
        <w:t>爆发哄笑。维洛尔公爵府今天算是把脸丢到星海里了！</w:t>
      </w:r>
    </w:p>
    <w:p w14:paraId="286E82EE">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凯尔</w:t>
      </w: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lang w:val="en-US" w:eastAsia="zh-CN"/>
        </w:rPr>
        <w:t>哈哈哈！达里安，你们</w:t>
      </w:r>
      <w:r>
        <w:rPr>
          <w:rFonts w:hint="eastAsia" w:asciiTheme="minorEastAsia" w:hAnsiTheme="minorEastAsia" w:eastAsiaTheme="minorEastAsia" w:cstheme="minorEastAsia"/>
          <w:sz w:val="24"/>
        </w:rPr>
        <w:t>维洛尔公爵府今天算是把脸丢</w:t>
      </w:r>
      <w:r>
        <w:rPr>
          <w:rFonts w:hint="eastAsia" w:asciiTheme="minorEastAsia" w:hAnsiTheme="minorEastAsia" w:eastAsiaTheme="minorEastAsia" w:cstheme="minorEastAsia"/>
          <w:sz w:val="24"/>
          <w:lang w:val="en-US" w:eastAsia="zh-CN"/>
        </w:rPr>
        <w:t>尽了</w:t>
      </w:r>
      <w:r>
        <w:rPr>
          <w:rFonts w:hint="eastAsia" w:asciiTheme="minorEastAsia" w:hAnsiTheme="minorEastAsia" w:eastAsiaTheme="minorEastAsia" w:cstheme="minorEastAsia"/>
          <w:sz w:val="24"/>
        </w:rPr>
        <w:t>！</w:t>
      </w:r>
    </w:p>
    <w:p w14:paraId="5AB84156">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△达里安脸色阴沉，眼中满是嫌恶。</w:t>
      </w:r>
    </w:p>
    <w:p w14:paraId="448BE25B">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达里安：废物，连站上擂台都这么丢人。</w:t>
      </w:r>
    </w:p>
    <w:p w14:paraId="173E1C15">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△阿尔瓦多听着四周嘲笑，气得浑身发抖，手中权杖狠狠砸在地面。</w:t>
      </w:r>
    </w:p>
    <w:p w14:paraId="7EE3E15B">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阿尔瓦多（咬牙）：我怎么会生出这种东西！</w:t>
      </w:r>
    </w:p>
    <w:p w14:paraId="76B2F98D">
      <w:pPr>
        <w:spacing w:beforeLines="0" w:afterLines="0"/>
        <w:rPr>
          <w:rFonts w:hint="eastAsia" w:asciiTheme="minorEastAsia" w:hAnsiTheme="minorEastAsia" w:eastAsiaTheme="minorEastAsia" w:cstheme="minorEastAsia"/>
          <w:sz w:val="24"/>
        </w:rPr>
      </w:pPr>
    </w:p>
    <w:p w14:paraId="509E5B2E">
      <w:pPr>
        <w:spacing w:beforeLines="0" w:afterLines="0"/>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 xml:space="preserve">010-2 星云竞技场-皇室看台/日/内 </w:t>
      </w:r>
    </w:p>
    <w:p w14:paraId="1A13DED4">
      <w:pPr>
        <w:spacing w:beforeLines="0" w:afterLines="0"/>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 xml:space="preserve">人物：尤利乌斯、塞弗林 </w:t>
      </w:r>
    </w:p>
    <w:p w14:paraId="557417F8">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△尤利乌斯看着</w:t>
      </w:r>
      <w:r>
        <w:rPr>
          <w:rFonts w:hint="eastAsia" w:asciiTheme="minorEastAsia" w:hAnsiTheme="minorEastAsia" w:eastAsiaTheme="minorEastAsia" w:cstheme="minorEastAsia"/>
          <w:sz w:val="24"/>
          <w:lang w:val="en-US" w:eastAsia="zh-CN"/>
        </w:rPr>
        <w:t>擂台这一幕</w:t>
      </w:r>
      <w:r>
        <w:rPr>
          <w:rFonts w:hint="eastAsia" w:asciiTheme="minorEastAsia" w:hAnsiTheme="minorEastAsia" w:eastAsiaTheme="minorEastAsia" w:cstheme="minorEastAsia"/>
          <w:sz w:val="24"/>
        </w:rPr>
        <w:t>。他转过头，狐疑的</w:t>
      </w:r>
      <w:r>
        <w:rPr>
          <w:rFonts w:hint="eastAsia" w:asciiTheme="minorEastAsia" w:hAnsiTheme="minorEastAsia" w:eastAsiaTheme="minorEastAsia" w:cstheme="minorEastAsia"/>
          <w:sz w:val="24"/>
          <w:lang w:val="en-US" w:eastAsia="zh-CN"/>
        </w:rPr>
        <w:t>看向身边的</w:t>
      </w:r>
      <w:r>
        <w:rPr>
          <w:rFonts w:hint="eastAsia" w:asciiTheme="minorEastAsia" w:hAnsiTheme="minorEastAsia" w:eastAsiaTheme="minorEastAsia" w:cstheme="minorEastAsia"/>
          <w:sz w:val="24"/>
        </w:rPr>
        <w:t xml:space="preserve">塞弗林。 </w:t>
      </w:r>
    </w:p>
    <w:p w14:paraId="7F657284">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尤利乌斯（</w:t>
      </w:r>
      <w:r>
        <w:rPr>
          <w:rFonts w:hint="eastAsia" w:asciiTheme="minorEastAsia" w:hAnsiTheme="minorEastAsia" w:eastAsiaTheme="minorEastAsia" w:cstheme="minorEastAsia"/>
          <w:sz w:val="24"/>
          <w:lang w:val="en-US" w:eastAsia="zh-CN"/>
        </w:rPr>
        <w:t>低声</w:t>
      </w:r>
      <w:r>
        <w:rPr>
          <w:rFonts w:hint="eastAsia" w:asciiTheme="minorEastAsia" w:hAnsiTheme="minorEastAsia" w:eastAsiaTheme="minorEastAsia" w:cstheme="minorEastAsia"/>
          <w:sz w:val="24"/>
        </w:rPr>
        <w:t>咬牙，）：塞弗林……这就是你说的绝不会错？</w:t>
      </w:r>
    </w:p>
    <w:p w14:paraId="0EE2111B">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 xml:space="preserve">△塞弗林看着台下里文的窝囊样，眼角狂抽，满脸都是怀疑人生。 </w:t>
      </w:r>
    </w:p>
    <w:p w14:paraId="5050ACEC">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塞弗林OS：这小子</w:t>
      </w:r>
      <w:r>
        <w:rPr>
          <w:rFonts w:hint="eastAsia" w:asciiTheme="minorEastAsia" w:hAnsiTheme="minorEastAsia" w:eastAsiaTheme="minorEastAsia" w:cstheme="minorEastAsia"/>
          <w:sz w:val="24"/>
          <w:lang w:val="en-US" w:eastAsia="zh-CN"/>
        </w:rPr>
        <w:t>怎么回事</w:t>
      </w:r>
      <w:r>
        <w:rPr>
          <w:rFonts w:hint="eastAsia" w:asciiTheme="minorEastAsia" w:hAnsiTheme="minorEastAsia" w:eastAsiaTheme="minorEastAsia" w:cstheme="minorEastAsia"/>
          <w:sz w:val="24"/>
        </w:rPr>
        <w:t>！那天晚上徒手捏碎我魔法的霸气去哪了？！</w:t>
      </w:r>
    </w:p>
    <w:p w14:paraId="396264DA">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塞弗林（擦了擦汗）：陛下……</w:t>
      </w:r>
      <w:r>
        <w:rPr>
          <w:rFonts w:hint="eastAsia" w:asciiTheme="minorEastAsia" w:hAnsiTheme="minorEastAsia" w:eastAsiaTheme="minorEastAsia" w:cstheme="minorEastAsia"/>
          <w:sz w:val="24"/>
          <w:lang w:val="en-US" w:eastAsia="zh-CN"/>
        </w:rPr>
        <w:t>属下亲自和他交的手</w:t>
      </w:r>
      <w:r>
        <w:rPr>
          <w:rFonts w:hint="eastAsia" w:asciiTheme="minorEastAsia" w:hAnsiTheme="minorEastAsia" w:eastAsiaTheme="minorEastAsia" w:cstheme="minorEastAsia"/>
          <w:sz w:val="24"/>
        </w:rPr>
        <w:t>绝不会认错！请陛下再看一看，他一定另有打算！</w:t>
      </w:r>
    </w:p>
    <w:p w14:paraId="0DAA14EB">
      <w:pPr>
        <w:spacing w:beforeLines="0" w:afterLines="0"/>
        <w:rPr>
          <w:rFonts w:hint="eastAsia" w:asciiTheme="minorEastAsia" w:hAnsiTheme="minorEastAsia" w:eastAsiaTheme="minorEastAsia" w:cstheme="minorEastAsia"/>
          <w:b w:val="0"/>
          <w:bCs w:val="0"/>
          <w:sz w:val="24"/>
          <w:lang w:val="en-US" w:eastAsia="zh-CN"/>
        </w:rPr>
      </w:pPr>
      <w:r>
        <w:rPr>
          <w:rFonts w:hint="eastAsia" w:asciiTheme="minorEastAsia" w:hAnsiTheme="minorEastAsia" w:eastAsiaTheme="minorEastAsia" w:cstheme="minorEastAsia"/>
          <w:b w:val="0"/>
          <w:bCs w:val="0"/>
          <w:sz w:val="24"/>
          <w:lang w:val="en-US" w:eastAsia="zh-CN"/>
        </w:rPr>
        <w:t>Cut</w:t>
      </w:r>
    </w:p>
    <w:p w14:paraId="43E1C7C7">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△擂台上，里文手忙脚乱拍了拍身上的灰，冲里昂挤出一个讨好的笑。</w:t>
      </w:r>
    </w:p>
    <w:p w14:paraId="540828DC">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里文：那个……里昂</w:t>
      </w:r>
      <w:r>
        <w:rPr>
          <w:rFonts w:hint="eastAsia" w:asciiTheme="minorEastAsia" w:hAnsiTheme="minorEastAsia" w:eastAsiaTheme="minorEastAsia" w:cstheme="minorEastAsia"/>
          <w:sz w:val="24"/>
          <w:lang w:val="en-US" w:eastAsia="zh-CN"/>
        </w:rPr>
        <w:t>大哥</w:t>
      </w:r>
      <w:r>
        <w:rPr>
          <w:rFonts w:hint="eastAsia" w:asciiTheme="minorEastAsia" w:hAnsiTheme="minorEastAsia" w:eastAsiaTheme="minorEastAsia" w:cstheme="minorEastAsia"/>
          <w:sz w:val="24"/>
        </w:rPr>
        <w:t>，要不你就当没看见我？我自己走下去？</w:t>
      </w:r>
    </w:p>
    <w:p w14:paraId="16208DB1">
      <w:pPr>
        <w:spacing w:beforeLines="0" w:afterLines="0"/>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rPr>
        <w:t>里昂（讥笑）：走下去？你以为这里是酒馆后门</w:t>
      </w:r>
      <w:r>
        <w:rPr>
          <w:rFonts w:hint="eastAsia" w:asciiTheme="minorEastAsia" w:hAnsiTheme="minorEastAsia" w:eastAsiaTheme="minorEastAsia" w:cstheme="minorEastAsia"/>
          <w:sz w:val="24"/>
          <w:lang w:val="en-US" w:eastAsia="zh-CN"/>
        </w:rPr>
        <w:t>嘛</w:t>
      </w: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废物！</w:t>
      </w:r>
    </w:p>
    <w:p w14:paraId="1B8D72FC">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△里昂猛地挥动法杖，</w:t>
      </w:r>
      <w:r>
        <w:rPr>
          <w:rFonts w:hint="eastAsia" w:asciiTheme="minorEastAsia" w:hAnsiTheme="minorEastAsia" w:eastAsiaTheme="minorEastAsia" w:cstheme="minorEastAsia"/>
          <w:sz w:val="24"/>
          <w:lang w:val="en-US" w:eastAsia="zh-CN"/>
        </w:rPr>
        <w:t>一</w:t>
      </w:r>
      <w:r>
        <w:rPr>
          <w:rFonts w:hint="eastAsia" w:asciiTheme="minorEastAsia" w:hAnsiTheme="minorEastAsia" w:eastAsiaTheme="minorEastAsia" w:cstheme="minorEastAsia"/>
          <w:sz w:val="24"/>
        </w:rPr>
        <w:t>颗火球</w:t>
      </w:r>
      <w:r>
        <w:rPr>
          <w:rFonts w:hint="eastAsia" w:asciiTheme="minorEastAsia" w:hAnsiTheme="minorEastAsia" w:eastAsiaTheme="minorEastAsia" w:cstheme="minorEastAsia"/>
          <w:sz w:val="24"/>
          <w:lang w:val="en-US" w:eastAsia="zh-CN"/>
        </w:rPr>
        <w:t>就</w:t>
      </w:r>
      <w:r>
        <w:rPr>
          <w:rFonts w:hint="eastAsia" w:asciiTheme="minorEastAsia" w:hAnsiTheme="minorEastAsia" w:eastAsiaTheme="minorEastAsia" w:cstheme="minorEastAsia"/>
          <w:sz w:val="24"/>
        </w:rPr>
        <w:t>呼啸着砸向里文！</w:t>
      </w:r>
    </w:p>
    <w:p w14:paraId="61D4D4D2">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△里文尖叫一声，抱头往旁边一滚。火焰擦着他</w:t>
      </w:r>
      <w:r>
        <w:rPr>
          <w:rFonts w:hint="eastAsia" w:asciiTheme="minorEastAsia" w:hAnsiTheme="minorEastAsia" w:eastAsiaTheme="minorEastAsia" w:cstheme="minorEastAsia"/>
          <w:sz w:val="24"/>
          <w:lang w:val="en-US" w:eastAsia="zh-CN"/>
        </w:rPr>
        <w:t>身边</w:t>
      </w:r>
      <w:r>
        <w:rPr>
          <w:rFonts w:hint="eastAsia" w:asciiTheme="minorEastAsia" w:hAnsiTheme="minorEastAsia" w:eastAsiaTheme="minorEastAsia" w:cstheme="minorEastAsia"/>
          <w:sz w:val="24"/>
        </w:rPr>
        <w:t>炸开。</w:t>
      </w:r>
    </w:p>
    <w:p w14:paraId="3F995B24">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里文：啊啊啊！别打！别打脸！</w:t>
      </w:r>
    </w:p>
    <w:p w14:paraId="668C2357">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△轰！轰！轰！火球</w:t>
      </w:r>
      <w:r>
        <w:rPr>
          <w:rFonts w:hint="eastAsia" w:asciiTheme="minorEastAsia" w:hAnsiTheme="minorEastAsia" w:eastAsiaTheme="minorEastAsia" w:cstheme="minorEastAsia"/>
          <w:sz w:val="24"/>
          <w:lang w:val="en-US" w:eastAsia="zh-CN"/>
        </w:rPr>
        <w:t>不断轰击再里文四周</w:t>
      </w:r>
      <w:r>
        <w:rPr>
          <w:rFonts w:hint="eastAsia" w:asciiTheme="minorEastAsia" w:hAnsiTheme="minorEastAsia" w:eastAsiaTheme="minorEastAsia" w:cstheme="minorEastAsia"/>
          <w:sz w:val="24"/>
        </w:rPr>
        <w:t>，里文被吓得连连翻滚。</w:t>
      </w:r>
    </w:p>
    <w:p w14:paraId="406D4E88">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△全场再次哄笑。</w:t>
      </w:r>
    </w:p>
    <w:p w14:paraId="5F667F9A">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△【特写】莱拉皱眉，满脸失望。</w:t>
      </w:r>
    </w:p>
    <w:p w14:paraId="5C42390B">
      <w:pPr>
        <w:spacing w:beforeLines="0" w:afterLines="0"/>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rPr>
        <w:t>莱拉：这场闹剧</w:t>
      </w:r>
      <w:r>
        <w:rPr>
          <w:rFonts w:hint="eastAsia" w:asciiTheme="minorEastAsia" w:hAnsiTheme="minorEastAsia" w:eastAsiaTheme="minorEastAsia" w:cstheme="minorEastAsia"/>
          <w:sz w:val="24"/>
          <w:lang w:val="en-US" w:eastAsia="zh-CN"/>
        </w:rPr>
        <w:t>到底</w:t>
      </w:r>
      <w:r>
        <w:rPr>
          <w:rFonts w:hint="eastAsia" w:asciiTheme="minorEastAsia" w:hAnsiTheme="minorEastAsia" w:eastAsiaTheme="minorEastAsia" w:cstheme="minorEastAsia"/>
          <w:sz w:val="24"/>
        </w:rPr>
        <w:t>还要持续</w:t>
      </w:r>
      <w:r>
        <w:rPr>
          <w:rFonts w:hint="eastAsia" w:asciiTheme="minorEastAsia" w:hAnsiTheme="minorEastAsia" w:eastAsiaTheme="minorEastAsia" w:cstheme="minorEastAsia"/>
          <w:sz w:val="24"/>
          <w:lang w:val="en-US" w:eastAsia="zh-CN"/>
        </w:rPr>
        <w:t>到什么时候</w:t>
      </w:r>
      <w:r>
        <w:rPr>
          <w:rFonts w:hint="eastAsia" w:asciiTheme="minorEastAsia" w:hAnsiTheme="minorEastAsia" w:eastAsiaTheme="minorEastAsia" w:cstheme="minorEastAsia"/>
          <w:sz w:val="24"/>
        </w:rPr>
        <w:t>？</w:t>
      </w:r>
    </w:p>
    <w:p w14:paraId="70E5CAAA">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看台区域，</w:t>
      </w:r>
      <w:r>
        <w:rPr>
          <w:rFonts w:hint="eastAsia" w:asciiTheme="minorEastAsia" w:hAnsiTheme="minorEastAsia" w:eastAsiaTheme="minorEastAsia" w:cstheme="minorEastAsia"/>
          <w:sz w:val="24"/>
        </w:rPr>
        <w:t>阿尔瓦多气得浑身发抖。</w:t>
      </w:r>
    </w:p>
    <w:p w14:paraId="1A287C82">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阿尔瓦多（疯狂大叫）：还手啊！你这个</w:t>
      </w:r>
      <w:r>
        <w:rPr>
          <w:rFonts w:hint="eastAsia" w:asciiTheme="minorEastAsia" w:hAnsiTheme="minorEastAsia" w:eastAsiaTheme="minorEastAsia" w:cstheme="minorEastAsia"/>
          <w:sz w:val="24"/>
          <w:lang w:val="en-US" w:eastAsia="zh-CN"/>
        </w:rPr>
        <w:t>混账</w:t>
      </w:r>
      <w:r>
        <w:rPr>
          <w:rFonts w:hint="eastAsia" w:asciiTheme="minorEastAsia" w:hAnsiTheme="minorEastAsia" w:eastAsiaTheme="minorEastAsia" w:cstheme="minorEastAsia"/>
          <w:sz w:val="24"/>
        </w:rPr>
        <w:t>！你哪怕咬他一口也行啊！</w:t>
      </w:r>
    </w:p>
    <w:p w14:paraId="2E9C45A6">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△擂台上，里文又一次险险躲开火焰，整个人摔在地上，狼狈爬到擂台边缘。</w:t>
      </w:r>
    </w:p>
    <w:p w14:paraId="41324A70">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里文（惊恐大喊）：不打了！我不打了！我投……</w:t>
      </w:r>
    </w:p>
    <w:p w14:paraId="71C97A6D">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△话还没说完，里昂眼神一狠，法杖上的火焰瞬间暴涨。</w:t>
      </w:r>
    </w:p>
    <w:p w14:paraId="2100F5D6">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里昂：想认输？晚了！</w:t>
      </w:r>
    </w:p>
    <w:p w14:paraId="100DD123">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△里昂猛地挥杖，一道火</w:t>
      </w:r>
      <w:r>
        <w:rPr>
          <w:rFonts w:hint="eastAsia" w:asciiTheme="minorEastAsia" w:hAnsiTheme="minorEastAsia" w:eastAsiaTheme="minorEastAsia" w:cstheme="minorEastAsia"/>
          <w:sz w:val="24"/>
          <w:lang w:val="en-US" w:eastAsia="zh-CN"/>
        </w:rPr>
        <w:t>球</w:t>
      </w:r>
      <w:r>
        <w:rPr>
          <w:rFonts w:hint="eastAsia" w:asciiTheme="minorEastAsia" w:hAnsiTheme="minorEastAsia" w:eastAsiaTheme="minorEastAsia" w:cstheme="minorEastAsia"/>
          <w:sz w:val="24"/>
        </w:rPr>
        <w:t>直</w:t>
      </w:r>
      <w:r>
        <w:rPr>
          <w:rFonts w:hint="eastAsia" w:asciiTheme="minorEastAsia" w:hAnsiTheme="minorEastAsia" w:eastAsiaTheme="minorEastAsia" w:cstheme="minorEastAsia"/>
          <w:sz w:val="24"/>
          <w:lang w:val="en-US" w:eastAsia="zh-CN"/>
        </w:rPr>
        <w:t>冲</w:t>
      </w:r>
      <w:r>
        <w:rPr>
          <w:rFonts w:hint="eastAsia" w:asciiTheme="minorEastAsia" w:hAnsiTheme="minorEastAsia" w:eastAsiaTheme="minorEastAsia" w:cstheme="minorEastAsia"/>
          <w:sz w:val="24"/>
        </w:rPr>
        <w:t>里文</w:t>
      </w:r>
      <w:r>
        <w:rPr>
          <w:rFonts w:hint="eastAsia" w:asciiTheme="minorEastAsia" w:hAnsiTheme="minorEastAsia" w:eastAsiaTheme="minorEastAsia" w:cstheme="minorEastAsia"/>
          <w:sz w:val="24"/>
          <w:lang w:val="en-US" w:eastAsia="zh-CN"/>
        </w:rPr>
        <w:t>面门</w:t>
      </w:r>
      <w:r>
        <w:rPr>
          <w:rFonts w:hint="eastAsia" w:asciiTheme="minorEastAsia" w:hAnsiTheme="minorEastAsia" w:eastAsiaTheme="minorEastAsia" w:cstheme="minorEastAsia"/>
          <w:sz w:val="24"/>
        </w:rPr>
        <w:t>！</w:t>
      </w:r>
    </w:p>
    <w:p w14:paraId="33950EE8">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△里文瞳孔微微一冷，但表面上仍旧满脸惊恐。</w:t>
      </w:r>
    </w:p>
    <w:p w14:paraId="72F5005C">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△就在火焰刃即将落下的瞬间——轰隆</w:t>
      </w: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rPr>
        <w:t>一道黑红色能量从天而降，狠狠砸在擂台中央！</w:t>
      </w:r>
    </w:p>
    <w:p w14:paraId="57AD5AF0">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△火焰刃当场被震碎。里昂脸色大变，被冲击波逼得连退数步。</w:t>
      </w:r>
    </w:p>
    <w:p w14:paraId="5308649C">
      <w:pPr>
        <w:spacing w:beforeLines="0" w:afterLines="0"/>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rPr>
        <w:t>△全场笑声戛然而止。</w:t>
      </w:r>
      <w:r>
        <w:rPr>
          <w:rFonts w:hint="eastAsia" w:asciiTheme="minorEastAsia" w:hAnsiTheme="minorEastAsia" w:eastAsiaTheme="minorEastAsia" w:cstheme="minorEastAsia"/>
          <w:sz w:val="24"/>
          <w:lang w:val="en-US" w:eastAsia="zh-CN"/>
        </w:rPr>
        <w:t>一道嚣张的声音响彻现场。</w:t>
      </w:r>
    </w:p>
    <w:p w14:paraId="0F66C3FF">
      <w:pPr>
        <w:spacing w:beforeLines="0" w:afterLines="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神秘声音</w:t>
      </w:r>
      <w:r>
        <w:rPr>
          <w:rFonts w:hint="eastAsia" w:asciiTheme="minorEastAsia" w:hAnsiTheme="minorEastAsia" w:eastAsiaTheme="minorEastAsia" w:cstheme="minorEastAsia"/>
          <w:sz w:val="24"/>
          <w:lang w:val="en-US" w:eastAsia="zh-CN"/>
        </w:rPr>
        <w:t>VO</w:t>
      </w:r>
      <w:r>
        <w:rPr>
          <w:rFonts w:hint="eastAsia" w:asciiTheme="minorEastAsia" w:hAnsiTheme="minorEastAsia" w:eastAsiaTheme="minorEastAsia" w:cstheme="minorEastAsia"/>
          <w:sz w:val="24"/>
        </w:rPr>
        <w:t>（狂妄至极）：哈哈哈！阿斯特雷昂的皇帝</w:t>
      </w: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rPr>
        <w:t>我们巴尔坎联盟的人都还没到，</w:t>
      </w:r>
      <w:r>
        <w:rPr>
          <w:rFonts w:hint="eastAsia" w:asciiTheme="minorEastAsia" w:hAnsiTheme="minorEastAsia" w:eastAsiaTheme="minorEastAsia" w:cstheme="minorEastAsia"/>
          <w:sz w:val="24"/>
          <w:lang w:val="en-US" w:eastAsia="zh-CN"/>
        </w:rPr>
        <w:t>这星云竞技场吗，</w:t>
      </w:r>
      <w:r>
        <w:rPr>
          <w:rFonts w:hint="eastAsia" w:asciiTheme="minorEastAsia" w:hAnsiTheme="minorEastAsia" w:eastAsiaTheme="minorEastAsia" w:cstheme="minorEastAsia"/>
          <w:sz w:val="24"/>
        </w:rPr>
        <w:t>你凭什么敢宣布开始！</w:t>
      </w:r>
    </w:p>
    <w:p w14:paraId="7B26577F">
      <w:pPr>
        <w:pStyle w:val="3"/>
        <w:bidi w:val="0"/>
        <w:rPr>
          <w:rFonts w:hint="eastAsia"/>
        </w:rPr>
      </w:pPr>
      <w:r>
        <w:rPr>
          <w:rFonts w:hint="eastAsia"/>
        </w:rPr>
        <w:t>第11集</w:t>
      </w:r>
    </w:p>
    <w:p w14:paraId="3604FD2F">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011-1 星际竞技场主看台/</w:t>
      </w:r>
      <w:r>
        <w:rPr>
          <w:rFonts w:hint="eastAsia" w:asciiTheme="minorEastAsia" w:hAnsiTheme="minorEastAsia" w:eastAsiaTheme="minorEastAsia" w:cstheme="minorEastAsia"/>
          <w:b/>
          <w:bCs/>
          <w:sz w:val="24"/>
          <w:szCs w:val="24"/>
          <w:lang w:val="en-US" w:eastAsia="zh-CN"/>
        </w:rPr>
        <w:t>擂台/</w:t>
      </w:r>
      <w:r>
        <w:rPr>
          <w:rFonts w:hint="eastAsia" w:asciiTheme="minorEastAsia" w:hAnsiTheme="minorEastAsia" w:eastAsiaTheme="minorEastAsia" w:cstheme="minorEastAsia"/>
          <w:b/>
          <w:bCs/>
          <w:sz w:val="24"/>
          <w:szCs w:val="24"/>
        </w:rPr>
        <w:t>日/外</w:t>
      </w:r>
    </w:p>
    <w:p w14:paraId="378F8309">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人物：尤利乌斯、莱拉、塞弗林、扎克</w:t>
      </w:r>
      <w:r>
        <w:rPr>
          <w:rFonts w:hint="eastAsia" w:asciiTheme="minorEastAsia" w:hAnsiTheme="minorEastAsia" w:eastAsiaTheme="minorEastAsia" w:cstheme="minorEastAsia"/>
          <w:b/>
          <w:bCs/>
          <w:sz w:val="24"/>
          <w:szCs w:val="24"/>
          <w:lang w:eastAsia="zh-CN"/>
        </w:rPr>
        <w:t>、</w:t>
      </w:r>
      <w:r>
        <w:rPr>
          <w:rFonts w:hint="eastAsia" w:asciiTheme="minorEastAsia" w:hAnsiTheme="minorEastAsia" w:eastAsiaTheme="minorEastAsia" w:cstheme="minorEastAsia"/>
          <w:b/>
          <w:bCs/>
          <w:sz w:val="24"/>
          <w:szCs w:val="24"/>
        </w:rPr>
        <w:t>萨鲁克</w:t>
      </w:r>
      <w:r>
        <w:rPr>
          <w:rFonts w:hint="eastAsia" w:asciiTheme="minorEastAsia" w:hAnsiTheme="minorEastAsia" w:eastAsiaTheme="minorEastAsia" w:cstheme="minorEastAsia"/>
          <w:b/>
          <w:bCs/>
          <w:sz w:val="24"/>
          <w:szCs w:val="24"/>
          <w:lang w:eastAsia="zh-CN"/>
        </w:rPr>
        <w:t>、</w:t>
      </w:r>
      <w:r>
        <w:rPr>
          <w:rFonts w:hint="eastAsia" w:asciiTheme="minorEastAsia" w:hAnsiTheme="minorEastAsia" w:eastAsiaTheme="minorEastAsia" w:cstheme="minorEastAsia"/>
          <w:b/>
          <w:bCs/>
          <w:sz w:val="24"/>
          <w:szCs w:val="24"/>
          <w:lang w:val="en-US" w:eastAsia="zh-CN"/>
        </w:rPr>
        <w:t>瓦伦</w:t>
      </w:r>
    </w:p>
    <w:p w14:paraId="14DFCE33">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val="0"/>
          <w:sz w:val="24"/>
        </w:rPr>
      </w:pPr>
      <w:r>
        <w:rPr>
          <w:rFonts w:hint="eastAsia" w:asciiTheme="minorEastAsia" w:hAnsiTheme="minorEastAsia" w:eastAsiaTheme="minorEastAsia" w:cstheme="minorEastAsia"/>
          <w:b w:val="0"/>
          <w:bCs w:val="0"/>
          <w:sz w:val="24"/>
        </w:rPr>
        <w:t>△天空被撕裂，三道红色的光柱轰然坠入擂台。</w:t>
      </w:r>
    </w:p>
    <w:p w14:paraId="0573C39F">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val="0"/>
          <w:sz w:val="24"/>
        </w:rPr>
      </w:pPr>
      <w:r>
        <w:rPr>
          <w:rFonts w:hint="eastAsia" w:asciiTheme="minorEastAsia" w:hAnsiTheme="minorEastAsia" w:eastAsiaTheme="minorEastAsia" w:cstheme="minorEastAsia"/>
          <w:b w:val="0"/>
          <w:bCs w:val="0"/>
          <w:sz w:val="24"/>
        </w:rPr>
        <w:t>△烟尘散去，三个高大的人影呈品字形站立。扎克站在正中间，萨鲁克和瓦伦分列两侧。</w:t>
      </w:r>
    </w:p>
    <w:p w14:paraId="10826ACA">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val="0"/>
          <w:sz w:val="24"/>
        </w:rPr>
      </w:pPr>
      <w:r>
        <w:rPr>
          <w:rFonts w:hint="eastAsia" w:asciiTheme="minorEastAsia" w:hAnsiTheme="minorEastAsia" w:eastAsiaTheme="minorEastAsia" w:cstheme="minorEastAsia"/>
          <w:b w:val="0"/>
          <w:bCs w:val="0"/>
          <w:sz w:val="24"/>
        </w:rPr>
        <w:t>△三人周身环绕着狂暴魔力，黑红色的气流让周围的空气扭曲。</w:t>
      </w:r>
    </w:p>
    <w:p w14:paraId="6EFF3A60">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val="0"/>
          <w:sz w:val="24"/>
        </w:rPr>
      </w:pPr>
      <w:r>
        <w:rPr>
          <w:rFonts w:hint="eastAsia" w:asciiTheme="minorEastAsia" w:hAnsiTheme="minorEastAsia" w:eastAsiaTheme="minorEastAsia" w:cstheme="minorEastAsia"/>
          <w:b w:val="0"/>
          <w:bCs w:val="0"/>
          <w:sz w:val="24"/>
        </w:rPr>
        <w:t>△看台上的贵族们</w:t>
      </w:r>
      <w:r>
        <w:rPr>
          <w:rFonts w:hint="eastAsia" w:asciiTheme="minorEastAsia" w:hAnsiTheme="minorEastAsia" w:eastAsiaTheme="minorEastAsia" w:cstheme="minorEastAsia"/>
          <w:b w:val="0"/>
          <w:bCs w:val="0"/>
          <w:sz w:val="24"/>
          <w:lang w:val="en-US" w:eastAsia="zh-CN"/>
        </w:rPr>
        <w:t>愤怒指责</w:t>
      </w:r>
      <w:r>
        <w:rPr>
          <w:rFonts w:hint="eastAsia" w:asciiTheme="minorEastAsia" w:hAnsiTheme="minorEastAsia" w:eastAsiaTheme="minorEastAsia" w:cstheme="minorEastAsia"/>
          <w:b w:val="0"/>
          <w:bCs w:val="0"/>
          <w:sz w:val="24"/>
        </w:rPr>
        <w:t>。</w:t>
      </w:r>
    </w:p>
    <w:p w14:paraId="06E73438">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highlight w:val="none"/>
          <w:lang w:val="en-US" w:eastAsia="zh-CN"/>
        </w:rPr>
      </w:pPr>
      <w:r>
        <w:rPr>
          <w:rFonts w:hint="eastAsia" w:asciiTheme="minorEastAsia" w:hAnsiTheme="minorEastAsia" w:eastAsiaTheme="minorEastAsia" w:cstheme="minorEastAsia"/>
          <w:b w:val="0"/>
          <w:bCs w:val="0"/>
          <w:sz w:val="24"/>
          <w:highlight w:val="none"/>
        </w:rPr>
        <w:t>贵族甲：</w:t>
      </w:r>
      <w:r>
        <w:rPr>
          <w:rFonts w:hint="eastAsia" w:asciiTheme="minorEastAsia" w:hAnsiTheme="minorEastAsia" w:eastAsiaTheme="minorEastAsia" w:cstheme="minorEastAsia"/>
          <w:sz w:val="24"/>
          <w:highlight w:val="none"/>
        </w:rPr>
        <w:t>混账东西！这里是阿斯特雷昂的竞技场，你们这群</w:t>
      </w:r>
      <w:r>
        <w:rPr>
          <w:rFonts w:hint="eastAsia" w:asciiTheme="minorEastAsia" w:hAnsiTheme="minorEastAsia" w:eastAsiaTheme="minorEastAsia" w:cstheme="minorEastAsia"/>
          <w:sz w:val="24"/>
          <w:highlight w:val="none"/>
          <w:lang w:val="en-US" w:eastAsia="zh-CN"/>
        </w:rPr>
        <w:t>巴尔坎</w:t>
      </w:r>
      <w:r>
        <w:rPr>
          <w:rFonts w:hint="eastAsia" w:asciiTheme="minorEastAsia" w:hAnsiTheme="minorEastAsia" w:eastAsiaTheme="minorEastAsia" w:cstheme="minorEastAsia"/>
          <w:sz w:val="24"/>
          <w:highlight w:val="none"/>
        </w:rPr>
        <w:t>野蛮人</w:t>
      </w:r>
      <w:r>
        <w:rPr>
          <w:rFonts w:hint="eastAsia" w:asciiTheme="minorEastAsia" w:hAnsiTheme="minorEastAsia" w:eastAsiaTheme="minorEastAsia" w:cstheme="minorEastAsia"/>
          <w:sz w:val="24"/>
          <w:highlight w:val="none"/>
          <w:lang w:val="en-US" w:eastAsia="zh-CN"/>
        </w:rPr>
        <w:t>有什么资格插嘴！</w:t>
      </w:r>
    </w:p>
    <w:p w14:paraId="4430A67F">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highlight w:val="none"/>
        </w:rPr>
      </w:pPr>
      <w:r>
        <w:rPr>
          <w:rFonts w:hint="eastAsia" w:asciiTheme="minorEastAsia" w:hAnsiTheme="minorEastAsia" w:eastAsiaTheme="minorEastAsia" w:cstheme="minorEastAsia"/>
          <w:b w:val="0"/>
          <w:bCs w:val="0"/>
          <w:sz w:val="24"/>
          <w:highlight w:val="none"/>
          <w:lang w:val="en-US" w:eastAsia="zh-CN"/>
        </w:rPr>
        <w:t>贵族乙：野蛮人也敢踏足</w:t>
      </w:r>
      <w:r>
        <w:rPr>
          <w:rFonts w:hint="eastAsia" w:asciiTheme="minorEastAsia" w:hAnsiTheme="minorEastAsia" w:eastAsiaTheme="minorEastAsia" w:cstheme="minorEastAsia"/>
          <w:sz w:val="24"/>
          <w:highlight w:val="none"/>
        </w:rPr>
        <w:t>阿斯特雷昂</w:t>
      </w:r>
      <w:r>
        <w:rPr>
          <w:rFonts w:hint="eastAsia" w:asciiTheme="minorEastAsia" w:hAnsiTheme="minorEastAsia" w:eastAsiaTheme="minorEastAsia" w:cstheme="minorEastAsia"/>
          <w:sz w:val="24"/>
          <w:highlight w:val="none"/>
          <w:lang w:val="en-US" w:eastAsia="zh-CN"/>
        </w:rPr>
        <w:t>的领地？！</w:t>
      </w:r>
      <w:r>
        <w:rPr>
          <w:rFonts w:hint="eastAsia" w:asciiTheme="minorEastAsia" w:hAnsiTheme="minorEastAsia" w:eastAsiaTheme="minorEastAsia" w:cstheme="minorEastAsia"/>
          <w:sz w:val="24"/>
          <w:highlight w:val="none"/>
        </w:rPr>
        <w:t>滚回你们那堆废墟里去！</w:t>
      </w:r>
    </w:p>
    <w:p w14:paraId="631F0304">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val="0"/>
          <w:sz w:val="24"/>
        </w:rPr>
      </w:pPr>
      <w:r>
        <w:rPr>
          <w:rFonts w:hint="eastAsia" w:asciiTheme="minorEastAsia" w:hAnsiTheme="minorEastAsia" w:eastAsiaTheme="minorEastAsia" w:cstheme="minorEastAsia"/>
          <w:b w:val="0"/>
          <w:bCs w:val="0"/>
          <w:sz w:val="24"/>
        </w:rPr>
        <w:t>△扎克扭了扭脖子，傲慢地抬头看向</w:t>
      </w:r>
      <w:r>
        <w:rPr>
          <w:rFonts w:hint="eastAsia" w:asciiTheme="minorEastAsia" w:hAnsiTheme="minorEastAsia" w:eastAsiaTheme="minorEastAsia" w:cstheme="minorEastAsia"/>
          <w:b w:val="0"/>
          <w:bCs w:val="0"/>
          <w:sz w:val="24"/>
          <w:szCs w:val="24"/>
        </w:rPr>
        <w:t>尤利乌斯</w:t>
      </w:r>
      <w:r>
        <w:rPr>
          <w:rFonts w:hint="eastAsia" w:asciiTheme="minorEastAsia" w:hAnsiTheme="minorEastAsia" w:eastAsiaTheme="minorEastAsia" w:cstheme="minorEastAsia"/>
          <w:b w:val="0"/>
          <w:bCs w:val="0"/>
          <w:sz w:val="24"/>
        </w:rPr>
        <w:t>。</w:t>
      </w:r>
    </w:p>
    <w:p w14:paraId="3DE939C1">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宋体" w:hAnsi="宋体" w:eastAsia="宋体" w:cs="宋体"/>
          <w:sz w:val="24"/>
          <w:highlight w:val="none"/>
        </w:rPr>
      </w:pPr>
      <w:r>
        <w:rPr>
          <w:rFonts w:hint="eastAsia" w:asciiTheme="minorEastAsia" w:hAnsiTheme="minorEastAsia" w:eastAsiaTheme="minorEastAsia" w:cstheme="minorEastAsia"/>
          <w:b w:val="0"/>
          <w:bCs w:val="0"/>
          <w:sz w:val="24"/>
        </w:rPr>
        <w:t>扎克</w:t>
      </w:r>
      <w:r>
        <w:rPr>
          <w:rFonts w:hint="eastAsia" w:asciiTheme="minorEastAsia" w:hAnsiTheme="minorEastAsia" w:eastAsiaTheme="minorEastAsia" w:cstheme="minorEastAsia"/>
          <w:b w:val="0"/>
          <w:bCs w:val="0"/>
          <w:sz w:val="24"/>
          <w:lang w:eastAsia="zh-CN"/>
        </w:rPr>
        <w:t>：</w:t>
      </w:r>
      <w:r>
        <w:rPr>
          <w:rFonts w:hint="eastAsia" w:ascii="宋体" w:hAnsi="宋体" w:eastAsia="宋体" w:cs="宋体"/>
          <w:sz w:val="24"/>
          <w:highlight w:val="none"/>
        </w:rPr>
        <w:t>不敢迎接我们？是不是你们这群阿斯特雷昂的废物心里清楚，你们，根本打不过我们巴尔坎的勇士！</w:t>
      </w:r>
    </w:p>
    <w:p w14:paraId="229D33AF">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宋体" w:hAnsi="宋体" w:eastAsia="宋体" w:cs="宋体"/>
          <w:sz w:val="24"/>
          <w:szCs w:val="24"/>
          <w:highlight w:val="none"/>
          <w:lang w:eastAsia="zh-CN"/>
        </w:rPr>
      </w:pPr>
      <w:r>
        <w:rPr>
          <w:rFonts w:hint="eastAsia" w:asciiTheme="minorEastAsia" w:hAnsiTheme="minorEastAsia" w:eastAsiaTheme="minorEastAsia" w:cstheme="minorEastAsia"/>
          <w:b w:val="0"/>
          <w:bCs w:val="0"/>
          <w:sz w:val="24"/>
          <w:highlight w:val="none"/>
        </w:rPr>
        <w:t>△</w:t>
      </w:r>
      <w:r>
        <w:rPr>
          <w:rFonts w:ascii="宋体" w:hAnsi="宋体" w:eastAsia="宋体" w:cs="宋体"/>
          <w:sz w:val="24"/>
          <w:szCs w:val="24"/>
          <w:highlight w:val="none"/>
        </w:rPr>
        <w:t>萨鲁克上前一步，眼神淫邪，直勾勾地盯着主台上的莱拉</w:t>
      </w:r>
      <w:r>
        <w:rPr>
          <w:rFonts w:hint="eastAsia" w:ascii="宋体" w:hAnsi="宋体" w:eastAsia="宋体" w:cs="宋体"/>
          <w:sz w:val="24"/>
          <w:szCs w:val="24"/>
          <w:highlight w:val="none"/>
          <w:lang w:eastAsia="zh-CN"/>
        </w:rPr>
        <w:t>。</w:t>
      </w:r>
    </w:p>
    <w:p w14:paraId="34B90954">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宋体" w:hAnsi="宋体" w:eastAsia="宋体" w:cs="宋体"/>
          <w:sz w:val="24"/>
          <w:highlight w:val="none"/>
        </w:rPr>
      </w:pPr>
      <w:r>
        <w:rPr>
          <w:rFonts w:ascii="宋体" w:hAnsi="宋体" w:eastAsia="宋体" w:cs="宋体"/>
          <w:sz w:val="24"/>
          <w:szCs w:val="24"/>
          <w:highlight w:val="none"/>
        </w:rPr>
        <w:t>萨鲁克：</w:t>
      </w:r>
      <w:r>
        <w:rPr>
          <w:rFonts w:hint="eastAsia" w:ascii="宋体" w:hAnsi="宋体" w:eastAsia="宋体" w:cs="宋体"/>
          <w:sz w:val="24"/>
          <w:highlight w:val="none"/>
        </w:rPr>
        <w:t>：要是怕了，现在就乖乖跪下磕头认输！顺便，把莱拉公主洗得干干净净，今晚送到我们巴尔坎的军帐里来！</w:t>
      </w:r>
    </w:p>
    <w:p w14:paraId="19AEECA8">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宋体" w:hAnsi="宋体" w:eastAsia="宋体" w:cs="宋体"/>
          <w:sz w:val="24"/>
          <w:szCs w:val="24"/>
          <w:highlight w:val="none"/>
          <w:lang w:val="en-US" w:eastAsia="zh-CN"/>
        </w:rPr>
      </w:pPr>
      <w:r>
        <w:rPr>
          <w:rFonts w:ascii="宋体" w:hAnsi="宋体" w:eastAsia="宋体" w:cs="宋体"/>
          <w:sz w:val="24"/>
          <w:szCs w:val="24"/>
          <w:highlight w:val="none"/>
        </w:rPr>
        <w:t>△莱拉眼底</w:t>
      </w:r>
      <w:r>
        <w:rPr>
          <w:rFonts w:hint="eastAsia" w:ascii="宋体" w:hAnsi="宋体" w:eastAsia="宋体" w:cs="宋体"/>
          <w:sz w:val="24"/>
          <w:szCs w:val="24"/>
          <w:highlight w:val="none"/>
          <w:lang w:val="en-US" w:eastAsia="zh-CN"/>
        </w:rPr>
        <w:t>愤怒。</w:t>
      </w:r>
    </w:p>
    <w:p w14:paraId="2613C678">
      <w:pPr>
        <w:pageBreakBefore w:val="0"/>
        <w:widowControl w:val="0"/>
        <w:kinsoku/>
        <w:wordWrap/>
        <w:overflowPunct/>
        <w:topLinePunct w:val="0"/>
        <w:autoSpaceDE/>
        <w:autoSpaceDN/>
        <w:bidi w:val="0"/>
        <w:adjustRightInd/>
        <w:snapToGrid/>
        <w:spacing w:beforeLines="0" w:afterLines="0" w:line="240" w:lineRule="auto"/>
        <w:textAlignment w:val="auto"/>
        <w:rPr>
          <w:rFonts w:ascii="宋体" w:hAnsi="宋体" w:eastAsia="宋体" w:cs="宋体"/>
          <w:sz w:val="24"/>
          <w:szCs w:val="24"/>
          <w:highlight w:val="none"/>
        </w:rPr>
      </w:pPr>
      <w:r>
        <w:rPr>
          <w:rFonts w:ascii="宋体" w:hAnsi="宋体" w:eastAsia="宋体" w:cs="宋体"/>
          <w:sz w:val="24"/>
          <w:szCs w:val="24"/>
          <w:highlight w:val="none"/>
        </w:rPr>
        <w:t>莱拉：</w:t>
      </w:r>
      <w:r>
        <w:rPr>
          <w:rFonts w:ascii="宋体" w:hAnsi="宋体" w:eastAsia="宋体" w:cs="宋体"/>
          <w:sz w:val="24"/>
          <w:szCs w:val="24"/>
        </w:rPr>
        <w:t>这群畜生</w:t>
      </w:r>
      <w:r>
        <w:rPr>
          <w:rFonts w:ascii="宋体" w:hAnsi="宋体" w:eastAsia="宋体" w:cs="宋体"/>
          <w:sz w:val="24"/>
          <w:szCs w:val="24"/>
          <w:highlight w:val="none"/>
        </w:rPr>
        <w:t xml:space="preserve">！ </w:t>
      </w:r>
    </w:p>
    <w:p w14:paraId="500EA66E">
      <w:pPr>
        <w:pageBreakBefore w:val="0"/>
        <w:widowControl w:val="0"/>
        <w:kinsoku/>
        <w:wordWrap/>
        <w:overflowPunct/>
        <w:topLinePunct w:val="0"/>
        <w:autoSpaceDE/>
        <w:autoSpaceDN/>
        <w:bidi w:val="0"/>
        <w:adjustRightInd/>
        <w:snapToGrid/>
        <w:spacing w:beforeLines="0" w:afterLines="0" w:line="240" w:lineRule="auto"/>
        <w:textAlignment w:val="auto"/>
        <w:rPr>
          <w:rFonts w:ascii="宋体" w:hAnsi="宋体" w:eastAsia="宋体" w:cs="宋体"/>
          <w:sz w:val="24"/>
          <w:szCs w:val="24"/>
          <w:highlight w:val="none"/>
        </w:rPr>
      </w:pPr>
      <w:r>
        <w:rPr>
          <w:rFonts w:ascii="宋体" w:hAnsi="宋体" w:eastAsia="宋体" w:cs="宋体"/>
          <w:sz w:val="24"/>
          <w:szCs w:val="24"/>
          <w:highlight w:val="none"/>
        </w:rPr>
        <w:t>△莱拉猛地拔出腰间的佩剑想要站起身，尤利乌斯一把按住了</w:t>
      </w:r>
      <w:r>
        <w:rPr>
          <w:rFonts w:hint="eastAsia" w:ascii="宋体" w:hAnsi="宋体" w:eastAsia="宋体" w:cs="宋体"/>
          <w:sz w:val="24"/>
          <w:szCs w:val="24"/>
          <w:highlight w:val="none"/>
          <w:lang w:val="en-US" w:eastAsia="zh-CN"/>
        </w:rPr>
        <w:t>她的</w:t>
      </w:r>
      <w:r>
        <w:rPr>
          <w:rFonts w:ascii="宋体" w:hAnsi="宋体" w:eastAsia="宋体" w:cs="宋体"/>
          <w:sz w:val="24"/>
          <w:szCs w:val="24"/>
          <w:highlight w:val="none"/>
        </w:rPr>
        <w:t>肩膀。</w:t>
      </w:r>
    </w:p>
    <w:p w14:paraId="5D1031FA">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△候场区的继承人们</w:t>
      </w:r>
      <w:r>
        <w:rPr>
          <w:rFonts w:hint="eastAsia" w:asciiTheme="minorEastAsia" w:hAnsiTheme="minorEastAsia" w:eastAsiaTheme="minorEastAsia" w:cstheme="minorEastAsia"/>
          <w:sz w:val="24"/>
          <w:lang w:val="en-US" w:eastAsia="zh-CN"/>
        </w:rPr>
        <w:t>愤怒，</w:t>
      </w:r>
      <w:r>
        <w:rPr>
          <w:rFonts w:hint="eastAsia" w:asciiTheme="minorEastAsia" w:hAnsiTheme="minorEastAsia" w:eastAsiaTheme="minorEastAsia" w:cstheme="minorEastAsia"/>
          <w:sz w:val="24"/>
        </w:rPr>
        <w:t>五颜六色的魔力在候场区爆发。</w:t>
      </w:r>
    </w:p>
    <w:p w14:paraId="4E74BD28">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△在角落里，里文慵懒地靠着柱子</w:t>
      </w: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rPr>
        <w:t>冷眼看着贵族</w:t>
      </w:r>
      <w:r>
        <w:rPr>
          <w:rFonts w:hint="eastAsia" w:asciiTheme="minorEastAsia" w:hAnsiTheme="minorEastAsia" w:eastAsiaTheme="minorEastAsia" w:cstheme="minorEastAsia"/>
          <w:sz w:val="24"/>
          <w:lang w:val="en-US" w:eastAsia="zh-CN"/>
        </w:rPr>
        <w:t>们</w:t>
      </w:r>
      <w:r>
        <w:rPr>
          <w:rFonts w:hint="eastAsia" w:asciiTheme="minorEastAsia" w:hAnsiTheme="minorEastAsia" w:eastAsiaTheme="minorEastAsia" w:cstheme="minorEastAsia"/>
          <w:sz w:val="24"/>
        </w:rPr>
        <w:t>。</w:t>
      </w:r>
    </w:p>
    <w:p w14:paraId="2DEAF965">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highlight w:val="none"/>
          <w:lang w:val="en-US"/>
        </w:rPr>
      </w:pPr>
      <w:r>
        <w:rPr>
          <w:rFonts w:hint="eastAsia" w:asciiTheme="minorEastAsia" w:hAnsiTheme="minorEastAsia" w:eastAsiaTheme="minorEastAsia" w:cstheme="minorEastAsia"/>
          <w:sz w:val="24"/>
          <w:highlight w:val="none"/>
        </w:rPr>
        <w:t>扎克（大笑）：哟，想对我们动手啊？</w:t>
      </w:r>
      <w:r>
        <w:rPr>
          <w:rFonts w:hint="eastAsia" w:asciiTheme="minorEastAsia" w:hAnsiTheme="minorEastAsia" w:eastAsiaTheme="minorEastAsia" w:cstheme="minorEastAsia"/>
          <w:sz w:val="24"/>
          <w:highlight w:val="none"/>
          <w:lang w:val="en-US" w:eastAsia="zh-CN"/>
        </w:rPr>
        <w:t>正好速战速决！我们等着和莱拉公主今宵一刻值千金啊！</w:t>
      </w:r>
    </w:p>
    <w:p w14:paraId="621547EC">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highlight w:val="none"/>
        </w:rPr>
        <w:t>里昂（双眼通红）：你们这群</w:t>
      </w:r>
      <w:r>
        <w:rPr>
          <w:rFonts w:hint="eastAsia" w:asciiTheme="minorEastAsia" w:hAnsiTheme="minorEastAsia" w:eastAsiaTheme="minorEastAsia" w:cstheme="minorEastAsia"/>
          <w:b w:val="0"/>
          <w:bCs w:val="0"/>
          <w:sz w:val="24"/>
          <w:highlight w:val="none"/>
          <w:lang w:val="en-US" w:eastAsia="zh-CN"/>
        </w:rPr>
        <w:t>巴尔坎</w:t>
      </w:r>
      <w:r>
        <w:rPr>
          <w:rFonts w:hint="eastAsia" w:asciiTheme="minorEastAsia" w:hAnsiTheme="minorEastAsia" w:eastAsiaTheme="minorEastAsia" w:cstheme="minorEastAsia"/>
          <w:sz w:val="24"/>
          <w:highlight w:val="none"/>
        </w:rPr>
        <w:t>畜生！当初侵略我们的土地、屠杀我们平民</w:t>
      </w:r>
      <w:r>
        <w:rPr>
          <w:rFonts w:hint="eastAsia" w:asciiTheme="minorEastAsia" w:hAnsiTheme="minorEastAsia" w:eastAsiaTheme="minorEastAsia" w:cstheme="minorEastAsia"/>
          <w:sz w:val="24"/>
          <w:highlight w:val="none"/>
          <w:lang w:eastAsia="zh-CN"/>
        </w:rPr>
        <w:t>，</w:t>
      </w:r>
      <w:r>
        <w:rPr>
          <w:rFonts w:hint="eastAsia" w:asciiTheme="minorEastAsia" w:hAnsiTheme="minorEastAsia" w:eastAsiaTheme="minorEastAsia" w:cstheme="minorEastAsia"/>
          <w:sz w:val="24"/>
          <w:highlight w:val="none"/>
        </w:rPr>
        <w:t>今天，我就要为死去的平民</w:t>
      </w:r>
      <w:r>
        <w:rPr>
          <w:rFonts w:hint="eastAsia" w:asciiTheme="minorEastAsia" w:hAnsiTheme="minorEastAsia" w:eastAsiaTheme="minorEastAsia" w:cstheme="minorEastAsia"/>
          <w:sz w:val="24"/>
          <w:highlight w:val="none"/>
          <w:lang w:val="en-US" w:eastAsia="zh-CN"/>
        </w:rPr>
        <w:t>报仇</w:t>
      </w:r>
      <w:r>
        <w:rPr>
          <w:rFonts w:hint="eastAsia" w:asciiTheme="minorEastAsia" w:hAnsiTheme="minorEastAsia" w:eastAsiaTheme="minorEastAsia" w:cstheme="minorEastAsia"/>
          <w:sz w:val="24"/>
          <w:highlight w:val="none"/>
        </w:rPr>
        <w:t>！</w:t>
      </w:r>
    </w:p>
    <w:p w14:paraId="4096490E">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扎克（狞笑摊手）：原来你们还记得啊？好得很！想报仇？</w:t>
      </w:r>
    </w:p>
    <w:p w14:paraId="21E907D2">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△扎克手中虚空一抓，</w:t>
      </w:r>
      <w:r>
        <w:rPr>
          <w:rFonts w:hint="eastAsia" w:asciiTheme="minorEastAsia" w:hAnsiTheme="minorEastAsia" w:eastAsiaTheme="minorEastAsia" w:cstheme="minorEastAsia"/>
          <w:sz w:val="24"/>
          <w:lang w:val="en-US" w:eastAsia="zh-CN"/>
        </w:rPr>
        <w:t>血红的</w:t>
      </w:r>
      <w:r>
        <w:rPr>
          <w:rFonts w:hint="eastAsia" w:asciiTheme="minorEastAsia" w:hAnsiTheme="minorEastAsia" w:eastAsiaTheme="minorEastAsia" w:cstheme="minorEastAsia"/>
          <w:sz w:val="24"/>
        </w:rPr>
        <w:t>魔力在掌心汇聚</w:t>
      </w:r>
      <w:r>
        <w:rPr>
          <w:rFonts w:hint="eastAsia" w:asciiTheme="minorEastAsia" w:hAnsiTheme="minorEastAsia" w:eastAsiaTheme="minorEastAsia" w:cstheme="minorEastAsia"/>
          <w:sz w:val="24"/>
          <w:lang w:eastAsia="zh-CN"/>
        </w:rPr>
        <w:t>。</w:t>
      </w:r>
    </w:p>
    <w:p w14:paraId="34C518D9">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highlight w:val="none"/>
          <w:lang w:val="en-US" w:eastAsia="zh-CN"/>
        </w:rPr>
      </w:pPr>
      <w:r>
        <w:rPr>
          <w:rFonts w:hint="eastAsia" w:asciiTheme="minorEastAsia" w:hAnsiTheme="minorEastAsia" w:eastAsiaTheme="minorEastAsia" w:cstheme="minorEastAsia"/>
          <w:sz w:val="24"/>
          <w:highlight w:val="none"/>
        </w:rPr>
        <w:t>扎克：我们一路杀过来，踩碎的王城头骨能堆成一座山！你们哪个人觉得命长的，尽管滚下来！</w:t>
      </w:r>
      <w:r>
        <w:rPr>
          <w:rFonts w:hint="eastAsia" w:asciiTheme="minorEastAsia" w:hAnsiTheme="minorEastAsia" w:eastAsiaTheme="minorEastAsia" w:cstheme="minorEastAsia"/>
          <w:sz w:val="24"/>
          <w:highlight w:val="none"/>
          <w:lang w:val="en-US" w:eastAsia="zh-CN"/>
        </w:rPr>
        <w:t>只要能扛过我三招，我就算你们赢，哈哈哈哈！</w:t>
      </w:r>
    </w:p>
    <w:p w14:paraId="75BAAE20">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val="0"/>
          <w:sz w:val="24"/>
        </w:rPr>
      </w:pPr>
      <w:r>
        <w:rPr>
          <w:rFonts w:hint="eastAsia" w:asciiTheme="minorEastAsia" w:hAnsiTheme="minorEastAsia" w:eastAsiaTheme="minorEastAsia" w:cstheme="minorEastAsia"/>
          <w:b w:val="0"/>
          <w:bCs w:val="0"/>
          <w:sz w:val="24"/>
        </w:rPr>
        <w:t>△尤利乌斯额头青筋暴起，双手死死捏住皇座扶手，气得浑身发抖</w:t>
      </w:r>
      <w:r>
        <w:rPr>
          <w:rFonts w:hint="eastAsia" w:asciiTheme="minorEastAsia" w:hAnsiTheme="minorEastAsia" w:eastAsiaTheme="minorEastAsia" w:cstheme="minorEastAsia"/>
          <w:b w:val="0"/>
          <w:bCs w:val="0"/>
          <w:sz w:val="24"/>
          <w:lang w:eastAsia="zh-CN"/>
        </w:rPr>
        <w:t>，</w:t>
      </w:r>
      <w:r>
        <w:rPr>
          <w:rFonts w:hint="eastAsia" w:asciiTheme="minorEastAsia" w:hAnsiTheme="minorEastAsia" w:eastAsiaTheme="minorEastAsia" w:cstheme="minorEastAsia"/>
          <w:b w:val="0"/>
          <w:bCs w:val="0"/>
          <w:sz w:val="24"/>
        </w:rPr>
        <w:t>压低声音，咬牙问塞弗林</w:t>
      </w:r>
      <w:r>
        <w:rPr>
          <w:rFonts w:hint="eastAsia" w:asciiTheme="minorEastAsia" w:hAnsiTheme="minorEastAsia" w:eastAsiaTheme="minorEastAsia" w:cstheme="minorEastAsia"/>
          <w:b w:val="0"/>
          <w:bCs w:val="0"/>
          <w:sz w:val="24"/>
          <w:lang w:eastAsia="zh-CN"/>
        </w:rPr>
        <w:t>。</w:t>
      </w:r>
    </w:p>
    <w:p w14:paraId="0F06A818">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val="0"/>
          <w:sz w:val="24"/>
          <w:highlight w:val="none"/>
        </w:rPr>
      </w:pPr>
      <w:r>
        <w:rPr>
          <w:rFonts w:hint="eastAsia" w:asciiTheme="minorEastAsia" w:hAnsiTheme="minorEastAsia" w:eastAsiaTheme="minorEastAsia" w:cstheme="minorEastAsia"/>
          <w:b w:val="0"/>
          <w:bCs w:val="0"/>
          <w:sz w:val="24"/>
          <w:highlight w:val="none"/>
        </w:rPr>
        <w:t>尤利乌斯：塞弗林，里文是不是</w:t>
      </w:r>
      <w:r>
        <w:rPr>
          <w:rFonts w:hint="eastAsia" w:asciiTheme="minorEastAsia" w:hAnsiTheme="minorEastAsia" w:eastAsiaTheme="minorEastAsia" w:cstheme="minorEastAsia"/>
          <w:b w:val="0"/>
          <w:bCs w:val="0"/>
          <w:sz w:val="24"/>
          <w:highlight w:val="none"/>
          <w:lang w:val="en-US" w:eastAsia="zh-CN"/>
        </w:rPr>
        <w:t>巴尔坎</w:t>
      </w:r>
      <w:r>
        <w:rPr>
          <w:rFonts w:hint="eastAsia" w:asciiTheme="minorEastAsia" w:hAnsiTheme="minorEastAsia" w:eastAsiaTheme="minorEastAsia" w:cstheme="minorEastAsia"/>
          <w:b w:val="0"/>
          <w:bCs w:val="0"/>
          <w:sz w:val="24"/>
          <w:highlight w:val="none"/>
        </w:rPr>
        <w:t>的对手？</w:t>
      </w:r>
    </w:p>
    <w:p w14:paraId="5038EA4F">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highlight w:val="none"/>
        </w:rPr>
      </w:pPr>
      <w:r>
        <w:rPr>
          <w:rFonts w:hint="eastAsia" w:asciiTheme="minorEastAsia" w:hAnsiTheme="minorEastAsia" w:eastAsiaTheme="minorEastAsia" w:cstheme="minorEastAsia"/>
          <w:b w:val="0"/>
          <w:bCs w:val="0"/>
          <w:sz w:val="24"/>
          <w:highlight w:val="none"/>
        </w:rPr>
        <w:t>塞弗林（看了一眼角落里的里文）：陛下，</w:t>
      </w:r>
      <w:r>
        <w:rPr>
          <w:rFonts w:hint="eastAsia" w:asciiTheme="minorEastAsia" w:hAnsiTheme="minorEastAsia" w:eastAsiaTheme="minorEastAsia" w:cstheme="minorEastAsia"/>
          <w:b w:val="0"/>
          <w:bCs w:val="0"/>
          <w:sz w:val="24"/>
          <w:highlight w:val="none"/>
          <w:lang w:val="en-US" w:eastAsia="zh-CN"/>
        </w:rPr>
        <w:t>按照他</w:t>
      </w:r>
      <w:r>
        <w:rPr>
          <w:rFonts w:hint="eastAsia" w:asciiTheme="minorEastAsia" w:hAnsiTheme="minorEastAsia" w:eastAsiaTheme="minorEastAsia" w:cstheme="minorEastAsia"/>
          <w:b w:val="0"/>
          <w:bCs w:val="0"/>
          <w:sz w:val="24"/>
          <w:highlight w:val="none"/>
        </w:rPr>
        <w:t>和我交手时展现出的那股力量</w:t>
      </w:r>
      <w:r>
        <w:rPr>
          <w:rFonts w:hint="eastAsia" w:asciiTheme="minorEastAsia" w:hAnsiTheme="minorEastAsia" w:eastAsiaTheme="minorEastAsia" w:cstheme="minorEastAsia"/>
          <w:b w:val="0"/>
          <w:bCs w:val="0"/>
          <w:sz w:val="24"/>
          <w:highlight w:val="none"/>
          <w:lang w:eastAsia="zh-CN"/>
        </w:rPr>
        <w:t>，</w:t>
      </w:r>
      <w:r>
        <w:rPr>
          <w:rFonts w:hint="eastAsia" w:asciiTheme="minorEastAsia" w:hAnsiTheme="minorEastAsia" w:eastAsiaTheme="minorEastAsia" w:cstheme="minorEastAsia"/>
          <w:b w:val="0"/>
          <w:bCs w:val="0"/>
          <w:sz w:val="24"/>
          <w:highlight w:val="none"/>
          <w:lang w:val="en-US" w:eastAsia="zh-CN"/>
        </w:rPr>
        <w:t>他</w:t>
      </w:r>
      <w:r>
        <w:rPr>
          <w:rFonts w:hint="eastAsia" w:asciiTheme="minorEastAsia" w:hAnsiTheme="minorEastAsia" w:eastAsiaTheme="minorEastAsia" w:cstheme="minorEastAsia"/>
          <w:sz w:val="24"/>
          <w:highlight w:val="none"/>
        </w:rPr>
        <w:t>一个打三个</w:t>
      </w:r>
      <w:r>
        <w:rPr>
          <w:rFonts w:hint="eastAsia" w:asciiTheme="minorEastAsia" w:hAnsiTheme="minorEastAsia" w:eastAsiaTheme="minorEastAsia" w:cstheme="minorEastAsia"/>
          <w:b w:val="0"/>
          <w:bCs w:val="0"/>
          <w:sz w:val="24"/>
          <w:highlight w:val="none"/>
        </w:rPr>
        <w:t>。</w:t>
      </w:r>
    </w:p>
    <w:p w14:paraId="38880067">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lang w:eastAsia="zh-CN"/>
        </w:rPr>
      </w:pPr>
      <w:r>
        <w:rPr>
          <w:rFonts w:hint="eastAsia" w:asciiTheme="minorEastAsia" w:hAnsiTheme="minorEastAsia" w:eastAsiaTheme="minorEastAsia" w:cstheme="minorEastAsia"/>
          <w:b w:val="0"/>
          <w:bCs/>
          <w:color w:val="1F1F1F"/>
          <w:sz w:val="24"/>
          <w:szCs w:val="24"/>
        </w:rPr>
        <w:t>△尤利乌斯深吸一口气，强压怒火，冷声</w:t>
      </w:r>
      <w:r>
        <w:rPr>
          <w:rFonts w:hint="eastAsia" w:asciiTheme="minorEastAsia" w:hAnsiTheme="minorEastAsia" w:eastAsiaTheme="minorEastAsia" w:cstheme="minorEastAsia"/>
          <w:b w:val="0"/>
          <w:bCs/>
          <w:color w:val="1F1F1F"/>
          <w:sz w:val="24"/>
          <w:szCs w:val="24"/>
          <w:lang w:eastAsia="zh-CN"/>
        </w:rPr>
        <w:t>。</w:t>
      </w:r>
    </w:p>
    <w:p w14:paraId="076A5BC9">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b w:val="0"/>
          <w:bCs/>
          <w:color w:val="1F1F1F"/>
          <w:sz w:val="24"/>
          <w:szCs w:val="24"/>
          <w:lang w:val="en-US" w:eastAsia="zh-CN"/>
        </w:rPr>
      </w:pPr>
      <w:r>
        <w:rPr>
          <w:rFonts w:hint="eastAsia" w:asciiTheme="minorEastAsia" w:hAnsiTheme="minorEastAsia" w:eastAsiaTheme="minorEastAsia" w:cstheme="minorEastAsia"/>
          <w:b w:val="0"/>
          <w:bCs/>
          <w:color w:val="1F1F1F"/>
          <w:sz w:val="24"/>
          <w:szCs w:val="24"/>
        </w:rPr>
        <w:t>尤利乌斯：</w:t>
      </w:r>
      <w:r>
        <w:rPr>
          <w:rFonts w:hint="eastAsia" w:asciiTheme="minorEastAsia" w:hAnsiTheme="minorEastAsia" w:eastAsiaTheme="minorEastAsia" w:cstheme="minorEastAsia"/>
          <w:b w:val="0"/>
          <w:bCs/>
          <w:color w:val="1F1F1F"/>
          <w:sz w:val="24"/>
          <w:szCs w:val="24"/>
          <w:lang w:val="en-US" w:eastAsia="zh-CN"/>
        </w:rPr>
        <w:t>巴尔坎使者们，今天的赛事，绝对会让你们心服口服！</w:t>
      </w:r>
    </w:p>
    <w:p w14:paraId="48476A9E">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rPr>
      </w:pPr>
      <w:r>
        <w:rPr>
          <w:rFonts w:hint="eastAsia" w:asciiTheme="minorEastAsia" w:hAnsiTheme="minorEastAsia" w:eastAsiaTheme="minorEastAsia" w:cstheme="minorEastAsia"/>
          <w:b w:val="0"/>
          <w:bCs/>
          <w:color w:val="1F1F1F"/>
          <w:sz w:val="24"/>
          <w:szCs w:val="24"/>
        </w:rPr>
        <w:t>尤利乌斯：所有人听令</w:t>
      </w:r>
      <w:r>
        <w:rPr>
          <w:rFonts w:hint="eastAsia" w:asciiTheme="minorEastAsia" w:hAnsiTheme="minorEastAsia" w:eastAsiaTheme="minorEastAsia" w:cstheme="minorEastAsia"/>
          <w:b w:val="0"/>
          <w:bCs/>
          <w:color w:val="1F1F1F"/>
          <w:sz w:val="24"/>
          <w:szCs w:val="24"/>
          <w:lang w:eastAsia="zh-CN"/>
        </w:rPr>
        <w:t>，</w:t>
      </w:r>
      <w:r>
        <w:rPr>
          <w:rFonts w:hint="eastAsia" w:asciiTheme="minorEastAsia" w:hAnsiTheme="minorEastAsia" w:eastAsiaTheme="minorEastAsia" w:cstheme="minorEastAsia"/>
          <w:b w:val="0"/>
          <w:bCs/>
          <w:color w:val="1F1F1F"/>
          <w:sz w:val="24"/>
          <w:szCs w:val="24"/>
        </w:rPr>
        <w:t>谁能</w:t>
      </w:r>
      <w:r>
        <w:rPr>
          <w:rFonts w:hint="eastAsia" w:asciiTheme="minorEastAsia" w:hAnsiTheme="minorEastAsia" w:eastAsiaTheme="minorEastAsia" w:cstheme="minorEastAsia"/>
          <w:b w:val="0"/>
          <w:bCs/>
          <w:color w:val="1F1F1F"/>
          <w:sz w:val="24"/>
          <w:szCs w:val="24"/>
          <w:lang w:val="en-US" w:eastAsia="zh-CN"/>
        </w:rPr>
        <w:t>赢下比斗</w:t>
      </w:r>
      <w:r>
        <w:rPr>
          <w:rFonts w:hint="eastAsia" w:asciiTheme="minorEastAsia" w:hAnsiTheme="minorEastAsia" w:eastAsiaTheme="minorEastAsia" w:cstheme="minorEastAsia"/>
          <w:b w:val="0"/>
          <w:bCs/>
          <w:color w:val="1F1F1F"/>
          <w:sz w:val="24"/>
          <w:szCs w:val="24"/>
        </w:rPr>
        <w:t>，吾将赏赐他一千万星际信用点，</w:t>
      </w:r>
      <w:r>
        <w:rPr>
          <w:rFonts w:hint="eastAsia" w:asciiTheme="minorEastAsia" w:hAnsiTheme="minorEastAsia" w:eastAsiaTheme="minorEastAsia" w:cstheme="minorEastAsia"/>
          <w:b w:val="0"/>
          <w:bCs/>
          <w:color w:val="1F1F1F"/>
          <w:sz w:val="24"/>
          <w:szCs w:val="24"/>
          <w:lang w:val="en-US" w:eastAsia="zh-CN"/>
        </w:rPr>
        <w:t>十座能量金山！</w:t>
      </w:r>
      <w:r>
        <w:rPr>
          <w:rFonts w:hint="eastAsia" w:asciiTheme="minorEastAsia" w:hAnsiTheme="minorEastAsia" w:eastAsiaTheme="minorEastAsia" w:cstheme="minorEastAsia"/>
          <w:b w:val="0"/>
          <w:bCs/>
          <w:color w:val="1F1F1F"/>
          <w:sz w:val="24"/>
          <w:szCs w:val="24"/>
        </w:rPr>
        <w:t>外加三座顶级能源矿！</w:t>
      </w:r>
    </w:p>
    <w:p w14:paraId="3D1FAE2E">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bCs/>
          <w:color w:val="1F1F1F"/>
          <w:sz w:val="24"/>
          <w:szCs w:val="24"/>
        </w:rPr>
        <w:t>△</w:t>
      </w:r>
      <w:r>
        <w:rPr>
          <w:rFonts w:hint="eastAsia" w:asciiTheme="minorEastAsia" w:hAnsiTheme="minorEastAsia" w:eastAsiaTheme="minorEastAsia" w:cstheme="minorEastAsia"/>
          <w:sz w:val="24"/>
          <w:szCs w:val="24"/>
        </w:rPr>
        <w:t xml:space="preserve">里昂猛地站起，法杖上燃起赤红色的火焰。 </w:t>
      </w:r>
    </w:p>
    <w:p w14:paraId="74E13C2F">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rPr>
      </w:pPr>
      <w:r>
        <w:rPr>
          <w:rFonts w:hint="eastAsia" w:asciiTheme="minorEastAsia" w:hAnsiTheme="minorEastAsia" w:eastAsiaTheme="minorEastAsia" w:cstheme="minorEastAsia"/>
          <w:sz w:val="24"/>
          <w:szCs w:val="24"/>
        </w:rPr>
        <w:t>里昂：加拉格家族的火焰会把</w:t>
      </w:r>
      <w:r>
        <w:rPr>
          <w:rFonts w:hint="eastAsia" w:asciiTheme="minorEastAsia" w:hAnsiTheme="minorEastAsia" w:eastAsiaTheme="minorEastAsia" w:cstheme="minorEastAsia"/>
          <w:sz w:val="24"/>
          <w:szCs w:val="24"/>
          <w:lang w:val="en-US" w:eastAsia="zh-CN"/>
        </w:rPr>
        <w:t>他们</w:t>
      </w:r>
      <w:r>
        <w:rPr>
          <w:rFonts w:hint="eastAsia" w:asciiTheme="minorEastAsia" w:hAnsiTheme="minorEastAsia" w:eastAsiaTheme="minorEastAsia" w:cstheme="minorEastAsia"/>
          <w:sz w:val="24"/>
          <w:szCs w:val="24"/>
        </w:rPr>
        <w:t>烧成灰烬！我来！</w:t>
      </w:r>
    </w:p>
    <w:p w14:paraId="4C6AAD63">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rPr>
      </w:pPr>
    </w:p>
    <w:p w14:paraId="53F3C84D">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bCs w:val="0"/>
          <w:color w:val="1F1F1F"/>
          <w:sz w:val="24"/>
          <w:szCs w:val="24"/>
        </w:rPr>
      </w:pPr>
      <w:r>
        <w:rPr>
          <w:rFonts w:hint="eastAsia" w:asciiTheme="minorEastAsia" w:hAnsiTheme="minorEastAsia" w:eastAsiaTheme="minorEastAsia" w:cstheme="minorEastAsia"/>
          <w:b/>
          <w:bCs w:val="0"/>
          <w:color w:val="1F1F1F"/>
          <w:sz w:val="24"/>
          <w:szCs w:val="24"/>
        </w:rPr>
        <w:t>011-2 星际竞技场擂台/日/外</w:t>
      </w:r>
    </w:p>
    <w:p w14:paraId="75D54AF8">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bCs w:val="0"/>
          <w:color w:val="1F1F1F"/>
          <w:sz w:val="24"/>
          <w:szCs w:val="24"/>
          <w:lang w:eastAsia="zh-CN"/>
        </w:rPr>
      </w:pPr>
      <w:r>
        <w:rPr>
          <w:rFonts w:hint="eastAsia" w:asciiTheme="minorEastAsia" w:hAnsiTheme="minorEastAsia" w:eastAsiaTheme="minorEastAsia" w:cstheme="minorEastAsia"/>
          <w:b/>
          <w:bCs w:val="0"/>
          <w:color w:val="1F1F1F"/>
          <w:sz w:val="24"/>
          <w:szCs w:val="24"/>
        </w:rPr>
        <w:t>人物：扎克、众贵族</w:t>
      </w:r>
      <w:r>
        <w:rPr>
          <w:rFonts w:hint="eastAsia" w:asciiTheme="minorEastAsia" w:hAnsiTheme="minorEastAsia" w:eastAsiaTheme="minorEastAsia" w:cstheme="minorEastAsia"/>
          <w:b/>
          <w:bCs w:val="0"/>
          <w:color w:val="1F1F1F"/>
          <w:sz w:val="24"/>
          <w:szCs w:val="24"/>
          <w:lang w:eastAsia="zh-CN"/>
        </w:rPr>
        <w:t>、</w:t>
      </w:r>
      <w:r>
        <w:rPr>
          <w:rFonts w:hint="eastAsia" w:asciiTheme="minorEastAsia" w:hAnsiTheme="minorEastAsia" w:eastAsiaTheme="minorEastAsia" w:cstheme="minorEastAsia"/>
          <w:b/>
          <w:bCs w:val="0"/>
          <w:sz w:val="24"/>
          <w:szCs w:val="24"/>
        </w:rPr>
        <w:t>里文、里昂</w:t>
      </w:r>
    </w:p>
    <w:p w14:paraId="7E7988DB">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Cs/>
          <w:color w:val="1F1F1F"/>
          <w:sz w:val="24"/>
        </w:rPr>
      </w:pPr>
      <w:r>
        <w:rPr>
          <w:rFonts w:hint="eastAsia" w:asciiTheme="minorEastAsia" w:hAnsiTheme="minorEastAsia" w:eastAsiaTheme="minorEastAsia" w:cstheme="minorEastAsia"/>
          <w:bCs/>
          <w:color w:val="1F1F1F"/>
          <w:sz w:val="24"/>
        </w:rPr>
        <w:t>△扎克狂吼一声，撕裂上衣。他胸口赤红色的战纹瞬间亮起，宛如岩浆在皮肤下流动，狂暴的压迫感席卷全场。</w:t>
      </w:r>
    </w:p>
    <w:p w14:paraId="1362B1D4">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bCs/>
          <w:color w:val="1F1F1F"/>
          <w:sz w:val="24"/>
        </w:rPr>
      </w:pPr>
      <w:r>
        <w:rPr>
          <w:rFonts w:hint="eastAsia" w:asciiTheme="minorEastAsia" w:hAnsiTheme="minorEastAsia" w:eastAsiaTheme="minorEastAsia" w:cstheme="minorEastAsia"/>
          <w:bCs/>
          <w:color w:val="1F1F1F"/>
          <w:sz w:val="24"/>
        </w:rPr>
        <w:t>扎克</w:t>
      </w:r>
      <w:r>
        <w:rPr>
          <w:rFonts w:hint="eastAsia" w:asciiTheme="minorEastAsia" w:hAnsiTheme="minorEastAsia" w:eastAsiaTheme="minorEastAsia" w:cstheme="minorEastAsia"/>
          <w:bCs/>
          <w:color w:val="1F1F1F"/>
          <w:sz w:val="24"/>
          <w:lang w:eastAsia="zh-CN"/>
        </w:rPr>
        <w:t>：</w:t>
      </w:r>
      <w:r>
        <w:rPr>
          <w:rFonts w:hint="eastAsia" w:asciiTheme="minorEastAsia" w:hAnsiTheme="minorEastAsia" w:eastAsiaTheme="minorEastAsia" w:cstheme="minorEastAsia"/>
          <w:bCs/>
          <w:color w:val="1F1F1F"/>
          <w:sz w:val="24"/>
          <w:lang w:val="en-US" w:eastAsia="zh-CN"/>
        </w:rPr>
        <w:t>上来送死！</w:t>
      </w:r>
    </w:p>
    <w:p w14:paraId="5C51C465">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Cs/>
          <w:color w:val="1F1F1F"/>
          <w:sz w:val="24"/>
        </w:rPr>
      </w:pPr>
      <w:r>
        <w:rPr>
          <w:rFonts w:hint="eastAsia" w:asciiTheme="minorEastAsia" w:hAnsiTheme="minorEastAsia" w:eastAsiaTheme="minorEastAsia" w:cstheme="minorEastAsia"/>
          <w:bCs/>
          <w:color w:val="1F1F1F"/>
          <w:sz w:val="24"/>
        </w:rPr>
        <w:t>△里昂握紧法杖大步走向擂台。</w:t>
      </w:r>
    </w:p>
    <w:p w14:paraId="7418363A">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Cs/>
          <w:color w:val="1F1F1F"/>
          <w:sz w:val="24"/>
        </w:rPr>
      </w:pPr>
      <w:r>
        <w:rPr>
          <w:rFonts w:hint="eastAsia" w:asciiTheme="minorEastAsia" w:hAnsiTheme="minorEastAsia" w:eastAsiaTheme="minorEastAsia" w:cstheme="minorEastAsia"/>
          <w:bCs/>
          <w:color w:val="1F1F1F"/>
          <w:sz w:val="24"/>
        </w:rPr>
        <w:t>△里文</w:t>
      </w:r>
      <w:r>
        <w:rPr>
          <w:rFonts w:hint="eastAsia" w:asciiTheme="minorEastAsia" w:hAnsiTheme="minorEastAsia" w:eastAsiaTheme="minorEastAsia" w:cstheme="minorEastAsia"/>
          <w:bCs/>
          <w:color w:val="1F1F1F"/>
          <w:sz w:val="24"/>
          <w:lang w:val="en-US" w:eastAsia="zh-CN"/>
        </w:rPr>
        <w:t>的</w:t>
      </w:r>
      <w:r>
        <w:rPr>
          <w:rFonts w:hint="eastAsia" w:asciiTheme="minorEastAsia" w:hAnsiTheme="minorEastAsia" w:eastAsiaTheme="minorEastAsia" w:cstheme="minorEastAsia"/>
          <w:bCs/>
          <w:color w:val="1F1F1F"/>
          <w:sz w:val="24"/>
        </w:rPr>
        <w:t>手突然横伸出来，拦住了里昂的去路。</w:t>
      </w:r>
    </w:p>
    <w:p w14:paraId="76FC65A9">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Cs/>
          <w:color w:val="1F1F1F"/>
          <w:sz w:val="24"/>
          <w:highlight w:val="none"/>
        </w:rPr>
      </w:pPr>
      <w:r>
        <w:rPr>
          <w:rFonts w:hint="eastAsia" w:asciiTheme="minorEastAsia" w:hAnsiTheme="minorEastAsia" w:eastAsiaTheme="minorEastAsia" w:cstheme="minorEastAsia"/>
          <w:bCs/>
          <w:color w:val="1F1F1F"/>
          <w:sz w:val="24"/>
          <w:highlight w:val="none"/>
        </w:rPr>
        <w:t>里文：你</w:t>
      </w:r>
      <w:r>
        <w:rPr>
          <w:rFonts w:hint="eastAsia" w:asciiTheme="minorEastAsia" w:hAnsiTheme="minorEastAsia" w:eastAsiaTheme="minorEastAsia" w:cstheme="minorEastAsia"/>
          <w:bCs/>
          <w:color w:val="1F1F1F"/>
          <w:sz w:val="24"/>
          <w:highlight w:val="none"/>
          <w:lang w:val="en-US" w:eastAsia="zh-CN"/>
        </w:rPr>
        <w:t>的</w:t>
      </w:r>
      <w:r>
        <w:rPr>
          <w:rFonts w:hint="eastAsia" w:asciiTheme="minorEastAsia" w:hAnsiTheme="minorEastAsia" w:eastAsiaTheme="minorEastAsia" w:cstheme="minorEastAsia"/>
          <w:bCs/>
          <w:color w:val="1F1F1F"/>
          <w:sz w:val="24"/>
          <w:highlight w:val="none"/>
        </w:rPr>
        <w:t>火焰魔法连他的防都破不了，上去就是白送命。</w:t>
      </w:r>
    </w:p>
    <w:p w14:paraId="2F3D2188">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Cs/>
          <w:color w:val="1F1F1F"/>
          <w:sz w:val="24"/>
          <w:highlight w:val="none"/>
        </w:rPr>
      </w:pPr>
      <w:r>
        <w:rPr>
          <w:rFonts w:hint="eastAsia" w:asciiTheme="minorEastAsia" w:hAnsiTheme="minorEastAsia" w:eastAsiaTheme="minorEastAsia" w:cstheme="minorEastAsia"/>
          <w:bCs/>
          <w:color w:val="1F1F1F"/>
          <w:sz w:val="24"/>
          <w:highlight w:val="none"/>
        </w:rPr>
        <w:t>里昂（一把推开里文的手）：</w:t>
      </w:r>
      <w:r>
        <w:rPr>
          <w:rFonts w:hint="eastAsia" w:asciiTheme="minorEastAsia" w:hAnsiTheme="minorEastAsia" w:eastAsiaTheme="minorEastAsia" w:cstheme="minorEastAsia"/>
          <w:bCs/>
          <w:color w:val="1F1F1F"/>
          <w:sz w:val="24"/>
          <w:highlight w:val="none"/>
          <w:lang w:val="en-US" w:eastAsia="zh-CN"/>
        </w:rPr>
        <w:t>一点</w:t>
      </w:r>
      <w:r>
        <w:rPr>
          <w:rFonts w:hint="eastAsia" w:asciiTheme="minorEastAsia" w:hAnsiTheme="minorEastAsia" w:eastAsiaTheme="minorEastAsia" w:cstheme="minorEastAsia"/>
          <w:bCs/>
          <w:color w:val="1F1F1F"/>
          <w:sz w:val="24"/>
          <w:highlight w:val="none"/>
        </w:rPr>
        <w:t>魔力都没有</w:t>
      </w:r>
      <w:r>
        <w:rPr>
          <w:rFonts w:hint="eastAsia" w:asciiTheme="minorEastAsia" w:hAnsiTheme="minorEastAsia" w:eastAsiaTheme="minorEastAsia" w:cstheme="minorEastAsia"/>
          <w:bCs/>
          <w:color w:val="1F1F1F"/>
          <w:sz w:val="24"/>
          <w:highlight w:val="none"/>
          <w:lang w:val="en-US" w:eastAsia="zh-CN"/>
        </w:rPr>
        <w:t>的废物敢教导本少爷，你也配！</w:t>
      </w:r>
    </w:p>
    <w:p w14:paraId="7983F58D">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Cs/>
          <w:color w:val="1F1F1F"/>
          <w:sz w:val="24"/>
          <w:highlight w:val="none"/>
        </w:rPr>
      </w:pPr>
      <w:r>
        <w:rPr>
          <w:rFonts w:hint="eastAsia" w:asciiTheme="minorEastAsia" w:hAnsiTheme="minorEastAsia" w:eastAsiaTheme="minorEastAsia" w:cstheme="minorEastAsia"/>
          <w:bCs/>
          <w:color w:val="1F1F1F"/>
          <w:sz w:val="24"/>
          <w:highlight w:val="none"/>
        </w:rPr>
        <w:t>里昂（高举法杖）：看着吧！巴尔坎的野狗</w:t>
      </w:r>
      <w:r>
        <w:rPr>
          <w:rFonts w:hint="eastAsia" w:asciiTheme="minorEastAsia" w:hAnsiTheme="minorEastAsia" w:eastAsiaTheme="minorEastAsia" w:cstheme="minorEastAsia"/>
          <w:bCs/>
          <w:color w:val="1F1F1F"/>
          <w:sz w:val="24"/>
          <w:highlight w:val="none"/>
          <w:lang w:val="en-US" w:eastAsia="zh-CN"/>
        </w:rPr>
        <w:t>在我手里抗不过一击</w:t>
      </w:r>
      <w:r>
        <w:rPr>
          <w:rFonts w:hint="eastAsia" w:asciiTheme="minorEastAsia" w:hAnsiTheme="minorEastAsia" w:eastAsiaTheme="minorEastAsia" w:cstheme="minorEastAsia"/>
          <w:bCs/>
          <w:color w:val="1F1F1F"/>
          <w:sz w:val="24"/>
          <w:highlight w:val="none"/>
        </w:rPr>
        <w:t>！</w:t>
      </w:r>
    </w:p>
    <w:p w14:paraId="2EBEE4F2">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bCs w:val="0"/>
          <w:color w:val="1F1F1F"/>
          <w:sz w:val="24"/>
          <w:szCs w:val="24"/>
        </w:rPr>
      </w:pPr>
      <w:r>
        <w:rPr>
          <w:rFonts w:hint="eastAsia" w:asciiTheme="minorEastAsia" w:hAnsiTheme="minorEastAsia" w:eastAsiaTheme="minorEastAsia" w:cstheme="minorEastAsia"/>
          <w:bCs/>
          <w:color w:val="1F1F1F"/>
          <w:sz w:val="24"/>
        </w:rPr>
        <w:t>△里昂头也不回地冲上擂台。</w:t>
      </w:r>
    </w:p>
    <w:p w14:paraId="096A3AE2">
      <w:pPr>
        <w:pStyle w:val="3"/>
        <w:bidi w:val="0"/>
        <w:rPr>
          <w:rFonts w:hint="eastAsia"/>
        </w:rPr>
      </w:pPr>
      <w:r>
        <w:rPr>
          <w:rFonts w:hint="eastAsia"/>
        </w:rPr>
        <w:t>第1</w:t>
      </w:r>
      <w:r>
        <w:rPr>
          <w:rFonts w:hint="eastAsia"/>
          <w:lang w:val="en-US" w:eastAsia="zh-CN"/>
        </w:rPr>
        <w:t>2</w:t>
      </w:r>
      <w:r>
        <w:rPr>
          <w:rFonts w:hint="eastAsia"/>
        </w:rPr>
        <w:t>集</w:t>
      </w:r>
    </w:p>
    <w:p w14:paraId="46AFBE6F">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bCs w:val="0"/>
          <w:color w:val="1F1F1F"/>
          <w:sz w:val="24"/>
          <w:szCs w:val="24"/>
        </w:rPr>
      </w:pPr>
      <w:r>
        <w:rPr>
          <w:rFonts w:hint="eastAsia" w:asciiTheme="minorEastAsia" w:hAnsiTheme="minorEastAsia" w:eastAsiaTheme="minorEastAsia" w:cstheme="minorEastAsia"/>
          <w:b/>
          <w:bCs w:val="0"/>
          <w:color w:val="1F1F1F"/>
          <w:sz w:val="24"/>
          <w:szCs w:val="24"/>
        </w:rPr>
        <w:t>01</w:t>
      </w:r>
      <w:r>
        <w:rPr>
          <w:rFonts w:hint="eastAsia" w:asciiTheme="minorEastAsia" w:hAnsiTheme="minorEastAsia" w:eastAsiaTheme="minorEastAsia" w:cstheme="minorEastAsia"/>
          <w:b/>
          <w:bCs w:val="0"/>
          <w:color w:val="1F1F1F"/>
          <w:sz w:val="24"/>
          <w:szCs w:val="24"/>
          <w:lang w:val="en-US" w:eastAsia="zh-CN"/>
        </w:rPr>
        <w:t>2</w:t>
      </w:r>
      <w:r>
        <w:rPr>
          <w:rFonts w:hint="eastAsia" w:asciiTheme="minorEastAsia" w:hAnsiTheme="minorEastAsia" w:eastAsiaTheme="minorEastAsia" w:cstheme="minorEastAsia"/>
          <w:b/>
          <w:bCs w:val="0"/>
          <w:color w:val="1F1F1F"/>
          <w:sz w:val="24"/>
          <w:szCs w:val="24"/>
        </w:rPr>
        <w:t>-</w:t>
      </w:r>
      <w:r>
        <w:rPr>
          <w:rFonts w:hint="eastAsia" w:asciiTheme="minorEastAsia" w:hAnsiTheme="minorEastAsia" w:eastAsiaTheme="minorEastAsia" w:cstheme="minorEastAsia"/>
          <w:b/>
          <w:bCs w:val="0"/>
          <w:color w:val="1F1F1F"/>
          <w:sz w:val="24"/>
          <w:szCs w:val="24"/>
          <w:lang w:val="en-US" w:eastAsia="zh-CN"/>
        </w:rPr>
        <w:t>1</w:t>
      </w:r>
      <w:r>
        <w:rPr>
          <w:rFonts w:hint="eastAsia" w:asciiTheme="minorEastAsia" w:hAnsiTheme="minorEastAsia" w:eastAsiaTheme="minorEastAsia" w:cstheme="minorEastAsia"/>
          <w:b/>
          <w:bCs w:val="0"/>
          <w:color w:val="1F1F1F"/>
          <w:sz w:val="24"/>
          <w:szCs w:val="24"/>
        </w:rPr>
        <w:t xml:space="preserve"> 星际竞技场擂台/</w:t>
      </w:r>
      <w:r>
        <w:rPr>
          <w:rFonts w:hint="eastAsia" w:asciiTheme="minorEastAsia" w:hAnsiTheme="minorEastAsia" w:eastAsiaTheme="minorEastAsia" w:cstheme="minorEastAsia"/>
          <w:b/>
          <w:bCs w:val="0"/>
          <w:color w:val="1F1F1F"/>
          <w:sz w:val="24"/>
          <w:szCs w:val="24"/>
          <w:lang w:val="en-US" w:eastAsia="zh-CN"/>
        </w:rPr>
        <w:t>看台/候场区/</w:t>
      </w:r>
      <w:r>
        <w:rPr>
          <w:rFonts w:hint="eastAsia" w:asciiTheme="minorEastAsia" w:hAnsiTheme="minorEastAsia" w:eastAsiaTheme="minorEastAsia" w:cstheme="minorEastAsia"/>
          <w:b/>
          <w:bCs w:val="0"/>
          <w:color w:val="1F1F1F"/>
          <w:sz w:val="24"/>
          <w:szCs w:val="24"/>
        </w:rPr>
        <w:t>日/外</w:t>
      </w:r>
    </w:p>
    <w:p w14:paraId="60E750FF">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bCs w:val="0"/>
          <w:color w:val="1F1F1F"/>
          <w:sz w:val="24"/>
          <w:szCs w:val="24"/>
        </w:rPr>
      </w:pPr>
      <w:r>
        <w:rPr>
          <w:rFonts w:hint="eastAsia" w:asciiTheme="minorEastAsia" w:hAnsiTheme="minorEastAsia" w:eastAsiaTheme="minorEastAsia" w:cstheme="minorEastAsia"/>
          <w:b/>
          <w:bCs w:val="0"/>
          <w:color w:val="1F1F1F"/>
          <w:sz w:val="24"/>
          <w:szCs w:val="24"/>
        </w:rPr>
        <w:t>人物：里昂、扎克、</w:t>
      </w:r>
      <w:r>
        <w:rPr>
          <w:rFonts w:hint="eastAsia" w:asciiTheme="minorEastAsia" w:hAnsiTheme="minorEastAsia" w:eastAsiaTheme="minorEastAsia" w:cstheme="minorEastAsia"/>
          <w:b/>
          <w:bCs w:val="0"/>
          <w:color w:val="1F1F1F"/>
          <w:sz w:val="24"/>
          <w:szCs w:val="24"/>
          <w:lang w:val="en-US" w:eastAsia="zh-CN"/>
        </w:rPr>
        <w:t>贵族们、</w:t>
      </w:r>
      <w:r>
        <w:rPr>
          <w:rFonts w:hint="eastAsia" w:asciiTheme="minorEastAsia" w:hAnsiTheme="minorEastAsia" w:eastAsiaTheme="minorEastAsia" w:cstheme="minorEastAsia"/>
          <w:b/>
          <w:bCs w:val="0"/>
          <w:color w:val="1F1F1F"/>
          <w:sz w:val="24"/>
          <w:szCs w:val="24"/>
        </w:rPr>
        <w:t>加拉格伯爵</w:t>
      </w:r>
      <w:r>
        <w:rPr>
          <w:rFonts w:hint="eastAsia" w:asciiTheme="minorEastAsia" w:hAnsiTheme="minorEastAsia" w:eastAsiaTheme="minorEastAsia" w:cstheme="minorEastAsia"/>
          <w:b/>
          <w:bCs w:val="0"/>
          <w:color w:val="1F1F1F"/>
          <w:sz w:val="24"/>
          <w:szCs w:val="24"/>
          <w:lang w:eastAsia="zh-CN"/>
        </w:rPr>
        <w:t>、</w:t>
      </w:r>
      <w:r>
        <w:rPr>
          <w:rFonts w:hint="eastAsia" w:asciiTheme="minorEastAsia" w:hAnsiTheme="minorEastAsia" w:eastAsiaTheme="minorEastAsia" w:cstheme="minorEastAsia"/>
          <w:b/>
          <w:bCs w:val="0"/>
          <w:color w:val="1F1F1F"/>
          <w:sz w:val="24"/>
          <w:szCs w:val="24"/>
        </w:rPr>
        <w:t>阿尔瓦多</w:t>
      </w:r>
    </w:p>
    <w:p w14:paraId="51DF68D8">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rPr>
      </w:pPr>
      <w:r>
        <w:rPr>
          <w:rFonts w:hint="eastAsia" w:asciiTheme="minorEastAsia" w:hAnsiTheme="minorEastAsia" w:eastAsiaTheme="minorEastAsia" w:cstheme="minorEastAsia"/>
          <w:b w:val="0"/>
          <w:bCs/>
          <w:color w:val="1F1F1F"/>
          <w:sz w:val="24"/>
          <w:szCs w:val="24"/>
        </w:rPr>
        <w:t>△里昂冲上擂台，法杖光芒大作，释放出一团巨大的赤红火球直轰扎克面门！</w:t>
      </w:r>
    </w:p>
    <w:p w14:paraId="292EADB9">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highlight w:val="none"/>
        </w:rPr>
      </w:pPr>
      <w:r>
        <w:rPr>
          <w:rFonts w:hint="eastAsia" w:asciiTheme="minorEastAsia" w:hAnsiTheme="minorEastAsia" w:eastAsiaTheme="minorEastAsia" w:cstheme="minorEastAsia"/>
          <w:b w:val="0"/>
          <w:bCs/>
          <w:color w:val="1F1F1F"/>
          <w:sz w:val="24"/>
          <w:szCs w:val="24"/>
          <w:highlight w:val="none"/>
        </w:rPr>
        <w:t>里昂（怒吼）：</w:t>
      </w:r>
      <w:r>
        <w:rPr>
          <w:rFonts w:hint="eastAsia" w:asciiTheme="minorEastAsia" w:hAnsiTheme="minorEastAsia" w:eastAsiaTheme="minorEastAsia" w:cstheme="minorEastAsia"/>
          <w:sz w:val="24"/>
          <w:highlight w:val="none"/>
        </w:rPr>
        <w:t>巴尔坎野蛮人，让你</w:t>
      </w:r>
      <w:r>
        <w:rPr>
          <w:rFonts w:hint="eastAsia" w:asciiTheme="minorEastAsia" w:hAnsiTheme="minorEastAsia" w:eastAsiaTheme="minorEastAsia" w:cstheme="minorEastAsia"/>
          <w:sz w:val="24"/>
          <w:highlight w:val="none"/>
          <w:lang w:val="en-US" w:eastAsia="zh-CN"/>
        </w:rPr>
        <w:t>尝尝</w:t>
      </w:r>
      <w:r>
        <w:rPr>
          <w:rFonts w:hint="eastAsia" w:asciiTheme="minorEastAsia" w:hAnsiTheme="minorEastAsia" w:eastAsiaTheme="minorEastAsia" w:cstheme="minorEastAsia"/>
          <w:sz w:val="24"/>
          <w:highlight w:val="none"/>
        </w:rPr>
        <w:t>我这火焰的</w:t>
      </w:r>
      <w:r>
        <w:rPr>
          <w:rFonts w:hint="eastAsia" w:asciiTheme="minorEastAsia" w:hAnsiTheme="minorEastAsia" w:eastAsiaTheme="minorEastAsia" w:cstheme="minorEastAsia"/>
          <w:sz w:val="24"/>
          <w:highlight w:val="none"/>
          <w:lang w:val="en-US" w:eastAsia="zh-CN"/>
        </w:rPr>
        <w:t>厉害</w:t>
      </w:r>
      <w:r>
        <w:rPr>
          <w:rFonts w:hint="eastAsia" w:asciiTheme="minorEastAsia" w:hAnsiTheme="minorEastAsia" w:eastAsiaTheme="minorEastAsia" w:cstheme="minorEastAsia"/>
          <w:sz w:val="24"/>
          <w:highlight w:val="none"/>
        </w:rPr>
        <w:t>！</w:t>
      </w:r>
    </w:p>
    <w:p w14:paraId="35C7B821">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rPr>
      </w:pPr>
      <w:r>
        <w:rPr>
          <w:rFonts w:hint="eastAsia" w:asciiTheme="minorEastAsia" w:hAnsiTheme="minorEastAsia" w:eastAsiaTheme="minorEastAsia" w:cstheme="minorEastAsia"/>
          <w:b w:val="0"/>
          <w:bCs/>
          <w:color w:val="1F1F1F"/>
          <w:sz w:val="24"/>
          <w:szCs w:val="24"/>
        </w:rPr>
        <w:t>△扎克不闪不避，双手抱胸，任由烈焰将他整个人完全吞噬！</w:t>
      </w:r>
    </w:p>
    <w:p w14:paraId="75987813">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rPr>
      </w:pPr>
      <w:r>
        <w:rPr>
          <w:rFonts w:hint="eastAsia" w:asciiTheme="minorEastAsia" w:hAnsiTheme="minorEastAsia" w:eastAsiaTheme="minorEastAsia" w:cstheme="minorEastAsia"/>
          <w:b w:val="0"/>
          <w:bCs/>
          <w:color w:val="1F1F1F"/>
          <w:sz w:val="24"/>
          <w:szCs w:val="24"/>
        </w:rPr>
        <w:t>△火焰在擂台中央剧烈爆开，火光冲天！</w:t>
      </w:r>
    </w:p>
    <w:p w14:paraId="2A88C76B">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rPr>
      </w:pPr>
      <w:r>
        <w:rPr>
          <w:rFonts w:hint="eastAsia" w:asciiTheme="minorEastAsia" w:hAnsiTheme="minorEastAsia" w:eastAsiaTheme="minorEastAsia" w:cstheme="minorEastAsia"/>
          <w:b w:val="0"/>
          <w:bCs/>
          <w:color w:val="1F1F1F"/>
          <w:sz w:val="24"/>
          <w:szCs w:val="24"/>
        </w:rPr>
        <w:t>△观众席上顿时爆发出震耳欲聋的欢呼声。</w:t>
      </w:r>
    </w:p>
    <w:p w14:paraId="7BB6F7DC">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Cs/>
          <w:color w:val="1F1F1F"/>
          <w:sz w:val="24"/>
          <w:highlight w:val="none"/>
        </w:rPr>
      </w:pPr>
      <w:r>
        <w:rPr>
          <w:rFonts w:hint="eastAsia" w:asciiTheme="minorEastAsia" w:hAnsiTheme="minorEastAsia" w:eastAsiaTheme="minorEastAsia" w:cstheme="minorEastAsia"/>
          <w:bCs/>
          <w:color w:val="1F1F1F"/>
          <w:sz w:val="24"/>
          <w:highlight w:val="none"/>
        </w:rPr>
        <w:t>贵族甲：里昂少爷的火焰可是连精钢都能融化！巴尔坎人死定了！</w:t>
      </w:r>
    </w:p>
    <w:p w14:paraId="04F045D9">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Cs/>
          <w:color w:val="1F1F1F"/>
          <w:sz w:val="24"/>
          <w:highlight w:val="none"/>
        </w:rPr>
      </w:pPr>
      <w:r>
        <w:rPr>
          <w:rFonts w:hint="eastAsia" w:asciiTheme="minorEastAsia" w:hAnsiTheme="minorEastAsia" w:eastAsiaTheme="minorEastAsia" w:cstheme="minorEastAsia"/>
          <w:bCs/>
          <w:color w:val="1F1F1F"/>
          <w:sz w:val="24"/>
          <w:highlight w:val="none"/>
        </w:rPr>
        <w:t>贵族乙（向加拉格伯爵）：伯爵大人，里昂少爷不愧是您的儿子啊！开局就表现得这么好，直接替咱们帝国拔得头筹！</w:t>
      </w:r>
    </w:p>
    <w:p w14:paraId="5CF591C4">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rPr>
      </w:pPr>
      <w:r>
        <w:rPr>
          <w:rFonts w:hint="eastAsia" w:asciiTheme="minorEastAsia" w:hAnsiTheme="minorEastAsia" w:eastAsiaTheme="minorEastAsia" w:cstheme="minorEastAsia"/>
          <w:b w:val="0"/>
          <w:bCs/>
          <w:color w:val="1F1F1F"/>
          <w:sz w:val="24"/>
          <w:szCs w:val="24"/>
        </w:rPr>
        <w:t>△加拉格伯爵（里昂的父亲）满面红光，得意洋洋地看向阿尔瓦多。</w:t>
      </w:r>
    </w:p>
    <w:p w14:paraId="30DAC2ED">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Cs/>
          <w:color w:val="1F1F1F"/>
          <w:sz w:val="24"/>
          <w:highlight w:val="none"/>
        </w:rPr>
      </w:pPr>
      <w:r>
        <w:rPr>
          <w:rFonts w:hint="eastAsia" w:asciiTheme="minorEastAsia" w:hAnsiTheme="minorEastAsia" w:eastAsiaTheme="minorEastAsia" w:cstheme="minorEastAsia"/>
          <w:bCs/>
          <w:color w:val="1F1F1F"/>
          <w:sz w:val="24"/>
          <w:highlight w:val="none"/>
        </w:rPr>
        <w:t>加拉格伯爵：过誉啦！我这儿子的实力在帝国也就只是普普通通。不过……总比某些人家里，只会喝酒的废物要厉害一点！</w:t>
      </w:r>
    </w:p>
    <w:p w14:paraId="265EC463">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rPr>
      </w:pPr>
      <w:r>
        <w:rPr>
          <w:rFonts w:hint="eastAsia" w:asciiTheme="minorEastAsia" w:hAnsiTheme="minorEastAsia" w:eastAsiaTheme="minorEastAsia" w:cstheme="minorEastAsia"/>
          <w:b w:val="0"/>
          <w:bCs/>
          <w:color w:val="1F1F1F"/>
          <w:sz w:val="24"/>
          <w:szCs w:val="24"/>
        </w:rPr>
        <w:t>△阿尔瓦多脸色铁青，咬紧牙关。</w:t>
      </w:r>
    </w:p>
    <w:p w14:paraId="6A168321">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rPr>
      </w:pPr>
    </w:p>
    <w:p w14:paraId="5FCADDF5">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bCs w:val="0"/>
          <w:color w:val="1F1F1F"/>
          <w:sz w:val="24"/>
          <w:szCs w:val="24"/>
        </w:rPr>
      </w:pPr>
      <w:r>
        <w:rPr>
          <w:rFonts w:hint="eastAsia" w:asciiTheme="minorEastAsia" w:hAnsiTheme="minorEastAsia" w:eastAsiaTheme="minorEastAsia" w:cstheme="minorEastAsia"/>
          <w:b/>
          <w:bCs w:val="0"/>
          <w:color w:val="1F1F1F"/>
          <w:sz w:val="24"/>
          <w:szCs w:val="24"/>
        </w:rPr>
        <w:t>012-2 星际竞技场/擂台及主看台/日/外</w:t>
      </w:r>
    </w:p>
    <w:p w14:paraId="27CB90E9">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bCs w:val="0"/>
          <w:color w:val="1F1F1F"/>
          <w:sz w:val="24"/>
          <w:szCs w:val="24"/>
        </w:rPr>
      </w:pPr>
      <w:r>
        <w:rPr>
          <w:rFonts w:hint="eastAsia" w:asciiTheme="minorEastAsia" w:hAnsiTheme="minorEastAsia" w:eastAsiaTheme="minorEastAsia" w:cstheme="minorEastAsia"/>
          <w:b/>
          <w:bCs w:val="0"/>
          <w:color w:val="1F1F1F"/>
          <w:sz w:val="24"/>
          <w:szCs w:val="24"/>
        </w:rPr>
        <w:t>人物：扎克、里昂、塞弗林、尤利乌斯、众贵族</w:t>
      </w:r>
      <w:r>
        <w:rPr>
          <w:rFonts w:hint="eastAsia" w:asciiTheme="minorEastAsia" w:hAnsiTheme="minorEastAsia" w:eastAsiaTheme="minorEastAsia" w:cstheme="minorEastAsia"/>
          <w:b/>
          <w:bCs w:val="0"/>
          <w:color w:val="1F1F1F"/>
          <w:sz w:val="24"/>
          <w:szCs w:val="24"/>
          <w:lang w:eastAsia="zh-CN"/>
        </w:rPr>
        <w:t>、</w:t>
      </w:r>
      <w:r>
        <w:rPr>
          <w:rFonts w:hint="eastAsia" w:asciiTheme="minorEastAsia" w:hAnsiTheme="minorEastAsia" w:eastAsiaTheme="minorEastAsia" w:cstheme="minorEastAsia"/>
          <w:b/>
          <w:bCs w:val="0"/>
          <w:color w:val="1F1F1F"/>
          <w:sz w:val="24"/>
        </w:rPr>
        <w:t>凯尔</w:t>
      </w:r>
      <w:r>
        <w:rPr>
          <w:rFonts w:hint="eastAsia" w:asciiTheme="minorEastAsia" w:hAnsiTheme="minorEastAsia" w:eastAsiaTheme="minorEastAsia" w:cstheme="minorEastAsia"/>
          <w:b/>
          <w:bCs w:val="0"/>
          <w:color w:val="1F1F1F"/>
          <w:sz w:val="24"/>
          <w:lang w:eastAsia="zh-CN"/>
        </w:rPr>
        <w:t>、</w:t>
      </w:r>
      <w:r>
        <w:rPr>
          <w:rFonts w:hint="eastAsia" w:asciiTheme="minorEastAsia" w:hAnsiTheme="minorEastAsia" w:eastAsiaTheme="minorEastAsia" w:cstheme="minorEastAsia"/>
          <w:b/>
          <w:bCs w:val="0"/>
          <w:color w:val="1F1F1F"/>
          <w:sz w:val="24"/>
        </w:rPr>
        <w:t>凯伦</w:t>
      </w:r>
    </w:p>
    <w:p w14:paraId="7EC52879">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rPr>
      </w:pPr>
      <w:r>
        <w:rPr>
          <w:rFonts w:hint="eastAsia" w:asciiTheme="minorEastAsia" w:hAnsiTheme="minorEastAsia" w:eastAsiaTheme="minorEastAsia" w:cstheme="minorEastAsia"/>
          <w:b w:val="0"/>
          <w:bCs/>
          <w:color w:val="1F1F1F"/>
          <w:sz w:val="24"/>
          <w:szCs w:val="24"/>
        </w:rPr>
        <w:t>△擂台中央的火焰逐渐散去。扎克完好无损地站在原地，随手拍了拍肩膀上的一点火星。</w:t>
      </w:r>
    </w:p>
    <w:p w14:paraId="2ACF8D9C">
      <w:pPr>
        <w:pageBreakBefore w:val="0"/>
        <w:widowControl w:val="0"/>
        <w:kinsoku/>
        <w:wordWrap/>
        <w:overflowPunct/>
        <w:topLinePunct w:val="0"/>
        <w:autoSpaceDE/>
        <w:autoSpaceDN/>
        <w:bidi w:val="0"/>
        <w:adjustRightInd/>
        <w:snapToGrid/>
        <w:spacing w:beforeLines="0" w:afterLines="0" w:line="240" w:lineRule="auto"/>
        <w:textAlignment w:val="auto"/>
        <w:rPr>
          <w:rFonts w:ascii="宋体" w:hAnsi="宋体" w:eastAsia="宋体" w:cs="宋体"/>
          <w:sz w:val="24"/>
          <w:szCs w:val="24"/>
        </w:rPr>
      </w:pPr>
      <w:r>
        <w:rPr>
          <w:rFonts w:hint="eastAsia" w:asciiTheme="minorEastAsia" w:hAnsiTheme="minorEastAsia" w:eastAsiaTheme="minorEastAsia" w:cstheme="minorEastAsia"/>
          <w:b w:val="0"/>
          <w:bCs/>
          <w:color w:val="1F1F1F"/>
          <w:sz w:val="24"/>
          <w:szCs w:val="24"/>
        </w:rPr>
        <w:t>扎克</w:t>
      </w:r>
      <w:r>
        <w:rPr>
          <w:rFonts w:hint="eastAsia" w:asciiTheme="minorEastAsia" w:hAnsiTheme="minorEastAsia" w:eastAsiaTheme="minorEastAsia" w:cstheme="minorEastAsia"/>
          <w:b w:val="0"/>
          <w:bCs/>
          <w:color w:val="1F1F1F"/>
          <w:sz w:val="24"/>
          <w:szCs w:val="24"/>
          <w:lang w:eastAsia="zh-CN"/>
        </w:rPr>
        <w:t>：</w:t>
      </w:r>
      <w:r>
        <w:rPr>
          <w:rFonts w:hint="eastAsia" w:asciiTheme="minorEastAsia" w:hAnsiTheme="minorEastAsia" w:eastAsiaTheme="minorEastAsia" w:cstheme="minorEastAsia"/>
          <w:b w:val="0"/>
          <w:bCs/>
          <w:color w:val="1F1F1F"/>
          <w:sz w:val="24"/>
          <w:szCs w:val="24"/>
          <w:lang w:val="en-US" w:eastAsia="zh-CN"/>
        </w:rPr>
        <w:t>不是说年轻人热情似火，</w:t>
      </w:r>
      <w:r>
        <w:rPr>
          <w:rFonts w:ascii="宋体" w:hAnsi="宋体" w:eastAsia="宋体" w:cs="宋体"/>
          <w:sz w:val="24"/>
          <w:szCs w:val="24"/>
        </w:rPr>
        <w:t>怎么</w:t>
      </w:r>
      <w:r>
        <w:rPr>
          <w:rFonts w:hint="eastAsia" w:ascii="宋体" w:hAnsi="宋体" w:eastAsia="宋体" w:cs="宋体"/>
          <w:sz w:val="24"/>
          <w:szCs w:val="24"/>
          <w:lang w:val="en-US" w:eastAsia="zh-CN"/>
        </w:rPr>
        <w:t>这个火焰</w:t>
      </w:r>
      <w:r>
        <w:rPr>
          <w:rFonts w:ascii="宋体" w:hAnsi="宋体" w:eastAsia="宋体" w:cs="宋体"/>
          <w:sz w:val="24"/>
          <w:szCs w:val="24"/>
        </w:rPr>
        <w:t>没感觉啊？</w:t>
      </w:r>
    </w:p>
    <w:p w14:paraId="6ED7935B">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rPr>
      </w:pPr>
      <w:r>
        <w:rPr>
          <w:rFonts w:hint="eastAsia" w:asciiTheme="minorEastAsia" w:hAnsiTheme="minorEastAsia" w:eastAsiaTheme="minorEastAsia" w:cstheme="minorEastAsia"/>
          <w:b w:val="0"/>
          <w:bCs/>
          <w:color w:val="1F1F1F"/>
          <w:sz w:val="24"/>
          <w:szCs w:val="24"/>
        </w:rPr>
        <w:t>△观众席瞬间陷入了恐慌。</w:t>
      </w:r>
    </w:p>
    <w:p w14:paraId="2670310D">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lang w:eastAsia="zh-CN"/>
        </w:rPr>
      </w:pPr>
      <w:r>
        <w:rPr>
          <w:rFonts w:hint="eastAsia" w:asciiTheme="minorEastAsia" w:hAnsiTheme="minorEastAsia" w:eastAsiaTheme="minorEastAsia" w:cstheme="minorEastAsia"/>
          <w:b w:val="0"/>
          <w:bCs/>
          <w:color w:val="1F1F1F"/>
          <w:sz w:val="24"/>
          <w:szCs w:val="24"/>
        </w:rPr>
        <w:t>贵族</w:t>
      </w:r>
      <w:r>
        <w:rPr>
          <w:rFonts w:hint="eastAsia" w:asciiTheme="minorEastAsia" w:hAnsiTheme="minorEastAsia" w:eastAsiaTheme="minorEastAsia" w:cstheme="minorEastAsia"/>
          <w:b w:val="0"/>
          <w:bCs/>
          <w:color w:val="1F1F1F"/>
          <w:sz w:val="24"/>
          <w:szCs w:val="24"/>
          <w:lang w:val="en-US" w:eastAsia="zh-CN"/>
        </w:rPr>
        <w:t>甲：</w:t>
      </w:r>
      <w:r>
        <w:rPr>
          <w:rFonts w:hint="eastAsia" w:asciiTheme="minorEastAsia" w:hAnsiTheme="minorEastAsia" w:eastAsiaTheme="minorEastAsia" w:cstheme="minorEastAsia"/>
          <w:b w:val="0"/>
          <w:bCs/>
          <w:color w:val="1F1F1F"/>
          <w:sz w:val="24"/>
          <w:szCs w:val="24"/>
        </w:rPr>
        <w:t>他居然毫发无伤？！</w:t>
      </w:r>
    </w:p>
    <w:p w14:paraId="17EF5612">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b w:val="0"/>
          <w:bCs/>
          <w:color w:val="1F1F1F"/>
          <w:sz w:val="24"/>
          <w:szCs w:val="24"/>
          <w:lang w:val="en-US" w:eastAsia="zh-CN"/>
        </w:rPr>
      </w:pPr>
      <w:r>
        <w:rPr>
          <w:rFonts w:hint="eastAsia" w:asciiTheme="minorEastAsia" w:hAnsiTheme="minorEastAsia" w:eastAsiaTheme="minorEastAsia" w:cstheme="minorEastAsia"/>
          <w:b w:val="0"/>
          <w:bCs/>
          <w:color w:val="1F1F1F"/>
          <w:sz w:val="24"/>
          <w:szCs w:val="24"/>
        </w:rPr>
        <w:t>贵族乙：</w:t>
      </w:r>
      <w:r>
        <w:rPr>
          <w:rFonts w:hint="eastAsia" w:asciiTheme="minorEastAsia" w:hAnsiTheme="minorEastAsia" w:eastAsiaTheme="minorEastAsia" w:cstheme="minorEastAsia"/>
          <w:b w:val="0"/>
          <w:bCs/>
          <w:color w:val="1F1F1F"/>
          <w:sz w:val="24"/>
          <w:szCs w:val="24"/>
          <w:lang w:val="en-US" w:eastAsia="zh-CN"/>
        </w:rPr>
        <w:t>这怎么可能！里昂少爷的火焰能烧毁一个星际连队！</w:t>
      </w:r>
    </w:p>
    <w:p w14:paraId="1E94C7BE">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lang w:val="en-US" w:eastAsia="zh-CN"/>
        </w:rPr>
      </w:pPr>
      <w:r>
        <w:rPr>
          <w:rFonts w:hint="eastAsia" w:asciiTheme="minorEastAsia" w:hAnsiTheme="minorEastAsia" w:eastAsiaTheme="minorEastAsia" w:cstheme="minorEastAsia"/>
          <w:b w:val="0"/>
          <w:bCs/>
          <w:color w:val="1F1F1F"/>
          <w:sz w:val="24"/>
          <w:szCs w:val="24"/>
        </w:rPr>
        <w:t>△主看台上，塞弗林神情凝重</w:t>
      </w:r>
      <w:r>
        <w:rPr>
          <w:rFonts w:hint="eastAsia" w:asciiTheme="minorEastAsia" w:hAnsiTheme="minorEastAsia" w:eastAsiaTheme="minorEastAsia" w:cstheme="minorEastAsia"/>
          <w:b w:val="0"/>
          <w:bCs/>
          <w:color w:val="1F1F1F"/>
          <w:sz w:val="24"/>
          <w:szCs w:val="24"/>
          <w:lang w:val="en-US" w:eastAsia="zh-CN"/>
        </w:rPr>
        <w:t>对</w:t>
      </w:r>
      <w:r>
        <w:rPr>
          <w:rFonts w:hint="eastAsia" w:asciiTheme="minorEastAsia" w:hAnsiTheme="minorEastAsia" w:eastAsiaTheme="minorEastAsia" w:cstheme="minorEastAsia"/>
          <w:b w:val="0"/>
          <w:bCs/>
          <w:color w:val="1F1F1F"/>
          <w:sz w:val="24"/>
          <w:szCs w:val="24"/>
        </w:rPr>
        <w:t>尤利乌斯</w:t>
      </w:r>
      <w:r>
        <w:rPr>
          <w:rFonts w:hint="eastAsia" w:asciiTheme="minorEastAsia" w:hAnsiTheme="minorEastAsia" w:eastAsiaTheme="minorEastAsia" w:cstheme="minorEastAsia"/>
          <w:b w:val="0"/>
          <w:bCs/>
          <w:color w:val="1F1F1F"/>
          <w:sz w:val="24"/>
          <w:szCs w:val="24"/>
          <w:lang w:eastAsia="zh-CN"/>
        </w:rPr>
        <w:t>。</w:t>
      </w:r>
    </w:p>
    <w:p w14:paraId="70DCE055">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rPr>
      </w:pPr>
      <w:r>
        <w:rPr>
          <w:rFonts w:hint="eastAsia" w:asciiTheme="minorEastAsia" w:hAnsiTheme="minorEastAsia" w:eastAsiaTheme="minorEastAsia" w:cstheme="minorEastAsia"/>
          <w:b w:val="0"/>
          <w:bCs/>
          <w:color w:val="1F1F1F"/>
          <w:sz w:val="24"/>
          <w:szCs w:val="24"/>
        </w:rPr>
        <w:t>塞弗林：陛下，扎克修炼的是巴尔坎的碎骨战体</w:t>
      </w:r>
      <w:r>
        <w:rPr>
          <w:rFonts w:hint="eastAsia" w:asciiTheme="minorEastAsia" w:hAnsiTheme="minorEastAsia" w:eastAsiaTheme="minorEastAsia" w:cstheme="minorEastAsia"/>
          <w:b w:val="0"/>
          <w:bCs/>
          <w:color w:val="1F1F1F"/>
          <w:sz w:val="24"/>
          <w:szCs w:val="24"/>
          <w:lang w:eastAsia="zh-CN"/>
        </w:rPr>
        <w:t>，</w:t>
      </w:r>
      <w:r>
        <w:rPr>
          <w:rFonts w:hint="eastAsia" w:asciiTheme="minorEastAsia" w:hAnsiTheme="minorEastAsia" w:eastAsiaTheme="minorEastAsia" w:cstheme="minorEastAsia"/>
          <w:b w:val="0"/>
          <w:bCs/>
          <w:color w:val="1F1F1F"/>
          <w:sz w:val="24"/>
          <w:szCs w:val="24"/>
        </w:rPr>
        <w:t>他的肌肉已经练得刀枪不入，常规的魔法对他连破皮都做不到！</w:t>
      </w:r>
    </w:p>
    <w:p w14:paraId="546C9719">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宋体" w:hAnsi="宋体" w:eastAsia="宋体" w:cs="宋体"/>
          <w:sz w:val="24"/>
          <w:szCs w:val="24"/>
          <w:lang w:eastAsia="zh-CN"/>
        </w:rPr>
      </w:pPr>
      <w:r>
        <w:rPr>
          <w:rFonts w:ascii="宋体" w:hAnsi="宋体" w:eastAsia="宋体" w:cs="宋体"/>
          <w:sz w:val="24"/>
          <w:szCs w:val="24"/>
        </w:rPr>
        <w:t>△里昂脸色涨得通红，</w:t>
      </w:r>
      <w:r>
        <w:rPr>
          <w:rFonts w:hint="eastAsia" w:ascii="宋体" w:hAnsi="宋体" w:eastAsia="宋体" w:cs="宋体"/>
          <w:sz w:val="24"/>
          <w:szCs w:val="24"/>
          <w:lang w:val="en-US" w:eastAsia="zh-CN"/>
        </w:rPr>
        <w:t>再次试图凝聚出火球</w:t>
      </w:r>
      <w:r>
        <w:rPr>
          <w:rFonts w:ascii="宋体" w:hAnsi="宋体" w:eastAsia="宋体" w:cs="宋体"/>
          <w:sz w:val="24"/>
          <w:szCs w:val="24"/>
        </w:rPr>
        <w:t>。</w:t>
      </w:r>
    </w:p>
    <w:p w14:paraId="2B9691C8">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rPr>
      </w:pPr>
      <w:r>
        <w:rPr>
          <w:rFonts w:ascii="宋体" w:hAnsi="宋体" w:eastAsia="宋体" w:cs="宋体"/>
          <w:sz w:val="24"/>
          <w:szCs w:val="24"/>
        </w:rPr>
        <w:t>里昂：你找死！</w:t>
      </w:r>
    </w:p>
    <w:p w14:paraId="5011FD85">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rPr>
      </w:pPr>
      <w:r>
        <w:rPr>
          <w:rFonts w:hint="eastAsia" w:asciiTheme="minorEastAsia" w:hAnsiTheme="minorEastAsia" w:eastAsiaTheme="minorEastAsia" w:cstheme="minorEastAsia"/>
          <w:b w:val="0"/>
          <w:bCs/>
          <w:color w:val="1F1F1F"/>
          <w:sz w:val="24"/>
          <w:szCs w:val="24"/>
        </w:rPr>
        <w:t>扎克（狰狞）：该我了。</w:t>
      </w:r>
    </w:p>
    <w:p w14:paraId="2EA562D2">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rPr>
      </w:pPr>
      <w:r>
        <w:rPr>
          <w:rFonts w:hint="eastAsia" w:asciiTheme="minorEastAsia" w:hAnsiTheme="minorEastAsia" w:eastAsiaTheme="minorEastAsia" w:cstheme="minorEastAsia"/>
          <w:b w:val="0"/>
          <w:bCs/>
          <w:color w:val="1F1F1F"/>
          <w:sz w:val="24"/>
          <w:szCs w:val="24"/>
        </w:rPr>
        <w:t>△【慢镜头】扎克猛地一步踏出，地面轰然塌陷。一拳狠狠轰在里昂</w:t>
      </w:r>
      <w:r>
        <w:rPr>
          <w:rFonts w:hint="eastAsia" w:asciiTheme="minorEastAsia" w:hAnsiTheme="minorEastAsia" w:eastAsiaTheme="minorEastAsia" w:cstheme="minorEastAsia"/>
          <w:b w:val="0"/>
          <w:bCs/>
          <w:color w:val="1F1F1F"/>
          <w:sz w:val="24"/>
          <w:szCs w:val="24"/>
          <w:lang w:val="en-US" w:eastAsia="zh-CN"/>
        </w:rPr>
        <w:t>身</w:t>
      </w:r>
      <w:r>
        <w:rPr>
          <w:rFonts w:hint="eastAsia" w:ascii="宋体" w:hAnsi="宋体" w:eastAsia="宋体" w:cs="宋体"/>
          <w:sz w:val="24"/>
          <w:szCs w:val="24"/>
          <w:lang w:val="en-US" w:eastAsia="zh-CN"/>
        </w:rPr>
        <w:t>上</w:t>
      </w:r>
      <w:r>
        <w:rPr>
          <w:rFonts w:hint="eastAsia" w:asciiTheme="minorEastAsia" w:hAnsiTheme="minorEastAsia" w:eastAsiaTheme="minorEastAsia" w:cstheme="minorEastAsia"/>
          <w:b w:val="0"/>
          <w:bCs/>
          <w:color w:val="1F1F1F"/>
          <w:sz w:val="24"/>
          <w:szCs w:val="24"/>
        </w:rPr>
        <w:t>！</w:t>
      </w:r>
    </w:p>
    <w:p w14:paraId="4D864FF2">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rPr>
      </w:pPr>
      <w:r>
        <w:rPr>
          <w:rFonts w:hint="eastAsia" w:asciiTheme="minorEastAsia" w:hAnsiTheme="minorEastAsia" w:eastAsiaTheme="minorEastAsia" w:cstheme="minorEastAsia"/>
          <w:b w:val="0"/>
          <w:bCs/>
          <w:color w:val="1F1F1F"/>
          <w:sz w:val="24"/>
          <w:szCs w:val="24"/>
        </w:rPr>
        <w:t>△里昂狂喷出一大口鲜血，狠狠砸飞出擂台撞在墙壁上。</w:t>
      </w:r>
    </w:p>
    <w:p w14:paraId="5E883A51">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rPr>
      </w:pPr>
      <w:r>
        <w:rPr>
          <w:rFonts w:ascii="宋体" w:hAnsi="宋体" w:eastAsia="宋体" w:cs="宋体"/>
          <w:sz w:val="24"/>
          <w:szCs w:val="24"/>
        </w:rPr>
        <w:t>△全场倒吸一口凉气。主看台上的尤利乌斯、莱拉面色凝重。</w:t>
      </w:r>
    </w:p>
    <w:p w14:paraId="2F75103D">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rPr>
      </w:pPr>
      <w:r>
        <w:rPr>
          <w:rFonts w:hint="eastAsia" w:asciiTheme="minorEastAsia" w:hAnsiTheme="minorEastAsia" w:eastAsiaTheme="minorEastAsia" w:cstheme="minorEastAsia"/>
          <w:b w:val="0"/>
          <w:bCs/>
          <w:color w:val="1F1F1F"/>
          <w:sz w:val="24"/>
          <w:szCs w:val="24"/>
        </w:rPr>
        <w:t>扎克（狂笑）：</w:t>
      </w:r>
      <w:r>
        <w:rPr>
          <w:rFonts w:ascii="宋体" w:hAnsi="宋体" w:eastAsia="宋体" w:cs="宋体"/>
          <w:sz w:val="24"/>
          <w:szCs w:val="24"/>
        </w:rPr>
        <w:t>你们帝国全都是这种不堪一击的废物吗？不如趁早跪下投降，省得浪费老子的时间！</w:t>
      </w:r>
    </w:p>
    <w:p w14:paraId="523C78BB">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Cs/>
          <w:color w:val="1F1F1F"/>
          <w:sz w:val="24"/>
        </w:rPr>
      </w:pPr>
      <w:r>
        <w:rPr>
          <w:rFonts w:hint="eastAsia" w:asciiTheme="minorEastAsia" w:hAnsiTheme="minorEastAsia" w:eastAsiaTheme="minorEastAsia" w:cstheme="minorEastAsia"/>
          <w:bCs/>
          <w:color w:val="1F1F1F"/>
          <w:sz w:val="24"/>
        </w:rPr>
        <w:t>凯尔（愤怒拔出雷电法杖）：混账！克莱恩家族的雷电绝不退缩！</w:t>
      </w:r>
    </w:p>
    <w:p w14:paraId="002AC2EE">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Cs/>
          <w:color w:val="1F1F1F"/>
          <w:sz w:val="24"/>
        </w:rPr>
      </w:pPr>
      <w:r>
        <w:rPr>
          <w:rFonts w:hint="eastAsia" w:asciiTheme="minorEastAsia" w:hAnsiTheme="minorEastAsia" w:eastAsiaTheme="minorEastAsia" w:cstheme="minorEastAsia"/>
          <w:bCs/>
          <w:color w:val="1F1F1F"/>
          <w:sz w:val="24"/>
        </w:rPr>
        <w:t>凯伦：哥哥，我们一起上！</w:t>
      </w:r>
    </w:p>
    <w:p w14:paraId="6DEAB6C4">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bCs/>
          <w:color w:val="1F1F1F"/>
          <w:sz w:val="24"/>
        </w:rPr>
      </w:pPr>
      <w:r>
        <w:rPr>
          <w:rFonts w:hint="eastAsia" w:asciiTheme="minorEastAsia" w:hAnsiTheme="minorEastAsia" w:eastAsiaTheme="minorEastAsia" w:cstheme="minorEastAsia"/>
          <w:bCs/>
          <w:color w:val="1F1F1F"/>
          <w:sz w:val="24"/>
          <w:lang w:val="en-US" w:eastAsia="zh-CN"/>
        </w:rPr>
        <w:t>贵族甲：太好了！双子星合体无人能敌，让这牲畜看看</w:t>
      </w:r>
      <w:r>
        <w:rPr>
          <w:rFonts w:hint="eastAsia" w:asciiTheme="minorEastAsia" w:hAnsiTheme="minorEastAsia" w:eastAsiaTheme="minorEastAsia" w:cstheme="minorEastAsia"/>
          <w:b w:val="0"/>
          <w:bCs/>
          <w:color w:val="1F1F1F"/>
          <w:sz w:val="24"/>
          <w:szCs w:val="24"/>
        </w:rPr>
        <w:t>阿斯特雷昂</w:t>
      </w:r>
      <w:r>
        <w:rPr>
          <w:rFonts w:hint="eastAsia" w:asciiTheme="minorEastAsia" w:hAnsiTheme="minorEastAsia" w:eastAsiaTheme="minorEastAsia" w:cstheme="minorEastAsia"/>
          <w:b w:val="0"/>
          <w:bCs/>
          <w:color w:val="1F1F1F"/>
          <w:sz w:val="24"/>
          <w:szCs w:val="24"/>
          <w:lang w:val="en-US" w:eastAsia="zh-CN"/>
        </w:rPr>
        <w:t>的实力！</w:t>
      </w:r>
    </w:p>
    <w:p w14:paraId="4A906FED">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Cs/>
          <w:color w:val="1F1F1F"/>
          <w:sz w:val="24"/>
        </w:rPr>
      </w:pPr>
      <w:r>
        <w:rPr>
          <w:rFonts w:hint="eastAsia" w:asciiTheme="minorEastAsia" w:hAnsiTheme="minorEastAsia" w:eastAsiaTheme="minorEastAsia" w:cstheme="minorEastAsia"/>
          <w:bCs/>
          <w:color w:val="1F1F1F"/>
          <w:sz w:val="24"/>
        </w:rPr>
        <w:t>△凯尔与凯伦怒吼着冲上擂台，两人背靠背，瞬间召唤出一个闪烁着狂暴雷霆的巨大魔法阵。</w:t>
      </w:r>
    </w:p>
    <w:p w14:paraId="082D99F0">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Cs/>
          <w:color w:val="1F1F1F"/>
          <w:sz w:val="24"/>
        </w:rPr>
      </w:pPr>
      <w:r>
        <w:rPr>
          <w:rFonts w:hint="eastAsia" w:asciiTheme="minorEastAsia" w:hAnsiTheme="minorEastAsia" w:eastAsiaTheme="minorEastAsia" w:cstheme="minorEastAsia"/>
          <w:bCs/>
          <w:color w:val="1F1F1F"/>
          <w:sz w:val="24"/>
        </w:rPr>
        <w:t>△两道粗壮的雷电光柱同时轰向扎克.</w:t>
      </w:r>
    </w:p>
    <w:p w14:paraId="1F237667">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Cs/>
          <w:color w:val="1F1F1F"/>
          <w:sz w:val="24"/>
        </w:rPr>
      </w:pPr>
      <w:r>
        <w:rPr>
          <w:rFonts w:hint="eastAsia" w:asciiTheme="minorEastAsia" w:hAnsiTheme="minorEastAsia" w:eastAsiaTheme="minorEastAsia" w:cstheme="minorEastAsia"/>
          <w:bCs/>
          <w:color w:val="1F1F1F"/>
          <w:sz w:val="24"/>
        </w:rPr>
        <w:t>△扎克</w:t>
      </w:r>
      <w:r>
        <w:rPr>
          <w:rFonts w:hint="eastAsia" w:asciiTheme="minorEastAsia" w:hAnsiTheme="minorEastAsia" w:eastAsiaTheme="minorEastAsia" w:cstheme="minorEastAsia"/>
          <w:bCs/>
          <w:color w:val="1F1F1F"/>
          <w:sz w:val="24"/>
          <w:lang w:val="en-US" w:eastAsia="zh-CN"/>
        </w:rPr>
        <w:t>冷笑一声，一拳</w:t>
      </w:r>
      <w:r>
        <w:rPr>
          <w:rFonts w:hint="eastAsia" w:asciiTheme="minorEastAsia" w:hAnsiTheme="minorEastAsia" w:eastAsiaTheme="minorEastAsia" w:cstheme="minorEastAsia"/>
          <w:bCs/>
          <w:color w:val="1F1F1F"/>
          <w:sz w:val="24"/>
        </w:rPr>
        <w:t>直接迎着雷电横扫而出。</w:t>
      </w:r>
    </w:p>
    <w:p w14:paraId="5FF18210">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Cs/>
          <w:color w:val="1F1F1F"/>
          <w:sz w:val="24"/>
        </w:rPr>
      </w:pPr>
      <w:r>
        <w:rPr>
          <w:rFonts w:hint="eastAsia" w:asciiTheme="minorEastAsia" w:hAnsiTheme="minorEastAsia" w:eastAsiaTheme="minorEastAsia" w:cstheme="minorEastAsia"/>
          <w:bCs/>
          <w:color w:val="1F1F1F"/>
          <w:sz w:val="24"/>
        </w:rPr>
        <w:t>△雷电魔法阵被狂暴的力量撕裂，余威狠狠扫中凯尔与凯伦。</w:t>
      </w:r>
    </w:p>
    <w:p w14:paraId="305D44C0">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Cs/>
          <w:color w:val="1F1F1F"/>
          <w:sz w:val="24"/>
        </w:rPr>
      </w:pPr>
      <w:r>
        <w:rPr>
          <w:rFonts w:hint="eastAsia" w:asciiTheme="minorEastAsia" w:hAnsiTheme="minorEastAsia" w:eastAsiaTheme="minorEastAsia" w:cstheme="minorEastAsia"/>
          <w:bCs/>
          <w:color w:val="1F1F1F"/>
          <w:sz w:val="24"/>
        </w:rPr>
        <w:t>△凯尔和凯伦惨叫一声，同时倒飞，摔在血泊中再也爬不起来。</w:t>
      </w:r>
    </w:p>
    <w:p w14:paraId="4F6E68E0">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Cs/>
          <w:color w:val="1F1F1F"/>
          <w:sz w:val="24"/>
        </w:rPr>
      </w:pPr>
      <w:r>
        <w:rPr>
          <w:rFonts w:ascii="宋体" w:hAnsi="宋体" w:eastAsia="宋体" w:cs="宋体"/>
          <w:sz w:val="24"/>
          <w:szCs w:val="24"/>
        </w:rPr>
        <w:t>△台下众贵族面面相觑，死死咬着牙关，没有一个人敢向前迈出一步。</w:t>
      </w:r>
    </w:p>
    <w:p w14:paraId="5CE9921F">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Cs/>
          <w:color w:val="1F1F1F"/>
          <w:sz w:val="24"/>
        </w:rPr>
      </w:pPr>
      <w:r>
        <w:rPr>
          <w:rFonts w:hint="eastAsia" w:asciiTheme="minorEastAsia" w:hAnsiTheme="minorEastAsia" w:eastAsiaTheme="minorEastAsia" w:cstheme="minorEastAsia"/>
          <w:bCs/>
          <w:color w:val="1F1F1F"/>
          <w:sz w:val="24"/>
        </w:rPr>
        <w:t>扎克：哈哈哈哈！不堪一击！难道偌大一个帝国，</w:t>
      </w:r>
      <w:r>
        <w:rPr>
          <w:rFonts w:hint="eastAsia" w:asciiTheme="minorEastAsia" w:hAnsiTheme="minorEastAsia" w:eastAsiaTheme="minorEastAsia" w:cstheme="minorEastAsia"/>
          <w:bCs/>
          <w:color w:val="1F1F1F"/>
          <w:sz w:val="24"/>
          <w:lang w:val="en-US" w:eastAsia="zh-CN"/>
        </w:rPr>
        <w:t>没</w:t>
      </w:r>
      <w:r>
        <w:rPr>
          <w:rFonts w:hint="eastAsia" w:asciiTheme="minorEastAsia" w:hAnsiTheme="minorEastAsia" w:eastAsiaTheme="minorEastAsia" w:cstheme="minorEastAsia"/>
          <w:bCs/>
          <w:color w:val="1F1F1F"/>
          <w:sz w:val="24"/>
        </w:rPr>
        <w:t>一个能打的吗？</w:t>
      </w:r>
    </w:p>
    <w:p w14:paraId="13CC9026">
      <w:pPr>
        <w:pageBreakBefore w:val="0"/>
        <w:widowControl w:val="0"/>
        <w:kinsoku/>
        <w:wordWrap/>
        <w:overflowPunct/>
        <w:topLinePunct w:val="0"/>
        <w:autoSpaceDE/>
        <w:autoSpaceDN/>
        <w:bidi w:val="0"/>
        <w:adjustRightInd/>
        <w:snapToGrid/>
        <w:spacing w:beforeLines="0" w:afterLines="0" w:line="240" w:lineRule="auto"/>
        <w:textAlignment w:val="auto"/>
        <w:rPr>
          <w:rFonts w:ascii="宋体" w:hAnsi="宋体" w:eastAsia="宋体" w:cs="宋体"/>
          <w:sz w:val="24"/>
          <w:szCs w:val="24"/>
        </w:rPr>
      </w:pPr>
      <w:r>
        <w:rPr>
          <w:rFonts w:ascii="宋体" w:hAnsi="宋体" w:eastAsia="宋体" w:cs="宋体"/>
          <w:sz w:val="24"/>
          <w:szCs w:val="24"/>
        </w:rPr>
        <w:t xml:space="preserve">△扎克指向主看台上脸色铁青的尤利乌斯。 </w:t>
      </w:r>
    </w:p>
    <w:p w14:paraId="384202C1">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Cs/>
          <w:color w:val="1F1F1F"/>
          <w:sz w:val="24"/>
          <w:highlight w:val="none"/>
        </w:rPr>
      </w:pPr>
      <w:r>
        <w:rPr>
          <w:rFonts w:ascii="宋体" w:hAnsi="宋体" w:eastAsia="宋体" w:cs="宋体"/>
          <w:sz w:val="24"/>
          <w:szCs w:val="24"/>
          <w:highlight w:val="none"/>
        </w:rPr>
        <w:t>扎克：皇帝！</w:t>
      </w:r>
      <w:r>
        <w:rPr>
          <w:rFonts w:hint="eastAsia" w:ascii="宋体" w:hAnsi="宋体" w:eastAsia="宋体" w:cs="宋体"/>
          <w:sz w:val="24"/>
          <w:szCs w:val="24"/>
          <w:highlight w:val="none"/>
          <w:lang w:val="en-US" w:eastAsia="zh-CN"/>
        </w:rPr>
        <w:t>你们帝国的人若都是这种废物，还是赶紧认输吧！</w:t>
      </w:r>
      <w:r>
        <w:rPr>
          <w:rFonts w:hint="eastAsia" w:ascii="宋体" w:hAnsi="宋体" w:eastAsia="宋体" w:cs="宋体"/>
          <w:sz w:val="24"/>
          <w:highlight w:val="none"/>
        </w:rPr>
        <w:t>也省得我待会儿在擂台上把你们全撕碎了，收尸的时候嫌麻烦！</w:t>
      </w:r>
    </w:p>
    <w:p w14:paraId="60DA1861">
      <w:pPr>
        <w:pStyle w:val="3"/>
        <w:rPr>
          <w:rFonts w:hint="eastAsia"/>
        </w:rPr>
      </w:pPr>
      <w:r>
        <w:rPr>
          <w:rFonts w:hint="eastAsia"/>
        </w:rPr>
        <w:t>第1</w:t>
      </w:r>
      <w:r>
        <w:rPr>
          <w:rFonts w:hint="eastAsia"/>
          <w:lang w:eastAsia="zh-CN"/>
        </w:rPr>
        <w:t>3</w:t>
      </w:r>
      <w:r>
        <w:rPr>
          <w:rFonts w:hint="eastAsia"/>
        </w:rPr>
        <w:t>集</w:t>
      </w:r>
    </w:p>
    <w:p w14:paraId="7E8084D3">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bCs w:val="0"/>
          <w:color w:val="1F1F1F"/>
          <w:sz w:val="24"/>
        </w:rPr>
      </w:pPr>
      <w:r>
        <w:rPr>
          <w:rFonts w:hint="eastAsia" w:asciiTheme="minorEastAsia" w:hAnsiTheme="minorEastAsia" w:eastAsiaTheme="minorEastAsia" w:cstheme="minorEastAsia"/>
          <w:b/>
          <w:bCs w:val="0"/>
          <w:color w:val="1F1F1F"/>
          <w:sz w:val="24"/>
        </w:rPr>
        <w:t>01</w:t>
      </w:r>
      <w:r>
        <w:rPr>
          <w:rFonts w:hint="eastAsia" w:asciiTheme="minorEastAsia" w:hAnsiTheme="minorEastAsia" w:eastAsiaTheme="minorEastAsia" w:cstheme="minorEastAsia"/>
          <w:b/>
          <w:bCs w:val="0"/>
          <w:color w:val="1F1F1F"/>
          <w:sz w:val="24"/>
          <w:lang w:eastAsia="zh-CN"/>
        </w:rPr>
        <w:t>3</w:t>
      </w:r>
      <w:r>
        <w:rPr>
          <w:rFonts w:hint="eastAsia" w:asciiTheme="minorEastAsia" w:hAnsiTheme="minorEastAsia" w:eastAsiaTheme="minorEastAsia" w:cstheme="minorEastAsia"/>
          <w:b/>
          <w:bCs w:val="0"/>
          <w:color w:val="1F1F1F"/>
          <w:sz w:val="24"/>
        </w:rPr>
        <w:t>-1 星际竞技场主看台/候场区/日/外</w:t>
      </w:r>
    </w:p>
    <w:p w14:paraId="01CD9D36">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bCs w:val="0"/>
          <w:color w:val="1F1F1F"/>
          <w:sz w:val="24"/>
        </w:rPr>
      </w:pPr>
      <w:r>
        <w:rPr>
          <w:rFonts w:hint="eastAsia" w:asciiTheme="minorEastAsia" w:hAnsiTheme="minorEastAsia" w:eastAsiaTheme="minorEastAsia" w:cstheme="minorEastAsia"/>
          <w:b/>
          <w:bCs w:val="0"/>
          <w:color w:val="1F1F1F"/>
          <w:sz w:val="24"/>
        </w:rPr>
        <w:t>人物：扎克、尤利乌斯、莱拉</w:t>
      </w:r>
      <w:r>
        <w:rPr>
          <w:rFonts w:hint="eastAsia" w:asciiTheme="minorEastAsia" w:hAnsiTheme="minorEastAsia" w:eastAsiaTheme="minorEastAsia" w:cstheme="minorEastAsia"/>
          <w:b/>
          <w:bCs w:val="0"/>
          <w:color w:val="1F1F1F"/>
          <w:sz w:val="24"/>
          <w:lang w:eastAsia="zh-CN"/>
        </w:rPr>
        <w:t>、</w:t>
      </w:r>
      <w:r>
        <w:rPr>
          <w:rFonts w:hint="eastAsia" w:asciiTheme="minorEastAsia" w:hAnsiTheme="minorEastAsia" w:eastAsiaTheme="minorEastAsia" w:cstheme="minorEastAsia"/>
          <w:b/>
          <w:bCs w:val="0"/>
          <w:color w:val="1F1F1F"/>
          <w:sz w:val="24"/>
        </w:rPr>
        <w:t>里文</w:t>
      </w:r>
      <w:r>
        <w:rPr>
          <w:rFonts w:hint="eastAsia" w:asciiTheme="minorEastAsia" w:hAnsiTheme="minorEastAsia" w:eastAsiaTheme="minorEastAsia" w:cstheme="minorEastAsia"/>
          <w:b/>
          <w:bCs w:val="0"/>
          <w:color w:val="1F1F1F"/>
          <w:sz w:val="24"/>
          <w:lang w:eastAsia="zh-CN"/>
        </w:rPr>
        <w:t>、</w:t>
      </w:r>
      <w:r>
        <w:rPr>
          <w:rFonts w:hint="eastAsia" w:asciiTheme="minorEastAsia" w:hAnsiTheme="minorEastAsia" w:eastAsiaTheme="minorEastAsia" w:cstheme="minorEastAsia"/>
          <w:b/>
          <w:bCs w:val="0"/>
          <w:color w:val="1F1F1F"/>
          <w:sz w:val="24"/>
        </w:rPr>
        <w:t>贵族</w:t>
      </w:r>
      <w:r>
        <w:rPr>
          <w:rFonts w:hint="eastAsia" w:asciiTheme="minorEastAsia" w:hAnsiTheme="minorEastAsia" w:eastAsiaTheme="minorEastAsia" w:cstheme="minorEastAsia"/>
          <w:b/>
          <w:bCs w:val="0"/>
          <w:color w:val="1F1F1F"/>
          <w:sz w:val="24"/>
          <w:lang w:eastAsia="zh-CN"/>
        </w:rPr>
        <w:t>、</w:t>
      </w:r>
      <w:r>
        <w:rPr>
          <w:rFonts w:hint="eastAsia" w:asciiTheme="minorEastAsia" w:hAnsiTheme="minorEastAsia" w:eastAsiaTheme="minorEastAsia" w:cstheme="minorEastAsia"/>
          <w:b/>
          <w:bCs w:val="0"/>
          <w:color w:val="1F1F1F"/>
          <w:sz w:val="24"/>
        </w:rPr>
        <w:t>塞弗林</w:t>
      </w:r>
      <w:r>
        <w:rPr>
          <w:rFonts w:hint="eastAsia" w:asciiTheme="minorEastAsia" w:hAnsiTheme="minorEastAsia" w:eastAsiaTheme="minorEastAsia" w:cstheme="minorEastAsia"/>
          <w:b/>
          <w:bCs w:val="0"/>
          <w:color w:val="1F1F1F"/>
          <w:sz w:val="24"/>
          <w:lang w:eastAsia="zh-CN"/>
        </w:rPr>
        <w:t>、</w:t>
      </w:r>
      <w:r>
        <w:rPr>
          <w:rFonts w:hint="eastAsia" w:asciiTheme="minorEastAsia" w:hAnsiTheme="minorEastAsia" w:eastAsiaTheme="minorEastAsia" w:cstheme="minorEastAsia"/>
          <w:b/>
          <w:bCs w:val="0"/>
          <w:color w:val="1F1F1F"/>
          <w:sz w:val="24"/>
        </w:rPr>
        <w:t>萨鲁克</w:t>
      </w:r>
    </w:p>
    <w:p w14:paraId="647F6DEF">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highlight w:val="none"/>
        </w:rPr>
      </w:pPr>
      <w:r>
        <w:rPr>
          <w:rFonts w:hint="eastAsia" w:asciiTheme="minorEastAsia" w:hAnsiTheme="minorEastAsia" w:eastAsiaTheme="minorEastAsia" w:cstheme="minorEastAsia"/>
          <w:b w:val="0"/>
          <w:bCs/>
          <w:color w:val="1F1F1F"/>
          <w:sz w:val="24"/>
          <w:highlight w:val="none"/>
        </w:rPr>
        <w:t>△尤利乌斯</w:t>
      </w:r>
      <w:r>
        <w:rPr>
          <w:rFonts w:hint="eastAsia" w:asciiTheme="minorEastAsia" w:hAnsiTheme="minorEastAsia" w:eastAsiaTheme="minorEastAsia" w:cstheme="minorEastAsia"/>
          <w:b w:val="0"/>
          <w:bCs/>
          <w:color w:val="1F1F1F"/>
          <w:sz w:val="24"/>
          <w:highlight w:val="none"/>
          <w:lang w:val="en-US" w:eastAsia="zh-CN"/>
        </w:rPr>
        <w:t>咬牙切齿，</w:t>
      </w:r>
      <w:r>
        <w:rPr>
          <w:rFonts w:hint="eastAsia" w:asciiTheme="minorEastAsia" w:hAnsiTheme="minorEastAsia" w:eastAsiaTheme="minorEastAsia" w:cstheme="minorEastAsia"/>
          <w:b w:val="0"/>
          <w:bCs/>
          <w:color w:val="1F1F1F"/>
          <w:sz w:val="24"/>
          <w:highlight w:val="none"/>
        </w:rPr>
        <w:t>威严的声音传遍全场。</w:t>
      </w:r>
    </w:p>
    <w:p w14:paraId="22047455">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highlight w:val="none"/>
        </w:rPr>
      </w:pPr>
      <w:r>
        <w:rPr>
          <w:rFonts w:hint="eastAsia" w:asciiTheme="minorEastAsia" w:hAnsiTheme="minorEastAsia" w:eastAsiaTheme="minorEastAsia" w:cstheme="minorEastAsia"/>
          <w:b w:val="0"/>
          <w:bCs/>
          <w:color w:val="1F1F1F"/>
          <w:sz w:val="24"/>
          <w:highlight w:val="none"/>
        </w:rPr>
        <w:t>尤利乌斯：所有人听令！谁能上台击败他，朕赏赐五千万星际信用点，十座能量金山，外加阿斯特雷昂最繁华星域的十年免税权！</w:t>
      </w:r>
    </w:p>
    <w:p w14:paraId="07F040E2">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highlight w:val="none"/>
          <w:lang w:eastAsia="zh-CN"/>
        </w:rPr>
      </w:pPr>
      <w:r>
        <w:rPr>
          <w:rFonts w:hint="eastAsia" w:asciiTheme="minorEastAsia" w:hAnsiTheme="minorEastAsia" w:eastAsiaTheme="minorEastAsia" w:cstheme="minorEastAsia"/>
          <w:b w:val="0"/>
          <w:bCs/>
          <w:color w:val="1F1F1F"/>
          <w:sz w:val="24"/>
          <w:highlight w:val="none"/>
        </w:rPr>
        <w:t>△全场贵族目瞪口呆</w:t>
      </w:r>
      <w:r>
        <w:rPr>
          <w:rFonts w:hint="eastAsia" w:asciiTheme="minorEastAsia" w:hAnsiTheme="minorEastAsia" w:eastAsiaTheme="minorEastAsia" w:cstheme="minorEastAsia"/>
          <w:b w:val="0"/>
          <w:bCs/>
          <w:color w:val="1F1F1F"/>
          <w:sz w:val="24"/>
          <w:highlight w:val="none"/>
          <w:lang w:eastAsia="zh-CN"/>
        </w:rPr>
        <w:t>。</w:t>
      </w:r>
    </w:p>
    <w:p w14:paraId="3B45492C">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highlight w:val="none"/>
        </w:rPr>
      </w:pPr>
      <w:r>
        <w:rPr>
          <w:rFonts w:hint="eastAsia" w:asciiTheme="minorEastAsia" w:hAnsiTheme="minorEastAsia" w:eastAsiaTheme="minorEastAsia" w:cstheme="minorEastAsia"/>
          <w:bCs/>
          <w:color w:val="1F1F1F"/>
          <w:sz w:val="24"/>
          <w:highlight w:val="none"/>
        </w:rPr>
        <w:t>贵族甲：天哪！拿到这笔赏赐，简直可以直接跻身帝国首富啊！</w:t>
      </w:r>
    </w:p>
    <w:p w14:paraId="7CD793F7">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Cs/>
          <w:color w:val="1F1F1F"/>
          <w:sz w:val="24"/>
          <w:highlight w:val="none"/>
        </w:rPr>
      </w:pPr>
      <w:r>
        <w:rPr>
          <w:rFonts w:hint="eastAsia" w:asciiTheme="minorEastAsia" w:hAnsiTheme="minorEastAsia" w:eastAsiaTheme="minorEastAsia" w:cstheme="minorEastAsia"/>
          <w:bCs/>
          <w:color w:val="1F1F1F"/>
          <w:sz w:val="24"/>
          <w:highlight w:val="none"/>
        </w:rPr>
        <w:t>贵族乙（瑟瑟发抖）：连里昂少爷和双子星这种级别的天骄都被秒杀了，我们上去还不是送死！命都没了要钱干嘛！</w:t>
      </w:r>
    </w:p>
    <w:p w14:paraId="5E33C305">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highlight w:val="none"/>
        </w:rPr>
      </w:pPr>
      <w:r>
        <w:rPr>
          <w:rFonts w:hint="eastAsia" w:asciiTheme="minorEastAsia" w:hAnsiTheme="minorEastAsia" w:eastAsiaTheme="minorEastAsia" w:cstheme="minorEastAsia"/>
          <w:b w:val="0"/>
          <w:bCs/>
          <w:color w:val="1F1F1F"/>
          <w:sz w:val="24"/>
          <w:highlight w:val="none"/>
        </w:rPr>
        <w:t>△莱拉公主看着底下瑟瑟发抖的贵族，咬牙，眼神冰冷。</w:t>
      </w:r>
    </w:p>
    <w:p w14:paraId="0F767782">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highlight w:val="none"/>
        </w:rPr>
      </w:pPr>
      <w:r>
        <w:rPr>
          <w:rFonts w:hint="eastAsia" w:asciiTheme="minorEastAsia" w:hAnsiTheme="minorEastAsia" w:eastAsiaTheme="minorEastAsia" w:cstheme="minorEastAsia"/>
          <w:b w:val="0"/>
          <w:bCs/>
          <w:color w:val="1F1F1F"/>
          <w:sz w:val="24"/>
          <w:highlight w:val="none"/>
        </w:rPr>
        <w:t>莱拉：这就是帝国未来的希望吗？竟然连拔剑的勇气都没有。</w:t>
      </w:r>
      <w:r>
        <w:rPr>
          <w:rFonts w:hint="eastAsia" w:asciiTheme="minorEastAsia" w:hAnsiTheme="minorEastAsia" w:eastAsiaTheme="minorEastAsia" w:cstheme="minorEastAsia"/>
          <w:b w:val="0"/>
          <w:bCs/>
          <w:color w:val="1F1F1F"/>
          <w:sz w:val="24"/>
          <w:highlight w:val="none"/>
          <w:lang w:val="en-US" w:eastAsia="zh-CN"/>
        </w:rPr>
        <w:t>一</w:t>
      </w:r>
      <w:r>
        <w:rPr>
          <w:rFonts w:hint="eastAsia" w:asciiTheme="minorEastAsia" w:hAnsiTheme="minorEastAsia" w:eastAsiaTheme="minorEastAsia" w:cstheme="minorEastAsia"/>
          <w:b w:val="0"/>
          <w:bCs/>
          <w:color w:val="1F1F1F"/>
          <w:sz w:val="24"/>
          <w:highlight w:val="none"/>
        </w:rPr>
        <w:t>群懦夫！</w:t>
      </w:r>
    </w:p>
    <w:p w14:paraId="3E8E103D">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highlight w:val="none"/>
        </w:rPr>
      </w:pPr>
      <w:r>
        <w:rPr>
          <w:rFonts w:hint="eastAsia" w:asciiTheme="minorEastAsia" w:hAnsiTheme="minorEastAsia" w:eastAsiaTheme="minorEastAsia" w:cstheme="minorEastAsia"/>
          <w:b w:val="0"/>
          <w:bCs/>
          <w:color w:val="1F1F1F"/>
          <w:sz w:val="24"/>
          <w:highlight w:val="none"/>
        </w:rPr>
        <w:t>△尤利乌斯焦急的目光越过人群，径直投向玩着手里的酒</w:t>
      </w:r>
      <w:r>
        <w:rPr>
          <w:rFonts w:hint="eastAsia" w:asciiTheme="minorEastAsia" w:hAnsiTheme="minorEastAsia" w:eastAsiaTheme="minorEastAsia" w:cstheme="minorEastAsia"/>
          <w:b w:val="0"/>
          <w:bCs/>
          <w:color w:val="1F1F1F"/>
          <w:sz w:val="24"/>
          <w:highlight w:val="none"/>
          <w:lang w:val="en-US" w:eastAsia="zh-CN"/>
        </w:rPr>
        <w:t>瓶</w:t>
      </w:r>
      <w:r>
        <w:rPr>
          <w:rFonts w:hint="eastAsia" w:asciiTheme="minorEastAsia" w:hAnsiTheme="minorEastAsia" w:eastAsiaTheme="minorEastAsia" w:cstheme="minorEastAsia"/>
          <w:b w:val="0"/>
          <w:bCs/>
          <w:color w:val="1F1F1F"/>
          <w:sz w:val="24"/>
          <w:highlight w:val="none"/>
        </w:rPr>
        <w:t>里文。</w:t>
      </w:r>
    </w:p>
    <w:p w14:paraId="559648DA">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Cs/>
          <w:color w:val="1F1F1F"/>
          <w:sz w:val="24"/>
          <w:highlight w:val="none"/>
        </w:rPr>
      </w:pPr>
      <w:r>
        <w:rPr>
          <w:rFonts w:hint="eastAsia" w:asciiTheme="minorEastAsia" w:hAnsiTheme="minorEastAsia" w:eastAsiaTheme="minorEastAsia" w:cstheme="minorEastAsia"/>
          <w:b w:val="0"/>
          <w:bCs/>
          <w:color w:val="1F1F1F"/>
          <w:sz w:val="24"/>
          <w:highlight w:val="none"/>
        </w:rPr>
        <w:t>尤利乌斯OS：</w:t>
      </w:r>
      <w:r>
        <w:rPr>
          <w:rFonts w:hint="eastAsia" w:asciiTheme="minorEastAsia" w:hAnsiTheme="minorEastAsia" w:eastAsiaTheme="minorEastAsia" w:cstheme="minorEastAsia"/>
          <w:bCs/>
          <w:color w:val="1F1F1F"/>
          <w:sz w:val="24"/>
          <w:highlight w:val="none"/>
        </w:rPr>
        <w:t>这笔财富，抵得上一整个家族百年的世代积累！里文，这都不能让你出手，你到底</w:t>
      </w:r>
      <w:r>
        <w:rPr>
          <w:rFonts w:hint="eastAsia" w:asciiTheme="minorEastAsia" w:hAnsiTheme="minorEastAsia" w:eastAsiaTheme="minorEastAsia" w:cstheme="minorEastAsia"/>
          <w:bCs/>
          <w:color w:val="1F1F1F"/>
          <w:sz w:val="24"/>
          <w:highlight w:val="none"/>
          <w:lang w:val="en-US" w:eastAsia="zh-CN"/>
        </w:rPr>
        <w:t>想要什么</w:t>
      </w:r>
      <w:r>
        <w:rPr>
          <w:rFonts w:hint="eastAsia" w:asciiTheme="minorEastAsia" w:hAnsiTheme="minorEastAsia" w:eastAsiaTheme="minorEastAsia" w:cstheme="minorEastAsia"/>
          <w:bCs/>
          <w:color w:val="1F1F1F"/>
          <w:sz w:val="24"/>
          <w:highlight w:val="none"/>
        </w:rPr>
        <w:t>？！</w:t>
      </w:r>
    </w:p>
    <w:p w14:paraId="01DD5822">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highlight w:val="none"/>
        </w:rPr>
      </w:pPr>
      <w:r>
        <w:rPr>
          <w:rFonts w:hint="eastAsia" w:asciiTheme="minorEastAsia" w:hAnsiTheme="minorEastAsia" w:eastAsiaTheme="minorEastAsia" w:cstheme="minorEastAsia"/>
          <w:b w:val="0"/>
          <w:bCs/>
          <w:color w:val="1F1F1F"/>
          <w:sz w:val="24"/>
          <w:highlight w:val="none"/>
        </w:rPr>
        <w:t>扎克：场下这群废物加在一起都不是我的对手！就算你把整个国库都搬出来，</w:t>
      </w:r>
      <w:r>
        <w:rPr>
          <w:rFonts w:hint="eastAsia" w:asciiTheme="minorEastAsia" w:hAnsiTheme="minorEastAsia" w:eastAsiaTheme="minorEastAsia" w:cstheme="minorEastAsia"/>
          <w:b w:val="0"/>
          <w:bCs/>
          <w:color w:val="1F1F1F"/>
          <w:sz w:val="24"/>
          <w:highlight w:val="none"/>
          <w:lang w:val="en-US" w:eastAsia="zh-CN"/>
        </w:rPr>
        <w:t>他们有命拿吗？</w:t>
      </w:r>
      <w:r>
        <w:rPr>
          <w:rFonts w:hint="eastAsia" w:asciiTheme="minorEastAsia" w:hAnsiTheme="minorEastAsia" w:eastAsiaTheme="minorEastAsia" w:cstheme="minorEastAsia"/>
          <w:b w:val="0"/>
          <w:bCs/>
          <w:color w:val="1F1F1F"/>
          <w:sz w:val="24"/>
          <w:highlight w:val="none"/>
        </w:rPr>
        <w:t>不如早点认输，把公主乖乖交出来！</w:t>
      </w:r>
    </w:p>
    <w:p w14:paraId="0087F2FE">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highlight w:val="none"/>
        </w:rPr>
      </w:pPr>
      <w:r>
        <w:rPr>
          <w:rFonts w:hint="eastAsia" w:asciiTheme="minorEastAsia" w:hAnsiTheme="minorEastAsia" w:eastAsiaTheme="minorEastAsia" w:cstheme="minorEastAsia"/>
          <w:b w:val="0"/>
          <w:bCs/>
          <w:color w:val="1F1F1F"/>
          <w:sz w:val="24"/>
          <w:highlight w:val="none"/>
        </w:rPr>
        <w:t>萨鲁克（打了个哈欠）：我都快无聊得睡着了。看来皇帝和他的子民一样，都是废物</w:t>
      </w:r>
      <w:r>
        <w:rPr>
          <w:rFonts w:hint="eastAsia" w:asciiTheme="minorEastAsia" w:hAnsiTheme="minorEastAsia" w:eastAsiaTheme="minorEastAsia" w:cstheme="minorEastAsia"/>
          <w:b w:val="0"/>
          <w:bCs/>
          <w:color w:val="1F1F1F"/>
          <w:sz w:val="24"/>
          <w:highlight w:val="none"/>
          <w:lang w:eastAsia="zh-CN"/>
        </w:rPr>
        <w:t>，</w:t>
      </w:r>
      <w:r>
        <w:rPr>
          <w:rFonts w:hint="eastAsia" w:asciiTheme="minorEastAsia" w:hAnsiTheme="minorEastAsia" w:eastAsiaTheme="minorEastAsia" w:cstheme="minorEastAsia"/>
          <w:b w:val="0"/>
          <w:bCs/>
          <w:color w:val="1F1F1F"/>
          <w:sz w:val="24"/>
          <w:highlight w:val="none"/>
        </w:rPr>
        <w:t>一个彻头彻尾的垃圾帝国！</w:t>
      </w:r>
    </w:p>
    <w:p w14:paraId="5BE0659E">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rPr>
      </w:pPr>
      <w:r>
        <w:rPr>
          <w:rFonts w:hint="eastAsia" w:asciiTheme="minorEastAsia" w:hAnsiTheme="minorEastAsia" w:eastAsiaTheme="minorEastAsia" w:cstheme="minorEastAsia"/>
          <w:b w:val="0"/>
          <w:bCs/>
          <w:color w:val="1F1F1F"/>
          <w:sz w:val="24"/>
        </w:rPr>
        <w:t>△塞弗林眼中猛地拔出法杖，准备亲自下场。</w:t>
      </w:r>
    </w:p>
    <w:p w14:paraId="0C027112">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rPr>
      </w:pPr>
      <w:r>
        <w:rPr>
          <w:rFonts w:hint="eastAsia" w:asciiTheme="minorEastAsia" w:hAnsiTheme="minorEastAsia" w:eastAsiaTheme="minorEastAsia" w:cstheme="minorEastAsia"/>
          <w:b w:val="0"/>
          <w:bCs/>
          <w:color w:val="1F1F1F"/>
          <w:sz w:val="24"/>
        </w:rPr>
        <w:t>△尤利乌斯抬手制止了塞弗林</w:t>
      </w:r>
      <w:r>
        <w:rPr>
          <w:rFonts w:hint="eastAsia" w:asciiTheme="minorEastAsia" w:hAnsiTheme="minorEastAsia" w:eastAsiaTheme="minorEastAsia" w:cstheme="minorEastAsia"/>
          <w:b w:val="0"/>
          <w:bCs/>
          <w:color w:val="1F1F1F"/>
          <w:sz w:val="24"/>
          <w:lang w:eastAsia="zh-CN"/>
        </w:rPr>
        <w:t>，</w:t>
      </w:r>
      <w:r>
        <w:rPr>
          <w:rFonts w:hint="eastAsia" w:asciiTheme="minorEastAsia" w:hAnsiTheme="minorEastAsia" w:eastAsiaTheme="minorEastAsia" w:cstheme="minorEastAsia"/>
          <w:b w:val="0"/>
          <w:bCs/>
          <w:color w:val="1F1F1F"/>
          <w:sz w:val="24"/>
        </w:rPr>
        <w:t>盯着里文，眼神决绝。</w:t>
      </w:r>
    </w:p>
    <w:p w14:paraId="611DCC78">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rPr>
      </w:pPr>
      <w:r>
        <w:rPr>
          <w:rFonts w:hint="eastAsia" w:asciiTheme="minorEastAsia" w:hAnsiTheme="minorEastAsia" w:eastAsiaTheme="minorEastAsia" w:cstheme="minorEastAsia"/>
          <w:b w:val="0"/>
          <w:bCs/>
          <w:color w:val="1F1F1F"/>
          <w:sz w:val="24"/>
        </w:rPr>
        <w:t>尤利乌斯OS：既然金钱打动不了你……好，那朕就给你权力！</w:t>
      </w:r>
    </w:p>
    <w:p w14:paraId="3EA1E639">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rPr>
      </w:pPr>
      <w:r>
        <w:rPr>
          <w:rFonts w:hint="eastAsia" w:asciiTheme="minorEastAsia" w:hAnsiTheme="minorEastAsia" w:eastAsiaTheme="minorEastAsia" w:cstheme="minorEastAsia"/>
          <w:b w:val="0"/>
          <w:bCs/>
          <w:color w:val="1F1F1F"/>
          <w:sz w:val="24"/>
        </w:rPr>
        <w:t>△尤利乌斯深吸一口气。</w:t>
      </w:r>
    </w:p>
    <w:p w14:paraId="2FDD743A">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highlight w:val="none"/>
        </w:rPr>
      </w:pPr>
      <w:r>
        <w:rPr>
          <w:rFonts w:hint="eastAsia" w:asciiTheme="minorEastAsia" w:hAnsiTheme="minorEastAsia" w:eastAsiaTheme="minorEastAsia" w:cstheme="minorEastAsia"/>
          <w:b w:val="0"/>
          <w:bCs/>
          <w:color w:val="1F1F1F"/>
          <w:sz w:val="24"/>
        </w:rPr>
        <w:t>尤利乌</w:t>
      </w:r>
      <w:r>
        <w:rPr>
          <w:rFonts w:hint="eastAsia" w:asciiTheme="minorEastAsia" w:hAnsiTheme="minorEastAsia" w:eastAsiaTheme="minorEastAsia" w:cstheme="minorEastAsia"/>
          <w:b w:val="0"/>
          <w:bCs/>
          <w:color w:val="1F1F1F"/>
          <w:sz w:val="24"/>
          <w:highlight w:val="none"/>
        </w:rPr>
        <w:t>斯：阿斯特雷昂重赏勇士！谁能替帝国赢下这场决斗，除了刚才的财富，吾将额外赐予他一片星域的自治权、三支私人舰队的调度权，以及……帝国皇家禁卫军的指挥权！</w:t>
      </w:r>
    </w:p>
    <w:p w14:paraId="60636EA1">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highlight w:val="none"/>
        </w:rPr>
      </w:pPr>
      <w:r>
        <w:rPr>
          <w:rFonts w:hint="eastAsia" w:asciiTheme="minorEastAsia" w:hAnsiTheme="minorEastAsia" w:eastAsiaTheme="minorEastAsia" w:cstheme="minorEastAsia"/>
          <w:b w:val="0"/>
          <w:bCs/>
          <w:color w:val="1F1F1F"/>
          <w:sz w:val="24"/>
          <w:highlight w:val="none"/>
        </w:rPr>
        <w:t>△全场倒吸一口凉气。</w:t>
      </w:r>
    </w:p>
    <w:p w14:paraId="30CB4DC7">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highlight w:val="none"/>
        </w:rPr>
      </w:pPr>
      <w:r>
        <w:rPr>
          <w:rFonts w:hint="eastAsia" w:asciiTheme="minorEastAsia" w:hAnsiTheme="minorEastAsia" w:eastAsiaTheme="minorEastAsia" w:cstheme="minorEastAsia"/>
          <w:b w:val="0"/>
          <w:bCs/>
          <w:color w:val="1F1F1F"/>
          <w:sz w:val="24"/>
          <w:highlight w:val="none"/>
        </w:rPr>
        <w:t>贵族乙：这等于是把帝国近乎一半的军权交出去了！</w:t>
      </w:r>
    </w:p>
    <w:p w14:paraId="5EBD7537">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highlight w:val="none"/>
          <w:lang w:val="en-US" w:eastAsia="zh-CN"/>
        </w:rPr>
      </w:pPr>
      <w:r>
        <w:rPr>
          <w:rFonts w:hint="eastAsia" w:asciiTheme="minorEastAsia" w:hAnsiTheme="minorEastAsia" w:eastAsiaTheme="minorEastAsia" w:cstheme="minorEastAsia"/>
          <w:b w:val="0"/>
          <w:bCs/>
          <w:color w:val="1F1F1F"/>
          <w:sz w:val="24"/>
          <w:highlight w:val="none"/>
        </w:rPr>
        <w:t>△</w:t>
      </w:r>
      <w:r>
        <w:rPr>
          <w:rFonts w:hint="eastAsia" w:asciiTheme="minorEastAsia" w:hAnsiTheme="minorEastAsia" w:eastAsiaTheme="minorEastAsia" w:cstheme="minorEastAsia"/>
          <w:b w:val="0"/>
          <w:bCs/>
          <w:color w:val="1F1F1F"/>
          <w:sz w:val="24"/>
          <w:highlight w:val="none"/>
          <w:lang w:val="en-US" w:eastAsia="zh-CN"/>
        </w:rPr>
        <w:t>里文玩弄酒瓶的动作停顿，抬了抬眼。</w:t>
      </w:r>
    </w:p>
    <w:p w14:paraId="74E12230">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Cs/>
          <w:color w:val="1F1F1F"/>
          <w:sz w:val="24"/>
          <w:highlight w:val="none"/>
        </w:rPr>
      </w:pPr>
      <w:r>
        <w:rPr>
          <w:rFonts w:hint="eastAsia" w:asciiTheme="minorEastAsia" w:hAnsiTheme="minorEastAsia" w:eastAsiaTheme="minorEastAsia" w:cstheme="minorEastAsia"/>
          <w:b w:val="0"/>
          <w:bCs/>
          <w:color w:val="1F1F1F"/>
          <w:sz w:val="24"/>
          <w:highlight w:val="none"/>
          <w:lang w:val="en-US" w:eastAsia="zh-CN"/>
        </w:rPr>
        <w:t>里文（os）:</w:t>
      </w:r>
      <w:r>
        <w:rPr>
          <w:rFonts w:hint="eastAsia" w:asciiTheme="minorEastAsia" w:hAnsiTheme="minorEastAsia" w:eastAsiaTheme="minorEastAsia" w:cstheme="minorEastAsia"/>
          <w:bCs/>
          <w:color w:val="1F1F1F"/>
          <w:sz w:val="24"/>
          <w:highlight w:val="none"/>
        </w:rPr>
        <w:t>：这些兵权足够和皇帝分庭抗礼了。有了它们，我就能</w:t>
      </w:r>
      <w:r>
        <w:rPr>
          <w:rFonts w:hint="eastAsia" w:asciiTheme="minorEastAsia" w:hAnsiTheme="minorEastAsia" w:eastAsiaTheme="minorEastAsia" w:cstheme="minorEastAsia"/>
          <w:bCs/>
          <w:color w:val="1F1F1F"/>
          <w:sz w:val="24"/>
          <w:highlight w:val="none"/>
          <w:lang w:val="en-US" w:eastAsia="zh-CN"/>
        </w:rPr>
        <w:t>不受</w:t>
      </w:r>
      <w:r>
        <w:rPr>
          <w:rFonts w:hint="eastAsia" w:asciiTheme="minorEastAsia" w:hAnsiTheme="minorEastAsia" w:eastAsiaTheme="minorEastAsia" w:cstheme="minorEastAsia"/>
          <w:bCs/>
          <w:color w:val="1F1F1F"/>
          <w:sz w:val="24"/>
          <w:highlight w:val="none"/>
        </w:rPr>
        <w:t>家族</w:t>
      </w:r>
      <w:r>
        <w:rPr>
          <w:rFonts w:hint="eastAsia" w:asciiTheme="minorEastAsia" w:hAnsiTheme="minorEastAsia" w:eastAsiaTheme="minorEastAsia" w:cstheme="minorEastAsia"/>
          <w:bCs/>
          <w:color w:val="1F1F1F"/>
          <w:sz w:val="24"/>
          <w:highlight w:val="none"/>
          <w:lang w:val="en-US" w:eastAsia="zh-CN"/>
        </w:rPr>
        <w:t>干涉</w:t>
      </w:r>
      <w:r>
        <w:rPr>
          <w:rFonts w:hint="eastAsia" w:asciiTheme="minorEastAsia" w:hAnsiTheme="minorEastAsia" w:eastAsiaTheme="minorEastAsia" w:cstheme="minorEastAsia"/>
          <w:bCs/>
          <w:color w:val="1F1F1F"/>
          <w:sz w:val="24"/>
          <w:highlight w:val="none"/>
        </w:rPr>
        <w:t>，查清我母亲被害的真相。</w:t>
      </w:r>
    </w:p>
    <w:p w14:paraId="4C36A107">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highlight w:val="none"/>
          <w:lang w:eastAsia="zh-CN"/>
        </w:rPr>
      </w:pPr>
      <w:r>
        <w:rPr>
          <w:rFonts w:hint="eastAsia" w:asciiTheme="minorEastAsia" w:hAnsiTheme="minorEastAsia" w:eastAsiaTheme="minorEastAsia" w:cstheme="minorEastAsia"/>
          <w:b w:val="0"/>
          <w:bCs/>
          <w:color w:val="1F1F1F"/>
          <w:sz w:val="24"/>
          <w:highlight w:val="none"/>
        </w:rPr>
        <w:t>△</w:t>
      </w:r>
      <w:r>
        <w:rPr>
          <w:rFonts w:hint="eastAsia" w:asciiTheme="minorEastAsia" w:hAnsiTheme="minorEastAsia" w:eastAsiaTheme="minorEastAsia" w:cstheme="minorEastAsia"/>
          <w:b w:val="0"/>
          <w:bCs/>
          <w:color w:val="1F1F1F"/>
          <w:sz w:val="24"/>
          <w:highlight w:val="none"/>
          <w:lang w:val="en-US" w:eastAsia="zh-CN"/>
        </w:rPr>
        <w:t>几位</w:t>
      </w:r>
      <w:r>
        <w:rPr>
          <w:rFonts w:hint="eastAsia" w:asciiTheme="minorEastAsia" w:hAnsiTheme="minorEastAsia" w:eastAsiaTheme="minorEastAsia" w:cstheme="minorEastAsia"/>
          <w:b w:val="0"/>
          <w:bCs/>
          <w:color w:val="1F1F1F"/>
          <w:sz w:val="24"/>
          <w:highlight w:val="none"/>
        </w:rPr>
        <w:t>原本退缩的</w:t>
      </w:r>
      <w:r>
        <w:rPr>
          <w:rFonts w:hint="eastAsia" w:asciiTheme="minorEastAsia" w:hAnsiTheme="minorEastAsia" w:eastAsiaTheme="minorEastAsia" w:cstheme="minorEastAsia"/>
          <w:b w:val="0"/>
          <w:bCs/>
          <w:color w:val="1F1F1F"/>
          <w:sz w:val="24"/>
          <w:highlight w:val="none"/>
          <w:lang w:val="en-US" w:eastAsia="zh-CN"/>
        </w:rPr>
        <w:t>贵族们</w:t>
      </w:r>
      <w:r>
        <w:rPr>
          <w:rFonts w:hint="eastAsia" w:asciiTheme="minorEastAsia" w:hAnsiTheme="minorEastAsia" w:eastAsiaTheme="minorEastAsia" w:cstheme="minorEastAsia"/>
          <w:b w:val="0"/>
          <w:bCs/>
          <w:color w:val="1F1F1F"/>
          <w:sz w:val="24"/>
          <w:highlight w:val="none"/>
        </w:rPr>
        <w:t>握紧了武器，向前迈了半步</w:t>
      </w:r>
      <w:r>
        <w:rPr>
          <w:rFonts w:hint="eastAsia" w:asciiTheme="minorEastAsia" w:hAnsiTheme="minorEastAsia" w:eastAsiaTheme="minorEastAsia" w:cstheme="minorEastAsia"/>
          <w:b w:val="0"/>
          <w:bCs/>
          <w:color w:val="1F1F1F"/>
          <w:sz w:val="24"/>
          <w:highlight w:val="none"/>
          <w:lang w:eastAsia="zh-CN"/>
        </w:rPr>
        <w:t>。</w:t>
      </w:r>
    </w:p>
    <w:p w14:paraId="174342C7">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b w:val="0"/>
          <w:bCs/>
          <w:color w:val="1F1F1F"/>
          <w:sz w:val="24"/>
          <w:highlight w:val="none"/>
          <w:lang w:val="en-US" w:eastAsia="zh-CN"/>
        </w:rPr>
      </w:pPr>
      <w:r>
        <w:rPr>
          <w:rFonts w:hint="eastAsia" w:asciiTheme="minorEastAsia" w:hAnsiTheme="minorEastAsia" w:eastAsiaTheme="minorEastAsia" w:cstheme="minorEastAsia"/>
          <w:b w:val="0"/>
          <w:bCs/>
          <w:color w:val="1F1F1F"/>
          <w:sz w:val="24"/>
          <w:highlight w:val="none"/>
        </w:rPr>
        <w:t>△扎克冷笑</w:t>
      </w:r>
      <w:r>
        <w:rPr>
          <w:rFonts w:hint="eastAsia" w:asciiTheme="minorEastAsia" w:hAnsiTheme="minorEastAsia" w:eastAsiaTheme="minorEastAsia" w:cstheme="minorEastAsia"/>
          <w:b w:val="0"/>
          <w:bCs/>
          <w:color w:val="1F1F1F"/>
          <w:sz w:val="24"/>
          <w:highlight w:val="none"/>
          <w:lang w:val="en-US" w:eastAsia="zh-CN"/>
        </w:rPr>
        <w:t>一声，一记拳影打在候场区，贵族们</w:t>
      </w:r>
      <w:r>
        <w:rPr>
          <w:rFonts w:hint="eastAsia" w:asciiTheme="minorEastAsia" w:hAnsiTheme="minorEastAsia" w:eastAsiaTheme="minorEastAsia" w:cstheme="minorEastAsia"/>
          <w:b w:val="0"/>
          <w:bCs/>
          <w:color w:val="1F1F1F"/>
          <w:sz w:val="24"/>
          <w:highlight w:val="none"/>
        </w:rPr>
        <w:t>恐惧</w:t>
      </w:r>
      <w:r>
        <w:rPr>
          <w:rFonts w:hint="eastAsia" w:asciiTheme="minorEastAsia" w:hAnsiTheme="minorEastAsia" w:eastAsiaTheme="minorEastAsia" w:cstheme="minorEastAsia"/>
          <w:b w:val="0"/>
          <w:bCs/>
          <w:color w:val="1F1F1F"/>
          <w:sz w:val="24"/>
          <w:highlight w:val="none"/>
          <w:lang w:val="en-US" w:eastAsia="zh-CN"/>
        </w:rPr>
        <w:t>连连后退。</w:t>
      </w:r>
    </w:p>
    <w:p w14:paraId="7D7607C6">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highlight w:val="none"/>
        </w:rPr>
      </w:pPr>
      <w:r>
        <w:rPr>
          <w:rFonts w:hint="eastAsia" w:asciiTheme="minorEastAsia" w:hAnsiTheme="minorEastAsia" w:eastAsiaTheme="minorEastAsia" w:cstheme="minorEastAsia"/>
          <w:b w:val="0"/>
          <w:bCs/>
          <w:color w:val="1F1F1F"/>
          <w:sz w:val="24"/>
          <w:highlight w:val="none"/>
        </w:rPr>
        <w:t>扎克：</w:t>
      </w:r>
      <w:r>
        <w:rPr>
          <w:rFonts w:hint="eastAsia" w:asciiTheme="minorEastAsia" w:hAnsiTheme="minorEastAsia" w:eastAsiaTheme="minorEastAsia" w:cstheme="minorEastAsia"/>
          <w:bCs/>
          <w:color w:val="1F1F1F"/>
          <w:sz w:val="24"/>
          <w:highlight w:val="none"/>
        </w:rPr>
        <w:t>这么多金钱和兵权，听得连</w:t>
      </w:r>
      <w:r>
        <w:rPr>
          <w:rFonts w:hint="eastAsia" w:asciiTheme="minorEastAsia" w:hAnsiTheme="minorEastAsia" w:eastAsiaTheme="minorEastAsia" w:cstheme="minorEastAsia"/>
          <w:bCs/>
          <w:color w:val="1F1F1F"/>
          <w:sz w:val="24"/>
          <w:highlight w:val="none"/>
          <w:lang w:val="en-US" w:eastAsia="zh-CN"/>
        </w:rPr>
        <w:t>我</w:t>
      </w:r>
      <w:r>
        <w:rPr>
          <w:rFonts w:hint="eastAsia" w:asciiTheme="minorEastAsia" w:hAnsiTheme="minorEastAsia" w:eastAsiaTheme="minorEastAsia" w:cstheme="minorEastAsia"/>
          <w:bCs/>
          <w:color w:val="1F1F1F"/>
          <w:sz w:val="24"/>
          <w:highlight w:val="none"/>
        </w:rPr>
        <w:t>都心动了！不过可惜啊，这群软蛋还是更珍惜自己那条狗命吧！</w:t>
      </w:r>
    </w:p>
    <w:p w14:paraId="55C2CD62">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lang w:eastAsia="zh-CN"/>
        </w:rPr>
      </w:pPr>
      <w:r>
        <w:rPr>
          <w:rFonts w:hint="eastAsia" w:asciiTheme="minorEastAsia" w:hAnsiTheme="minorEastAsia" w:eastAsiaTheme="minorEastAsia" w:cstheme="minorEastAsia"/>
          <w:b w:val="0"/>
          <w:bCs/>
          <w:color w:val="1F1F1F"/>
          <w:sz w:val="24"/>
          <w:szCs w:val="24"/>
          <w:highlight w:val="none"/>
        </w:rPr>
        <w:t>△一股黄金魔力光柱突然从候场区冲天而起，驱散了擂台上的</w:t>
      </w:r>
      <w:r>
        <w:rPr>
          <w:rFonts w:hint="eastAsia" w:asciiTheme="minorEastAsia" w:hAnsiTheme="minorEastAsia" w:eastAsiaTheme="minorEastAsia" w:cstheme="minorEastAsia"/>
          <w:b w:val="0"/>
          <w:bCs/>
          <w:color w:val="1F1F1F"/>
          <w:sz w:val="24"/>
          <w:szCs w:val="24"/>
        </w:rPr>
        <w:t>沙尘</w:t>
      </w:r>
      <w:r>
        <w:rPr>
          <w:rFonts w:hint="eastAsia" w:asciiTheme="minorEastAsia" w:hAnsiTheme="minorEastAsia" w:eastAsiaTheme="minorEastAsia" w:cstheme="minorEastAsia"/>
          <w:b w:val="0"/>
          <w:bCs/>
          <w:color w:val="1F1F1F"/>
          <w:sz w:val="24"/>
          <w:szCs w:val="24"/>
          <w:lang w:val="en-US" w:eastAsia="zh-CN"/>
        </w:rPr>
        <w:t>.</w:t>
      </w:r>
    </w:p>
    <w:p w14:paraId="0540F991">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rPr>
      </w:pPr>
      <w:r>
        <w:rPr>
          <w:rFonts w:hint="eastAsia" w:asciiTheme="minorEastAsia" w:hAnsiTheme="minorEastAsia" w:eastAsiaTheme="minorEastAsia" w:cstheme="minorEastAsia"/>
          <w:b w:val="0"/>
          <w:bCs/>
          <w:color w:val="1F1F1F"/>
          <w:sz w:val="24"/>
          <w:szCs w:val="24"/>
        </w:rPr>
        <w:t>△所有人的目光都被吸引过去。</w:t>
      </w:r>
    </w:p>
    <w:p w14:paraId="74A0F6D6">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rPr>
      </w:pPr>
      <w:r>
        <w:rPr>
          <w:rFonts w:hint="eastAsia" w:asciiTheme="minorEastAsia" w:hAnsiTheme="minorEastAsia" w:eastAsiaTheme="minorEastAsia" w:cstheme="minorEastAsia"/>
          <w:b w:val="0"/>
          <w:bCs/>
          <w:color w:val="1F1F1F"/>
          <w:sz w:val="24"/>
          <w:szCs w:val="24"/>
        </w:rPr>
        <w:t>△达里安周身环绕着黄金闪电，缓缓悬浮升空，眼神傲慢。</w:t>
      </w:r>
    </w:p>
    <w:p w14:paraId="443E9096">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b w:val="0"/>
          <w:bCs/>
          <w:color w:val="1F1F1F"/>
          <w:sz w:val="24"/>
          <w:szCs w:val="24"/>
          <w:lang w:val="en-US" w:eastAsia="zh-CN"/>
        </w:rPr>
      </w:pPr>
      <w:r>
        <w:rPr>
          <w:rFonts w:hint="eastAsia" w:asciiTheme="minorEastAsia" w:hAnsiTheme="minorEastAsia" w:eastAsiaTheme="minorEastAsia" w:cstheme="minorEastAsia"/>
          <w:b w:val="0"/>
          <w:bCs/>
          <w:color w:val="1F1F1F"/>
          <w:sz w:val="24"/>
          <w:szCs w:val="24"/>
        </w:rPr>
        <w:t>达里安：</w:t>
      </w:r>
      <w:r>
        <w:rPr>
          <w:rFonts w:hint="eastAsia" w:asciiTheme="minorEastAsia" w:hAnsiTheme="minorEastAsia" w:eastAsiaTheme="minorEastAsia" w:cstheme="minorEastAsia"/>
          <w:b w:val="0"/>
          <w:bCs/>
          <w:color w:val="1F1F1F"/>
          <w:sz w:val="24"/>
          <w:szCs w:val="24"/>
          <w:lang w:val="en-US" w:eastAsia="zh-CN"/>
        </w:rPr>
        <w:t>今天巴尔坎必将爬着回去！</w:t>
      </w:r>
    </w:p>
    <w:p w14:paraId="07412C56">
      <w:pPr>
        <w:pStyle w:val="3"/>
        <w:rPr>
          <w:rFonts w:hint="default"/>
          <w:lang w:val="en-US" w:eastAsia="zh-CN"/>
        </w:rPr>
      </w:pPr>
      <w:r>
        <w:rPr>
          <w:rFonts w:hint="eastAsia"/>
          <w:lang w:val="en-US" w:eastAsia="zh-CN"/>
        </w:rPr>
        <w:t>第14集</w:t>
      </w:r>
    </w:p>
    <w:p w14:paraId="4C335A66">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bCs w:val="0"/>
          <w:color w:val="1F1F1F"/>
          <w:sz w:val="24"/>
          <w:szCs w:val="32"/>
        </w:rPr>
      </w:pPr>
      <w:r>
        <w:rPr>
          <w:rFonts w:hint="eastAsia" w:asciiTheme="minorEastAsia" w:hAnsiTheme="minorEastAsia" w:eastAsiaTheme="minorEastAsia" w:cstheme="minorEastAsia"/>
          <w:b/>
          <w:bCs w:val="0"/>
          <w:color w:val="1F1F1F"/>
          <w:sz w:val="24"/>
          <w:szCs w:val="32"/>
        </w:rPr>
        <w:t>01</w:t>
      </w:r>
      <w:r>
        <w:rPr>
          <w:rFonts w:hint="eastAsia" w:asciiTheme="minorEastAsia" w:hAnsiTheme="minorEastAsia" w:eastAsiaTheme="minorEastAsia" w:cstheme="minorEastAsia"/>
          <w:b/>
          <w:bCs w:val="0"/>
          <w:color w:val="1F1F1F"/>
          <w:sz w:val="24"/>
          <w:szCs w:val="32"/>
          <w:lang w:val="en-US" w:eastAsia="zh-CN"/>
        </w:rPr>
        <w:t>4</w:t>
      </w:r>
      <w:r>
        <w:rPr>
          <w:rFonts w:hint="eastAsia" w:asciiTheme="minorEastAsia" w:hAnsiTheme="minorEastAsia" w:eastAsiaTheme="minorEastAsia" w:cstheme="minorEastAsia"/>
          <w:b/>
          <w:bCs w:val="0"/>
          <w:color w:val="1F1F1F"/>
          <w:sz w:val="24"/>
          <w:szCs w:val="32"/>
        </w:rPr>
        <w:t>-</w:t>
      </w:r>
      <w:r>
        <w:rPr>
          <w:rFonts w:hint="eastAsia" w:asciiTheme="minorEastAsia" w:hAnsiTheme="minorEastAsia" w:eastAsiaTheme="minorEastAsia" w:cstheme="minorEastAsia"/>
          <w:b/>
          <w:bCs w:val="0"/>
          <w:color w:val="1F1F1F"/>
          <w:sz w:val="24"/>
          <w:szCs w:val="32"/>
          <w:lang w:val="en-US" w:eastAsia="zh-CN"/>
        </w:rPr>
        <w:t>1</w:t>
      </w:r>
      <w:r>
        <w:rPr>
          <w:rFonts w:hint="eastAsia" w:asciiTheme="minorEastAsia" w:hAnsiTheme="minorEastAsia" w:eastAsiaTheme="minorEastAsia" w:cstheme="minorEastAsia"/>
          <w:b/>
          <w:bCs w:val="0"/>
          <w:color w:val="1F1F1F"/>
          <w:sz w:val="24"/>
          <w:szCs w:val="32"/>
        </w:rPr>
        <w:t xml:space="preserve"> 星际竞技场擂台/</w:t>
      </w:r>
      <w:r>
        <w:rPr>
          <w:rFonts w:hint="eastAsia" w:asciiTheme="minorEastAsia" w:hAnsiTheme="minorEastAsia" w:eastAsiaTheme="minorEastAsia" w:cstheme="minorEastAsia"/>
          <w:b/>
          <w:bCs w:val="0"/>
          <w:color w:val="1F1F1F"/>
          <w:sz w:val="24"/>
          <w:szCs w:val="32"/>
          <w:lang w:val="en-US" w:eastAsia="zh-CN"/>
        </w:rPr>
        <w:t>看台/</w:t>
      </w:r>
      <w:r>
        <w:rPr>
          <w:rFonts w:hint="eastAsia" w:asciiTheme="minorEastAsia" w:hAnsiTheme="minorEastAsia" w:eastAsiaTheme="minorEastAsia" w:cstheme="minorEastAsia"/>
          <w:b/>
          <w:bCs w:val="0"/>
          <w:color w:val="1F1F1F"/>
          <w:sz w:val="24"/>
          <w:szCs w:val="32"/>
        </w:rPr>
        <w:t>日/外</w:t>
      </w:r>
    </w:p>
    <w:p w14:paraId="462DE96F">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val="0"/>
          <w:color w:val="1F1F1F"/>
          <w:sz w:val="24"/>
          <w:szCs w:val="24"/>
        </w:rPr>
        <w:t>人物：达里安、扎克</w:t>
      </w:r>
      <w:r>
        <w:rPr>
          <w:rFonts w:hint="eastAsia" w:asciiTheme="minorEastAsia" w:hAnsiTheme="minorEastAsia" w:eastAsiaTheme="minorEastAsia" w:cstheme="minorEastAsia"/>
          <w:b/>
          <w:bCs w:val="0"/>
          <w:color w:val="1F1F1F"/>
          <w:sz w:val="24"/>
          <w:szCs w:val="24"/>
          <w:lang w:eastAsia="zh-CN"/>
        </w:rPr>
        <w:t>、</w:t>
      </w:r>
      <w:r>
        <w:rPr>
          <w:rFonts w:hint="eastAsia" w:asciiTheme="minorEastAsia" w:hAnsiTheme="minorEastAsia" w:eastAsiaTheme="minorEastAsia" w:cstheme="minorEastAsia"/>
          <w:b/>
          <w:bCs w:val="0"/>
          <w:color w:val="1F1F1F"/>
          <w:sz w:val="24"/>
          <w:szCs w:val="24"/>
        </w:rPr>
        <w:t>维莱拉、莱拉</w:t>
      </w:r>
      <w:r>
        <w:rPr>
          <w:rFonts w:hint="eastAsia" w:asciiTheme="minorEastAsia" w:hAnsiTheme="minorEastAsia" w:eastAsiaTheme="minorEastAsia" w:cstheme="minorEastAsia"/>
          <w:b/>
          <w:bCs w:val="0"/>
          <w:color w:val="1F1F1F"/>
          <w:sz w:val="24"/>
          <w:szCs w:val="24"/>
          <w:lang w:eastAsia="zh-CN"/>
        </w:rPr>
        <w:t>、</w:t>
      </w:r>
      <w:r>
        <w:rPr>
          <w:rFonts w:hint="eastAsia" w:asciiTheme="minorEastAsia" w:hAnsiTheme="minorEastAsia" w:eastAsiaTheme="minorEastAsia" w:cstheme="minorEastAsia"/>
          <w:b/>
          <w:bCs w:val="0"/>
          <w:color w:val="1F1F1F"/>
          <w:sz w:val="24"/>
          <w:szCs w:val="24"/>
        </w:rPr>
        <w:t>里文</w:t>
      </w:r>
      <w:r>
        <w:rPr>
          <w:rFonts w:hint="eastAsia" w:asciiTheme="minorEastAsia" w:hAnsiTheme="minorEastAsia" w:eastAsiaTheme="minorEastAsia" w:cstheme="minorEastAsia"/>
          <w:b/>
          <w:bCs w:val="0"/>
          <w:color w:val="1F1F1F"/>
          <w:sz w:val="24"/>
          <w:szCs w:val="24"/>
          <w:lang w:eastAsia="zh-CN"/>
        </w:rPr>
        <w:t>、</w:t>
      </w:r>
      <w:r>
        <w:rPr>
          <w:rFonts w:hint="eastAsia" w:asciiTheme="minorEastAsia" w:hAnsiTheme="minorEastAsia" w:eastAsiaTheme="minorEastAsia" w:cstheme="minorEastAsia"/>
          <w:b/>
          <w:bCs w:val="0"/>
          <w:sz w:val="24"/>
          <w:szCs w:val="24"/>
        </w:rPr>
        <w:t>阿尔瓦多</w:t>
      </w:r>
      <w:r>
        <w:rPr>
          <w:rFonts w:hint="eastAsia" w:asciiTheme="minorEastAsia" w:hAnsiTheme="minorEastAsia" w:eastAsiaTheme="minorEastAsia" w:cstheme="minorEastAsia"/>
          <w:b/>
          <w:bCs w:val="0"/>
          <w:sz w:val="24"/>
          <w:szCs w:val="24"/>
          <w:lang w:eastAsia="zh-CN"/>
        </w:rPr>
        <w:t>、</w:t>
      </w:r>
      <w:r>
        <w:rPr>
          <w:rFonts w:hint="eastAsia" w:asciiTheme="minorEastAsia" w:hAnsiTheme="minorEastAsia" w:eastAsiaTheme="minorEastAsia" w:cstheme="minorEastAsia"/>
          <w:b/>
          <w:bCs w:val="0"/>
          <w:sz w:val="24"/>
          <w:szCs w:val="24"/>
          <w:lang w:val="en-US" w:eastAsia="zh-CN"/>
        </w:rPr>
        <w:t>贵族们</w:t>
      </w:r>
    </w:p>
    <w:p w14:paraId="7A893C06">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lang w:eastAsia="zh-CN"/>
        </w:rPr>
      </w:pPr>
      <w:r>
        <w:rPr>
          <w:rFonts w:hint="eastAsia" w:asciiTheme="minorEastAsia" w:hAnsiTheme="minorEastAsia" w:eastAsiaTheme="minorEastAsia" w:cstheme="minorEastAsia"/>
          <w:b w:val="0"/>
          <w:bCs/>
          <w:color w:val="1F1F1F"/>
          <w:sz w:val="24"/>
          <w:szCs w:val="24"/>
        </w:rPr>
        <w:t>△看台上的贵族们顿时爆发出欢呼</w:t>
      </w:r>
      <w:r>
        <w:rPr>
          <w:rFonts w:hint="eastAsia" w:asciiTheme="minorEastAsia" w:hAnsiTheme="minorEastAsia" w:eastAsiaTheme="minorEastAsia" w:cstheme="minorEastAsia"/>
          <w:b w:val="0"/>
          <w:bCs/>
          <w:color w:val="1F1F1F"/>
          <w:sz w:val="24"/>
          <w:szCs w:val="24"/>
          <w:lang w:eastAsia="zh-CN"/>
        </w:rPr>
        <w:t>。</w:t>
      </w:r>
    </w:p>
    <w:p w14:paraId="1FDB6D45">
      <w:pPr>
        <w:pageBreakBefore w:val="0"/>
        <w:widowControl w:val="0"/>
        <w:kinsoku/>
        <w:wordWrap/>
        <w:overflowPunct/>
        <w:topLinePunct w:val="0"/>
        <w:autoSpaceDE/>
        <w:autoSpaceDN/>
        <w:bidi w:val="0"/>
        <w:adjustRightInd/>
        <w:snapToGrid/>
        <w:spacing w:beforeLines="0" w:afterLines="0" w:line="240" w:lineRule="auto"/>
        <w:textAlignment w:val="auto"/>
        <w:rPr>
          <w:rFonts w:ascii="宋体" w:hAnsi="宋体" w:eastAsia="宋体" w:cs="宋体"/>
          <w:sz w:val="24"/>
          <w:szCs w:val="24"/>
        </w:rPr>
      </w:pPr>
      <w:r>
        <w:rPr>
          <w:rFonts w:hint="eastAsia" w:asciiTheme="minorEastAsia" w:hAnsiTheme="minorEastAsia" w:eastAsiaTheme="minorEastAsia" w:cstheme="minorEastAsia"/>
          <w:sz w:val="24"/>
          <w:szCs w:val="24"/>
        </w:rPr>
        <w:t>贵族甲（激动大喊）：是达里安少爷！</w:t>
      </w:r>
      <w:r>
        <w:rPr>
          <w:rFonts w:hint="eastAsia" w:asciiTheme="minorEastAsia" w:hAnsiTheme="minorEastAsia" w:eastAsiaTheme="minorEastAsia" w:cstheme="minorEastAsia"/>
          <w:sz w:val="24"/>
          <w:szCs w:val="24"/>
          <w:lang w:val="en-US" w:eastAsia="zh-CN"/>
        </w:rPr>
        <w:t>帝国的第一天才!</w:t>
      </w:r>
      <w:r>
        <w:rPr>
          <w:rFonts w:ascii="宋体" w:hAnsi="宋体" w:eastAsia="宋体" w:cs="宋体"/>
          <w:sz w:val="24"/>
          <w:szCs w:val="24"/>
        </w:rPr>
        <w:t>至今为止没有人能扛得住他的</w:t>
      </w:r>
      <w:r>
        <w:rPr>
          <w:rFonts w:hint="eastAsia" w:asciiTheme="minorEastAsia" w:hAnsiTheme="minorEastAsia" w:eastAsiaTheme="minorEastAsia" w:cstheme="minorEastAsia"/>
          <w:b w:val="0"/>
          <w:bCs/>
          <w:color w:val="1F1F1F"/>
          <w:sz w:val="24"/>
          <w:szCs w:val="24"/>
        </w:rPr>
        <w:t>光枪</w:t>
      </w:r>
      <w:r>
        <w:rPr>
          <w:rFonts w:ascii="宋体" w:hAnsi="宋体" w:eastAsia="宋体" w:cs="宋体"/>
          <w:sz w:val="24"/>
          <w:szCs w:val="24"/>
        </w:rPr>
        <w:t>！</w:t>
      </w:r>
    </w:p>
    <w:p w14:paraId="53FBCD7C">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贵族乙：我敢打赌，巴尔坎人在他手里撑不过两招！</w:t>
      </w:r>
    </w:p>
    <w:p w14:paraId="6E5C9AA2">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rPr>
      </w:pPr>
      <w:r>
        <w:rPr>
          <w:rFonts w:hint="eastAsia" w:asciiTheme="minorEastAsia" w:hAnsiTheme="minorEastAsia" w:eastAsiaTheme="minorEastAsia" w:cstheme="minorEastAsia"/>
          <w:b w:val="0"/>
          <w:bCs/>
          <w:color w:val="1F1F1F"/>
          <w:sz w:val="24"/>
          <w:szCs w:val="24"/>
        </w:rPr>
        <w:t>△候场区角落的阴影里，里文靠着柱子，看着半空中的达里安，轻轻摇了摇头。</w:t>
      </w:r>
    </w:p>
    <w:p w14:paraId="7285FE4F">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Cs/>
          <w:color w:val="1F1F1F"/>
          <w:sz w:val="24"/>
          <w:lang w:eastAsia="zh-CN"/>
        </w:rPr>
      </w:pPr>
      <w:r>
        <w:rPr>
          <w:rFonts w:hint="eastAsia" w:asciiTheme="minorEastAsia" w:hAnsiTheme="minorEastAsia" w:eastAsiaTheme="minorEastAsia" w:cstheme="minorEastAsia"/>
          <w:b w:val="0"/>
          <w:bCs/>
          <w:color w:val="1F1F1F"/>
          <w:sz w:val="24"/>
          <w:szCs w:val="24"/>
        </w:rPr>
        <w:t>里文</w:t>
      </w:r>
      <w:r>
        <w:rPr>
          <w:rFonts w:hint="eastAsia" w:asciiTheme="minorEastAsia" w:hAnsiTheme="minorEastAsia" w:eastAsiaTheme="minorEastAsia" w:cstheme="minorEastAsia"/>
          <w:b w:val="0"/>
          <w:bCs/>
          <w:color w:val="1F1F1F"/>
          <w:sz w:val="24"/>
          <w:szCs w:val="24"/>
          <w:lang w:eastAsia="zh-CN"/>
        </w:rPr>
        <w:t>：</w:t>
      </w:r>
      <w:r>
        <w:rPr>
          <w:rFonts w:hint="eastAsia" w:asciiTheme="minorEastAsia" w:hAnsiTheme="minorEastAsia" w:eastAsiaTheme="minorEastAsia" w:cstheme="minorEastAsia"/>
          <w:bCs/>
          <w:color w:val="1F1F1F"/>
          <w:sz w:val="24"/>
        </w:rPr>
        <w:t>太花哨了</w:t>
      </w:r>
      <w:r>
        <w:rPr>
          <w:rFonts w:hint="eastAsia" w:asciiTheme="minorEastAsia" w:hAnsiTheme="minorEastAsia" w:eastAsiaTheme="minorEastAsia" w:cstheme="minorEastAsia"/>
          <w:bCs/>
          <w:color w:val="1F1F1F"/>
          <w:sz w:val="24"/>
          <w:lang w:eastAsia="zh-CN"/>
        </w:rPr>
        <w:t>。</w:t>
      </w:r>
    </w:p>
    <w:p w14:paraId="34DED200">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highlight w:val="none"/>
        </w:rPr>
      </w:pPr>
      <w:r>
        <w:rPr>
          <w:rFonts w:hint="eastAsia" w:asciiTheme="minorEastAsia" w:hAnsiTheme="minorEastAsia" w:eastAsiaTheme="minorEastAsia" w:cstheme="minorEastAsia"/>
          <w:bCs/>
          <w:color w:val="1F1F1F"/>
          <w:sz w:val="24"/>
          <w:highlight w:val="none"/>
          <w:lang w:val="en-US" w:eastAsia="zh-CN"/>
        </w:rPr>
        <w:t>阿尔瓦多：</w:t>
      </w:r>
      <w:r>
        <w:rPr>
          <w:rFonts w:hint="eastAsia" w:asciiTheme="minorEastAsia" w:hAnsiTheme="minorEastAsia" w:eastAsiaTheme="minorEastAsia" w:cstheme="minorEastAsia"/>
          <w:sz w:val="24"/>
          <w:highlight w:val="none"/>
        </w:rPr>
        <w:t>不敢上场就给我闭嘴！好好看看达里安是怎么把野蛮人踩在脚下的！</w:t>
      </w:r>
    </w:p>
    <w:p w14:paraId="052D7FCA">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rPr>
      </w:pPr>
      <w:r>
        <w:rPr>
          <w:rFonts w:hint="eastAsia" w:asciiTheme="minorEastAsia" w:hAnsiTheme="minorEastAsia" w:eastAsiaTheme="minorEastAsia" w:cstheme="minorEastAsia"/>
          <w:b w:val="0"/>
          <w:bCs/>
          <w:color w:val="1F1F1F"/>
          <w:sz w:val="24"/>
          <w:szCs w:val="24"/>
          <w:highlight w:val="none"/>
        </w:rPr>
        <w:t>△【全景】轰！一股刺眼夺目的黄</w:t>
      </w:r>
      <w:r>
        <w:rPr>
          <w:rFonts w:hint="eastAsia" w:asciiTheme="minorEastAsia" w:hAnsiTheme="minorEastAsia" w:eastAsiaTheme="minorEastAsia" w:cstheme="minorEastAsia"/>
          <w:b w:val="0"/>
          <w:bCs/>
          <w:color w:val="1F1F1F"/>
          <w:sz w:val="24"/>
          <w:szCs w:val="24"/>
        </w:rPr>
        <w:t>金魔力光柱冲天而起，达里安如神明降临般落在擂台中央。</w:t>
      </w:r>
    </w:p>
    <w:p w14:paraId="0BA21234">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rPr>
      </w:pPr>
      <w:r>
        <w:rPr>
          <w:rFonts w:hint="eastAsia" w:asciiTheme="minorEastAsia" w:hAnsiTheme="minorEastAsia" w:eastAsiaTheme="minorEastAsia" w:cstheme="minorEastAsia"/>
          <w:b w:val="0"/>
          <w:bCs/>
          <w:color w:val="1F1F1F"/>
          <w:sz w:val="24"/>
          <w:szCs w:val="24"/>
        </w:rPr>
        <w:t>△一个巨大的黄金太阳轮法阵在达里安背后轰然展开，数十柄纯金打造的光枪悬浮在半空。</w:t>
      </w:r>
    </w:p>
    <w:p w14:paraId="358299FA">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rPr>
      </w:pPr>
      <w:r>
        <w:rPr>
          <w:rFonts w:hint="eastAsia" w:asciiTheme="minorEastAsia" w:hAnsiTheme="minorEastAsia" w:eastAsiaTheme="minorEastAsia" w:cstheme="minorEastAsia"/>
          <w:b w:val="0"/>
          <w:bCs/>
          <w:color w:val="1F1F1F"/>
          <w:sz w:val="24"/>
          <w:szCs w:val="24"/>
        </w:rPr>
        <w:t>△耀眼的魔力高温在擂台的地面上，硬生生灼烧出维洛尔家族的巨型纹章。</w:t>
      </w:r>
    </w:p>
    <w:p w14:paraId="5C8C630B">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lang w:val="en-US" w:eastAsia="zh-CN"/>
        </w:rPr>
      </w:pPr>
      <w:r>
        <w:rPr>
          <w:rFonts w:hint="eastAsia" w:asciiTheme="minorEastAsia" w:hAnsiTheme="minorEastAsia" w:eastAsiaTheme="minorEastAsia" w:cstheme="minorEastAsia"/>
          <w:b w:val="0"/>
          <w:bCs/>
          <w:sz w:val="24"/>
          <w:szCs w:val="24"/>
        </w:rPr>
        <w:t>阿尔瓦多</w:t>
      </w:r>
      <w:r>
        <w:rPr>
          <w:rFonts w:hint="eastAsia" w:asciiTheme="minorEastAsia" w:hAnsiTheme="minorEastAsia" w:eastAsiaTheme="minorEastAsia" w:cstheme="minorEastAsia"/>
          <w:b w:val="0"/>
          <w:bCs/>
          <w:sz w:val="24"/>
          <w:szCs w:val="24"/>
          <w:lang w:eastAsia="zh-CN"/>
        </w:rPr>
        <w:t>：</w:t>
      </w:r>
      <w:r>
        <w:rPr>
          <w:rFonts w:hint="eastAsia" w:asciiTheme="minorEastAsia" w:hAnsiTheme="minorEastAsia" w:eastAsiaTheme="minorEastAsia" w:cstheme="minorEastAsia"/>
          <w:b w:val="0"/>
          <w:bCs/>
          <w:sz w:val="24"/>
          <w:szCs w:val="24"/>
          <w:lang w:val="en-US" w:eastAsia="zh-CN"/>
        </w:rPr>
        <w:t>达里安，</w:t>
      </w:r>
      <w:r>
        <w:rPr>
          <w:rFonts w:hint="eastAsia" w:asciiTheme="minorEastAsia" w:hAnsiTheme="minorEastAsia" w:eastAsiaTheme="minorEastAsia" w:cstheme="minorEastAsia"/>
          <w:b w:val="0"/>
          <w:bCs/>
          <w:color w:val="1F1F1F"/>
          <w:sz w:val="24"/>
          <w:szCs w:val="24"/>
        </w:rPr>
        <w:t>让他们看看维洛尔家</w:t>
      </w:r>
      <w:r>
        <w:rPr>
          <w:rFonts w:hint="eastAsia" w:asciiTheme="minorEastAsia" w:hAnsiTheme="minorEastAsia" w:eastAsiaTheme="minorEastAsia" w:cstheme="minorEastAsia"/>
          <w:b w:val="0"/>
          <w:bCs/>
          <w:color w:val="1F1F1F"/>
          <w:sz w:val="24"/>
          <w:szCs w:val="24"/>
          <w:lang w:val="en-US" w:eastAsia="zh-CN"/>
        </w:rPr>
        <w:t>的</w:t>
      </w:r>
      <w:r>
        <w:rPr>
          <w:rFonts w:hint="eastAsia" w:asciiTheme="minorEastAsia" w:hAnsiTheme="minorEastAsia" w:eastAsiaTheme="minorEastAsia" w:cstheme="minorEastAsia"/>
          <w:b w:val="0"/>
          <w:bCs/>
          <w:color w:val="1F1F1F"/>
          <w:sz w:val="24"/>
          <w:szCs w:val="24"/>
        </w:rPr>
        <w:t>真正力量</w:t>
      </w:r>
      <w:r>
        <w:rPr>
          <w:rFonts w:hint="eastAsia" w:asciiTheme="minorEastAsia" w:hAnsiTheme="minorEastAsia" w:eastAsiaTheme="minorEastAsia" w:cstheme="minorEastAsia"/>
          <w:b w:val="0"/>
          <w:bCs/>
          <w:color w:val="1F1F1F"/>
          <w:sz w:val="24"/>
          <w:szCs w:val="24"/>
          <w:lang w:eastAsia="zh-CN"/>
        </w:rPr>
        <w:t>！</w:t>
      </w:r>
    </w:p>
    <w:p w14:paraId="3CB714DB">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rPr>
      </w:pPr>
      <w:r>
        <w:rPr>
          <w:rFonts w:hint="eastAsia" w:asciiTheme="minorEastAsia" w:hAnsiTheme="minorEastAsia" w:eastAsiaTheme="minorEastAsia" w:cstheme="minorEastAsia"/>
          <w:b w:val="0"/>
          <w:bCs/>
          <w:color w:val="1F1F1F"/>
          <w:sz w:val="24"/>
          <w:szCs w:val="24"/>
        </w:rPr>
        <w:t>△达里安悬浮在半空，傲慢地俯视着扎克。</w:t>
      </w:r>
    </w:p>
    <w:p w14:paraId="57BA90E2">
      <w:pPr>
        <w:pageBreakBefore w:val="0"/>
        <w:widowControl w:val="0"/>
        <w:kinsoku/>
        <w:wordWrap/>
        <w:overflowPunct/>
        <w:topLinePunct w:val="0"/>
        <w:autoSpaceDE/>
        <w:autoSpaceDN/>
        <w:bidi w:val="0"/>
        <w:adjustRightInd/>
        <w:snapToGrid/>
        <w:spacing w:beforeLines="0" w:afterLines="0" w:line="240" w:lineRule="auto"/>
        <w:textAlignment w:val="auto"/>
        <w:rPr>
          <w:rFonts w:ascii="宋体" w:hAnsi="宋体" w:eastAsia="宋体" w:cs="宋体"/>
          <w:sz w:val="24"/>
          <w:szCs w:val="24"/>
        </w:rPr>
      </w:pPr>
      <w:r>
        <w:rPr>
          <w:rFonts w:ascii="宋体" w:hAnsi="宋体" w:eastAsia="宋体" w:cs="宋体"/>
          <w:sz w:val="24"/>
          <w:szCs w:val="24"/>
        </w:rPr>
        <w:t xml:space="preserve">达里安：野蛮人，准备受死吧！ </w:t>
      </w:r>
    </w:p>
    <w:p w14:paraId="413815A5">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rPr>
      </w:pPr>
      <w:r>
        <w:rPr>
          <w:rFonts w:ascii="宋体" w:hAnsi="宋体" w:eastAsia="宋体" w:cs="宋体"/>
          <w:sz w:val="24"/>
          <w:szCs w:val="24"/>
        </w:rPr>
        <w:t>扎克（活动了一下手腕）：别光放空话，拿出点真本事来！</w:t>
      </w:r>
    </w:p>
    <w:p w14:paraId="2A2D925F">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Cs/>
          <w:color w:val="1F1F1F"/>
          <w:sz w:val="24"/>
          <w:lang w:eastAsia="zh-CN"/>
        </w:rPr>
      </w:pPr>
      <w:r>
        <w:rPr>
          <w:rFonts w:hint="eastAsia" w:asciiTheme="minorEastAsia" w:hAnsiTheme="minorEastAsia" w:eastAsiaTheme="minorEastAsia" w:cstheme="minorEastAsia"/>
          <w:bCs/>
          <w:color w:val="1F1F1F"/>
          <w:sz w:val="24"/>
        </w:rPr>
        <w:t>△数十柄黄金光枪直扎克</w:t>
      </w:r>
      <w:r>
        <w:rPr>
          <w:rFonts w:hint="eastAsia" w:asciiTheme="minorEastAsia" w:hAnsiTheme="minorEastAsia" w:eastAsiaTheme="minorEastAsia" w:cstheme="minorEastAsia"/>
          <w:bCs/>
          <w:color w:val="1F1F1F"/>
          <w:sz w:val="24"/>
          <w:lang w:eastAsia="zh-CN"/>
        </w:rPr>
        <w:t>。</w:t>
      </w:r>
    </w:p>
    <w:p w14:paraId="5F8B4DD8">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Cs/>
          <w:color w:val="1F1F1F"/>
          <w:sz w:val="24"/>
        </w:rPr>
      </w:pPr>
      <w:r>
        <w:rPr>
          <w:rFonts w:hint="eastAsia" w:asciiTheme="minorEastAsia" w:hAnsiTheme="minorEastAsia" w:eastAsiaTheme="minorEastAsia" w:cstheme="minorEastAsia"/>
          <w:bCs/>
          <w:color w:val="1F1F1F"/>
          <w:sz w:val="24"/>
        </w:rPr>
        <w:t>△【快切】扎克一拳轰碎一柄光枪，紧接着又被另一柄光枪擦过肩膀，鲜血飞溅</w:t>
      </w:r>
      <w:r>
        <w:rPr>
          <w:rFonts w:hint="eastAsia" w:asciiTheme="minorEastAsia" w:hAnsiTheme="minorEastAsia" w:eastAsiaTheme="minorEastAsia" w:cstheme="minorEastAsia"/>
          <w:bCs/>
          <w:color w:val="1F1F1F"/>
          <w:sz w:val="24"/>
          <w:lang w:eastAsia="zh-CN"/>
        </w:rPr>
        <w:t>，</w:t>
      </w:r>
      <w:r>
        <w:rPr>
          <w:rFonts w:hint="eastAsia" w:asciiTheme="minorEastAsia" w:hAnsiTheme="minorEastAsia" w:eastAsiaTheme="minorEastAsia" w:cstheme="minorEastAsia"/>
          <w:bCs/>
          <w:color w:val="1F1F1F"/>
          <w:sz w:val="24"/>
        </w:rPr>
        <w:t>达里安在半空中不断</w:t>
      </w:r>
      <w:r>
        <w:rPr>
          <w:rFonts w:hint="eastAsia" w:asciiTheme="minorEastAsia" w:hAnsiTheme="minorEastAsia" w:eastAsiaTheme="minorEastAsia" w:cstheme="minorEastAsia"/>
          <w:bCs/>
          <w:color w:val="1F1F1F"/>
          <w:sz w:val="24"/>
          <w:lang w:val="en-US" w:eastAsia="zh-CN"/>
        </w:rPr>
        <w:t>调动光枪</w:t>
      </w:r>
      <w:r>
        <w:rPr>
          <w:rFonts w:hint="eastAsia" w:asciiTheme="minorEastAsia" w:hAnsiTheme="minorEastAsia" w:eastAsiaTheme="minorEastAsia" w:cstheme="minorEastAsia"/>
          <w:bCs/>
          <w:color w:val="1F1F1F"/>
          <w:sz w:val="24"/>
          <w:lang w:eastAsia="zh-CN"/>
        </w:rPr>
        <w:t>。</w:t>
      </w:r>
    </w:p>
    <w:p w14:paraId="4FA61138">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Cs/>
          <w:color w:val="1F1F1F"/>
          <w:sz w:val="24"/>
        </w:rPr>
      </w:pPr>
      <w:r>
        <w:rPr>
          <w:rFonts w:hint="eastAsia" w:asciiTheme="minorEastAsia" w:hAnsiTheme="minorEastAsia" w:eastAsiaTheme="minorEastAsia" w:cstheme="minorEastAsia"/>
          <w:bCs/>
          <w:color w:val="1F1F1F"/>
          <w:sz w:val="24"/>
        </w:rPr>
        <w:t>△全场观众看得热血沸腾，连连叫好。</w:t>
      </w:r>
    </w:p>
    <w:p w14:paraId="5A5788DB">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bCs/>
          <w:color w:val="1F1F1F"/>
          <w:sz w:val="24"/>
          <w:lang w:val="en-US" w:eastAsia="zh-CN"/>
        </w:rPr>
      </w:pPr>
      <w:r>
        <w:rPr>
          <w:rFonts w:hint="eastAsia" w:asciiTheme="minorEastAsia" w:hAnsiTheme="minorEastAsia" w:eastAsiaTheme="minorEastAsia" w:cstheme="minorEastAsia"/>
          <w:bCs/>
          <w:color w:val="1F1F1F"/>
          <w:sz w:val="24"/>
          <w:lang w:val="en-US" w:eastAsia="zh-CN"/>
        </w:rPr>
        <w:t>贵族甲：巴尔坎野蛮人被</w:t>
      </w:r>
      <w:r>
        <w:rPr>
          <w:rFonts w:ascii="宋体" w:hAnsi="宋体" w:eastAsia="宋体" w:cs="宋体"/>
          <w:sz w:val="24"/>
          <w:szCs w:val="24"/>
        </w:rPr>
        <w:t>达里安</w:t>
      </w:r>
      <w:r>
        <w:rPr>
          <w:rFonts w:hint="eastAsia" w:ascii="宋体" w:hAnsi="宋体" w:eastAsia="宋体" w:cs="宋体"/>
          <w:sz w:val="24"/>
          <w:szCs w:val="24"/>
          <w:lang w:val="en-US" w:eastAsia="zh-CN"/>
        </w:rPr>
        <w:t>少爷打得毫无招架之力</w:t>
      </w:r>
      <w:r>
        <w:rPr>
          <w:rFonts w:hint="eastAsia" w:asciiTheme="minorEastAsia" w:hAnsiTheme="minorEastAsia" w:eastAsiaTheme="minorEastAsia" w:cstheme="minorEastAsia"/>
          <w:bCs/>
          <w:color w:val="1F1F1F"/>
          <w:sz w:val="24"/>
          <w:lang w:val="en-US" w:eastAsia="zh-CN"/>
        </w:rPr>
        <w:t>，哈哈哈！不愧是年轻一代第一天才！</w:t>
      </w:r>
    </w:p>
    <w:p w14:paraId="2FE02D29">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Cs/>
          <w:color w:val="1F1F1F"/>
          <w:sz w:val="24"/>
          <w:lang w:val="en-US" w:eastAsia="zh-CN"/>
        </w:rPr>
        <w:t>贵族乙：</w:t>
      </w:r>
      <w:r>
        <w:rPr>
          <w:rFonts w:hint="eastAsia" w:asciiTheme="minorEastAsia" w:hAnsiTheme="minorEastAsia" w:eastAsiaTheme="minorEastAsia" w:cstheme="minorEastAsia"/>
          <w:sz w:val="24"/>
          <w:szCs w:val="24"/>
        </w:rPr>
        <w:t>阿尔瓦多</w:t>
      </w:r>
      <w:r>
        <w:rPr>
          <w:rFonts w:hint="eastAsia" w:asciiTheme="minorEastAsia" w:hAnsiTheme="minorEastAsia" w:eastAsiaTheme="minorEastAsia" w:cstheme="minorEastAsia"/>
          <w:sz w:val="24"/>
          <w:szCs w:val="24"/>
          <w:lang w:val="en-US" w:eastAsia="zh-CN"/>
        </w:rPr>
        <w:t>的二儿子如此废物，大儿子竟然这么强！</w:t>
      </w:r>
    </w:p>
    <w:p w14:paraId="48E8B23A">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Cs/>
          <w:color w:val="1F1F1F"/>
          <w:sz w:val="24"/>
        </w:rPr>
        <w:t>△</w:t>
      </w:r>
      <w:r>
        <w:rPr>
          <w:rFonts w:hint="eastAsia" w:asciiTheme="minorEastAsia" w:hAnsiTheme="minorEastAsia" w:eastAsiaTheme="minorEastAsia" w:cstheme="minorEastAsia"/>
          <w:bCs/>
          <w:color w:val="1F1F1F"/>
          <w:sz w:val="24"/>
          <w:lang w:val="en-US" w:eastAsia="zh-CN"/>
        </w:rPr>
        <w:t>皇帝满意点点头。</w:t>
      </w:r>
    </w:p>
    <w:p w14:paraId="34FB4286">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lang w:eastAsia="zh-CN"/>
        </w:rPr>
      </w:pPr>
      <w:r>
        <w:rPr>
          <w:rFonts w:hint="eastAsia" w:asciiTheme="minorEastAsia" w:hAnsiTheme="minorEastAsia" w:eastAsiaTheme="minorEastAsia" w:cstheme="minorEastAsia"/>
          <w:b w:val="0"/>
          <w:bCs/>
          <w:color w:val="1F1F1F"/>
          <w:sz w:val="24"/>
          <w:szCs w:val="24"/>
        </w:rPr>
        <w:t>△维莱拉高傲地扬起下巴，她故意侧过头，目光殷勤地瞥向莱拉公主</w:t>
      </w:r>
      <w:r>
        <w:rPr>
          <w:rFonts w:hint="eastAsia" w:asciiTheme="minorEastAsia" w:hAnsiTheme="minorEastAsia" w:eastAsiaTheme="minorEastAsia" w:cstheme="minorEastAsia"/>
          <w:b w:val="0"/>
          <w:bCs/>
          <w:color w:val="1F1F1F"/>
          <w:sz w:val="24"/>
          <w:szCs w:val="24"/>
          <w:lang w:eastAsia="zh-CN"/>
        </w:rPr>
        <w:t>，</w:t>
      </w:r>
      <w:r>
        <w:rPr>
          <w:rFonts w:hint="eastAsia" w:asciiTheme="minorEastAsia" w:hAnsiTheme="minorEastAsia" w:eastAsiaTheme="minorEastAsia" w:cstheme="minorEastAsia"/>
          <w:b w:val="0"/>
          <w:bCs/>
          <w:color w:val="1F1F1F"/>
          <w:sz w:val="24"/>
          <w:szCs w:val="24"/>
        </w:rPr>
        <w:t>刻意抬高音量</w:t>
      </w:r>
      <w:r>
        <w:rPr>
          <w:rFonts w:hint="eastAsia" w:asciiTheme="minorEastAsia" w:hAnsiTheme="minorEastAsia" w:eastAsiaTheme="minorEastAsia" w:cstheme="minorEastAsia"/>
          <w:b w:val="0"/>
          <w:bCs/>
          <w:color w:val="1F1F1F"/>
          <w:sz w:val="24"/>
          <w:szCs w:val="24"/>
          <w:lang w:eastAsia="zh-CN"/>
        </w:rPr>
        <w:t>。</w:t>
      </w:r>
    </w:p>
    <w:p w14:paraId="64399580">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lang w:eastAsia="zh-CN"/>
        </w:rPr>
      </w:pPr>
      <w:r>
        <w:rPr>
          <w:rFonts w:hint="eastAsia" w:asciiTheme="minorEastAsia" w:hAnsiTheme="minorEastAsia" w:eastAsiaTheme="minorEastAsia" w:cstheme="minorEastAsia"/>
          <w:b w:val="0"/>
          <w:bCs/>
          <w:color w:val="1F1F1F"/>
          <w:sz w:val="24"/>
          <w:szCs w:val="24"/>
        </w:rPr>
        <w:t>维莱拉：达里安这孩子总是这么耀眼。只有这样强大的力量，才配得上帝国最尊贵的血统</w:t>
      </w:r>
      <w:r>
        <w:rPr>
          <w:rFonts w:hint="eastAsia" w:asciiTheme="minorEastAsia" w:hAnsiTheme="minorEastAsia" w:eastAsiaTheme="minorEastAsia" w:cstheme="minorEastAsia"/>
          <w:b w:val="0"/>
          <w:bCs/>
          <w:color w:val="1F1F1F"/>
          <w:sz w:val="24"/>
          <w:szCs w:val="24"/>
          <w:lang w:eastAsia="zh-CN"/>
        </w:rPr>
        <w:t>。</w:t>
      </w:r>
    </w:p>
    <w:p w14:paraId="0AB90939">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val="0"/>
          <w:bCs/>
          <w:color w:val="1F1F1F"/>
          <w:sz w:val="24"/>
          <w:szCs w:val="24"/>
        </w:rPr>
        <w:t>△莱拉眉头微皱，目光冷静地盯着擂台。</w:t>
      </w:r>
    </w:p>
    <w:p w14:paraId="067EF96C">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Cs/>
          <w:color w:val="1F1F1F"/>
          <w:sz w:val="24"/>
        </w:rPr>
      </w:pPr>
      <w:r>
        <w:rPr>
          <w:rFonts w:hint="eastAsia" w:asciiTheme="minorEastAsia" w:hAnsiTheme="minorEastAsia" w:eastAsiaTheme="minorEastAsia" w:cstheme="minorEastAsia"/>
          <w:bCs/>
          <w:color w:val="1F1F1F"/>
          <w:sz w:val="24"/>
        </w:rPr>
        <w:t>扎克（大笑）：有点意思！看来你确实是他们当中最厉害的一个！</w:t>
      </w:r>
    </w:p>
    <w:p w14:paraId="32155E43">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rPr>
      </w:pPr>
      <w:r>
        <w:rPr>
          <w:rFonts w:hint="eastAsia" w:asciiTheme="minorEastAsia" w:hAnsiTheme="minorEastAsia" w:eastAsiaTheme="minorEastAsia" w:cstheme="minorEastAsia"/>
          <w:b w:val="0"/>
          <w:bCs/>
          <w:color w:val="1F1F1F"/>
          <w:sz w:val="24"/>
          <w:szCs w:val="24"/>
        </w:rPr>
        <w:t>△里文慵懒地靠在柱子上，看着满天华丽的金色光雨，毫无波澜。</w:t>
      </w:r>
    </w:p>
    <w:p w14:paraId="4249E6E6">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rPr>
      </w:pPr>
      <w:r>
        <w:rPr>
          <w:rFonts w:hint="eastAsia" w:asciiTheme="minorEastAsia" w:hAnsiTheme="minorEastAsia" w:eastAsiaTheme="minorEastAsia" w:cstheme="minorEastAsia"/>
          <w:b w:val="0"/>
          <w:bCs/>
          <w:color w:val="1F1F1F"/>
          <w:sz w:val="24"/>
          <w:szCs w:val="24"/>
        </w:rPr>
        <w:t>里文（摇了摇头）</w:t>
      </w:r>
      <w:r>
        <w:rPr>
          <w:rFonts w:hint="eastAsia" w:asciiTheme="minorEastAsia" w:hAnsiTheme="minorEastAsia" w:eastAsiaTheme="minorEastAsia" w:cstheme="minorEastAsia"/>
          <w:b w:val="0"/>
          <w:bCs/>
          <w:color w:val="1F1F1F"/>
          <w:sz w:val="24"/>
          <w:szCs w:val="24"/>
          <w:lang w:eastAsia="zh-CN"/>
        </w:rPr>
        <w:t>：</w:t>
      </w:r>
      <w:r>
        <w:rPr>
          <w:rFonts w:hint="eastAsia" w:asciiTheme="minorEastAsia" w:hAnsiTheme="minorEastAsia" w:eastAsiaTheme="minorEastAsia" w:cstheme="minorEastAsia"/>
          <w:bCs/>
          <w:color w:val="1F1F1F"/>
          <w:sz w:val="24"/>
        </w:rPr>
        <w:t>只要用从左侧撕开核心，整个法阵就会崩溃。</w:t>
      </w:r>
    </w:p>
    <w:p w14:paraId="65483308">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阿尔瓦多（厌恶）：</w:t>
      </w:r>
      <w:r>
        <w:rPr>
          <w:rFonts w:hint="eastAsia" w:asciiTheme="minorEastAsia" w:hAnsiTheme="minorEastAsia" w:eastAsiaTheme="minorEastAsia" w:cstheme="minorEastAsia"/>
          <w:sz w:val="24"/>
          <w:szCs w:val="24"/>
          <w:lang w:val="en-US" w:eastAsia="zh-CN"/>
        </w:rPr>
        <w:t>闭嘴！</w:t>
      </w:r>
      <w:r>
        <w:rPr>
          <w:rFonts w:hint="eastAsia" w:asciiTheme="minorEastAsia" w:hAnsiTheme="minorEastAsia" w:eastAsiaTheme="minorEastAsia" w:cstheme="minorEastAsia"/>
          <w:sz w:val="24"/>
        </w:rPr>
        <w:t>你懂什么魔法？！</w:t>
      </w:r>
      <w:r>
        <w:rPr>
          <w:rFonts w:hint="eastAsia" w:asciiTheme="minorEastAsia" w:hAnsiTheme="minorEastAsia" w:eastAsiaTheme="minorEastAsia" w:cstheme="minorEastAsia"/>
          <w:sz w:val="24"/>
          <w:lang w:val="en-US" w:eastAsia="zh-CN"/>
        </w:rPr>
        <w:t>等着吧，</w:t>
      </w:r>
      <w:r>
        <w:rPr>
          <w:rFonts w:hint="eastAsia" w:asciiTheme="minorEastAsia" w:hAnsiTheme="minorEastAsia" w:eastAsiaTheme="minorEastAsia" w:cstheme="minorEastAsia"/>
          <w:bCs/>
          <w:color w:val="1F1F1F"/>
          <w:sz w:val="24"/>
        </w:rPr>
        <w:t>达里安</w:t>
      </w:r>
      <w:r>
        <w:rPr>
          <w:rFonts w:hint="eastAsia" w:asciiTheme="minorEastAsia" w:hAnsiTheme="minorEastAsia" w:eastAsiaTheme="minorEastAsia" w:cstheme="minorEastAsia"/>
          <w:bCs/>
          <w:color w:val="1F1F1F"/>
          <w:sz w:val="24"/>
          <w:lang w:val="en-US" w:eastAsia="zh-CN"/>
        </w:rPr>
        <w:t>两招就能赢——</w:t>
      </w:r>
    </w:p>
    <w:p w14:paraId="5EA42A25">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Cs/>
          <w:color w:val="1F1F1F"/>
          <w:sz w:val="24"/>
          <w:lang w:val="en-US" w:eastAsia="zh-CN"/>
        </w:rPr>
      </w:pPr>
      <w:r>
        <w:rPr>
          <w:rFonts w:hint="eastAsia" w:asciiTheme="minorEastAsia" w:hAnsiTheme="minorEastAsia" w:eastAsiaTheme="minorEastAsia" w:cstheme="minorEastAsia"/>
          <w:bCs/>
          <w:color w:val="1F1F1F"/>
          <w:sz w:val="24"/>
        </w:rPr>
        <w:t>达里安</w:t>
      </w:r>
      <w:r>
        <w:rPr>
          <w:rFonts w:hint="eastAsia" w:asciiTheme="minorEastAsia" w:hAnsiTheme="minorEastAsia" w:eastAsiaTheme="minorEastAsia" w:cstheme="minorEastAsia"/>
          <w:bCs/>
          <w:color w:val="1F1F1F"/>
          <w:sz w:val="24"/>
          <w:lang w:eastAsia="zh-CN"/>
        </w:rPr>
        <w:t>（</w:t>
      </w:r>
      <w:r>
        <w:rPr>
          <w:rFonts w:hint="eastAsia" w:asciiTheme="minorEastAsia" w:hAnsiTheme="minorEastAsia" w:eastAsiaTheme="minorEastAsia" w:cstheme="minorEastAsia"/>
          <w:bCs/>
          <w:color w:val="1F1F1F"/>
          <w:sz w:val="24"/>
          <w:lang w:val="en-US" w:eastAsia="zh-CN"/>
        </w:rPr>
        <w:t>VO</w:t>
      </w:r>
      <w:r>
        <w:rPr>
          <w:rFonts w:hint="eastAsia" w:asciiTheme="minorEastAsia" w:hAnsiTheme="minorEastAsia" w:eastAsiaTheme="minorEastAsia" w:cstheme="minorEastAsia"/>
          <w:bCs/>
          <w:color w:val="1F1F1F"/>
          <w:sz w:val="24"/>
          <w:lang w:eastAsia="zh-CN"/>
        </w:rPr>
        <w:t>）：</w:t>
      </w:r>
      <w:r>
        <w:rPr>
          <w:rFonts w:hint="eastAsia" w:asciiTheme="minorEastAsia" w:hAnsiTheme="minorEastAsia" w:eastAsiaTheme="minorEastAsia" w:cstheme="minorEastAsia"/>
          <w:bCs/>
          <w:color w:val="1F1F1F"/>
          <w:sz w:val="24"/>
          <w:lang w:val="en-US" w:eastAsia="zh-CN"/>
        </w:rPr>
        <w:t>啊！</w:t>
      </w:r>
    </w:p>
    <w:p w14:paraId="016EFDB5">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bCs/>
          <w:color w:val="1F1F1F"/>
          <w:lang w:val="en-US" w:eastAsia="zh-CN"/>
        </w:rPr>
      </w:pPr>
      <w:r>
        <w:rPr>
          <w:rFonts w:hint="eastAsia" w:asciiTheme="minorEastAsia" w:hAnsiTheme="minorEastAsia" w:eastAsiaTheme="minorEastAsia" w:cstheme="minorEastAsia"/>
          <w:b w:val="0"/>
          <w:bCs/>
          <w:color w:val="1F1F1F"/>
          <w:szCs w:val="24"/>
        </w:rPr>
        <w:t>△</w:t>
      </w:r>
      <w:r>
        <w:rPr>
          <w:rFonts w:hint="eastAsia" w:asciiTheme="minorEastAsia" w:hAnsiTheme="minorEastAsia" w:eastAsiaTheme="minorEastAsia" w:cstheme="minorEastAsia"/>
          <w:b w:val="0"/>
          <w:bCs/>
          <w:color w:val="1F1F1F"/>
          <w:szCs w:val="24"/>
          <w:lang w:val="en-US" w:eastAsia="zh-CN"/>
        </w:rPr>
        <w:t>全场的目光看过去。</w:t>
      </w:r>
    </w:p>
    <w:p w14:paraId="713F0B81">
      <w:pPr>
        <w:pStyle w:val="3"/>
        <w:rPr>
          <w:rFonts w:hint="eastAsia"/>
          <w:lang w:val="en-US" w:eastAsia="zh-CN"/>
        </w:rPr>
      </w:pPr>
      <w:r>
        <w:rPr>
          <w:rFonts w:hint="eastAsia"/>
          <w:lang w:val="en-US" w:eastAsia="zh-CN"/>
        </w:rPr>
        <w:t>第15集</w:t>
      </w:r>
    </w:p>
    <w:p w14:paraId="73B80BC8">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01</w:t>
      </w:r>
      <w:r>
        <w:rPr>
          <w:rFonts w:hint="eastAsia" w:asciiTheme="minorEastAsia" w:hAnsiTheme="minorEastAsia" w:eastAsiaTheme="minorEastAsia" w:cstheme="minorEastAsia"/>
          <w:b/>
          <w:bCs/>
          <w:sz w:val="24"/>
          <w:szCs w:val="24"/>
          <w:lang w:val="en-US" w:eastAsia="zh-CN"/>
        </w:rPr>
        <w:t>5</w:t>
      </w:r>
      <w:r>
        <w:rPr>
          <w:rFonts w:hint="eastAsia" w:asciiTheme="minorEastAsia" w:hAnsiTheme="minorEastAsia" w:eastAsiaTheme="minorEastAsia" w:cstheme="minorEastAsia"/>
          <w:b/>
          <w:bCs/>
          <w:sz w:val="24"/>
          <w:szCs w:val="24"/>
        </w:rPr>
        <w:t>-</w:t>
      </w:r>
      <w:r>
        <w:rPr>
          <w:rFonts w:hint="eastAsia" w:asciiTheme="minorEastAsia" w:hAnsiTheme="minorEastAsia" w:eastAsiaTheme="minorEastAsia" w:cstheme="minorEastAsia"/>
          <w:b/>
          <w:bCs/>
          <w:sz w:val="24"/>
          <w:szCs w:val="24"/>
          <w:lang w:val="en-US" w:eastAsia="zh-CN"/>
        </w:rPr>
        <w:t>1</w:t>
      </w:r>
      <w:r>
        <w:rPr>
          <w:rFonts w:hint="eastAsia" w:asciiTheme="minorEastAsia" w:hAnsiTheme="minorEastAsia" w:eastAsiaTheme="minorEastAsia" w:cstheme="minorEastAsia"/>
          <w:b/>
          <w:bCs/>
          <w:sz w:val="24"/>
          <w:szCs w:val="24"/>
        </w:rPr>
        <w:t xml:space="preserve"> 星际竞技场选手候场区/主看台</w:t>
      </w:r>
      <w:r>
        <w:rPr>
          <w:rFonts w:hint="eastAsia" w:asciiTheme="minorEastAsia" w:hAnsiTheme="minorEastAsia" w:eastAsiaTheme="minorEastAsia" w:cstheme="minorEastAsia"/>
          <w:b/>
          <w:bCs/>
          <w:sz w:val="24"/>
          <w:szCs w:val="24"/>
          <w:lang w:val="en-US" w:eastAsia="zh-CN"/>
        </w:rPr>
        <w:t>/</w:t>
      </w:r>
      <w:r>
        <w:rPr>
          <w:rFonts w:hint="eastAsia" w:asciiTheme="minorEastAsia" w:hAnsiTheme="minorEastAsia" w:eastAsiaTheme="minorEastAsia" w:cstheme="minorEastAsia"/>
          <w:b/>
          <w:bCs/>
          <w:sz w:val="24"/>
          <w:szCs w:val="24"/>
        </w:rPr>
        <w:t>日/外</w:t>
      </w:r>
    </w:p>
    <w:p w14:paraId="15694112">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人物：里文、阿尔瓦多、维莱拉、达里安、众贵族</w:t>
      </w:r>
      <w:r>
        <w:rPr>
          <w:rFonts w:hint="eastAsia" w:asciiTheme="minorEastAsia" w:hAnsiTheme="minorEastAsia" w:eastAsiaTheme="minorEastAsia" w:cstheme="minorEastAsia"/>
          <w:b/>
          <w:bCs/>
          <w:sz w:val="24"/>
          <w:szCs w:val="24"/>
          <w:lang w:eastAsia="zh-CN"/>
        </w:rPr>
        <w:t>、</w:t>
      </w:r>
      <w:r>
        <w:rPr>
          <w:rFonts w:hint="eastAsia" w:asciiTheme="minorEastAsia" w:hAnsiTheme="minorEastAsia" w:eastAsiaTheme="minorEastAsia" w:cstheme="minorEastAsia"/>
          <w:b/>
          <w:bCs/>
          <w:sz w:val="24"/>
          <w:szCs w:val="24"/>
        </w:rPr>
        <w:t>尤利乌斯、莱拉</w:t>
      </w:r>
    </w:p>
    <w:p w14:paraId="4780345B">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bCs/>
          <w:sz w:val="24"/>
        </w:rPr>
      </w:pPr>
      <w:r>
        <w:rPr>
          <w:rFonts w:hint="eastAsia" w:asciiTheme="minorEastAsia" w:hAnsiTheme="minorEastAsia" w:eastAsiaTheme="minorEastAsia" w:cstheme="minorEastAsia"/>
          <w:sz w:val="24"/>
        </w:rPr>
        <w:t>△一声碎裂声突然响彻全场。扎克</w:t>
      </w:r>
      <w:r>
        <w:rPr>
          <w:rFonts w:hint="eastAsia" w:asciiTheme="minorEastAsia" w:hAnsiTheme="minorEastAsia" w:eastAsiaTheme="minorEastAsia" w:cstheme="minorEastAsia"/>
          <w:sz w:val="24"/>
          <w:lang w:val="en-US" w:eastAsia="zh-CN"/>
        </w:rPr>
        <w:t>一</w:t>
      </w:r>
      <w:r>
        <w:rPr>
          <w:rFonts w:hint="eastAsia" w:asciiTheme="minorEastAsia" w:hAnsiTheme="minorEastAsia" w:eastAsiaTheme="minorEastAsia" w:cstheme="minorEastAsia"/>
          <w:sz w:val="24"/>
        </w:rPr>
        <w:t>掌狠狠刺入达里安黄金护盾的左侧！</w:t>
      </w:r>
    </w:p>
    <w:p w14:paraId="6461408E">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lang w:val="en-US" w:eastAsia="zh-CN"/>
        </w:rPr>
        <w:t>贵族甲</w:t>
      </w:r>
      <w:r>
        <w:rPr>
          <w:rFonts w:hint="eastAsia" w:asciiTheme="minorEastAsia" w:hAnsiTheme="minorEastAsia" w:eastAsiaTheme="minorEastAsia" w:cstheme="minorEastAsia"/>
          <w:sz w:val="24"/>
        </w:rPr>
        <w:t>：什么？！左翼防御竟然被徒手……撕裂了？！</w:t>
      </w:r>
    </w:p>
    <w:p w14:paraId="6C5CD535">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rPr>
      </w:pPr>
      <w:r>
        <w:rPr>
          <w:rFonts w:hint="eastAsia" w:asciiTheme="minorEastAsia" w:hAnsiTheme="minorEastAsia" w:eastAsiaTheme="minorEastAsia" w:cstheme="minorEastAsia"/>
          <w:sz w:val="24"/>
          <w:lang w:val="en-US" w:eastAsia="zh-CN"/>
        </w:rPr>
        <w:t>贵族乙：怎么可能？从来没有人破过</w:t>
      </w:r>
      <w:r>
        <w:rPr>
          <w:rFonts w:hint="eastAsia" w:asciiTheme="minorEastAsia" w:hAnsiTheme="minorEastAsia" w:eastAsiaTheme="minorEastAsia" w:cstheme="minorEastAsia"/>
          <w:sz w:val="24"/>
        </w:rPr>
        <w:t>达里安</w:t>
      </w:r>
      <w:r>
        <w:rPr>
          <w:rFonts w:hint="eastAsia" w:asciiTheme="minorEastAsia" w:hAnsiTheme="minorEastAsia" w:eastAsiaTheme="minorEastAsia" w:cstheme="minorEastAsia"/>
          <w:sz w:val="24"/>
          <w:lang w:val="en-US" w:eastAsia="zh-CN"/>
        </w:rPr>
        <w:t>少爷的防御，这个巴尔坎人的力量竟然这么强？！</w:t>
      </w:r>
    </w:p>
    <w:p w14:paraId="566E2D84">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△【慢镜头】扎克双臂肌肉猛地膨胀，青筋暴突，伴随着一声狂吼，黄金护盾</w:t>
      </w:r>
      <w:r>
        <w:rPr>
          <w:rFonts w:hint="eastAsia" w:asciiTheme="minorEastAsia" w:hAnsiTheme="minorEastAsia" w:eastAsiaTheme="minorEastAsia" w:cstheme="minorEastAsia"/>
          <w:sz w:val="24"/>
          <w:lang w:val="en-US" w:eastAsia="zh-CN"/>
        </w:rPr>
        <w:t>被扎克</w:t>
      </w:r>
      <w:r>
        <w:rPr>
          <w:rFonts w:hint="eastAsia" w:asciiTheme="minorEastAsia" w:hAnsiTheme="minorEastAsia" w:eastAsiaTheme="minorEastAsia" w:cstheme="minorEastAsia"/>
          <w:sz w:val="24"/>
        </w:rPr>
        <w:t>扯得粉碎！</w:t>
      </w:r>
    </w:p>
    <w:p w14:paraId="2F8B61A8">
      <w:pPr>
        <w:pageBreakBefore w:val="0"/>
        <w:widowControl w:val="0"/>
        <w:kinsoku/>
        <w:wordWrap/>
        <w:overflowPunct/>
        <w:topLinePunct w:val="0"/>
        <w:autoSpaceDE/>
        <w:autoSpaceDN/>
        <w:bidi w:val="0"/>
        <w:adjustRightInd/>
        <w:snapToGrid/>
        <w:spacing w:beforeLines="0" w:afterLines="0" w:line="240" w:lineRule="auto"/>
        <w:textAlignment w:val="auto"/>
        <w:rPr>
          <w:rFonts w:ascii="宋体" w:hAnsi="宋体" w:eastAsia="宋体" w:cs="宋体"/>
          <w:sz w:val="24"/>
          <w:szCs w:val="24"/>
          <w:highlight w:val="none"/>
        </w:rPr>
      </w:pPr>
      <w:r>
        <w:rPr>
          <w:rFonts w:hint="eastAsia" w:asciiTheme="minorEastAsia" w:hAnsiTheme="minorEastAsia" w:eastAsiaTheme="minorEastAsia" w:cstheme="minorEastAsia"/>
          <w:sz w:val="24"/>
          <w:highlight w:val="none"/>
        </w:rPr>
        <w:t>扎克：</w:t>
      </w:r>
      <w:r>
        <w:rPr>
          <w:rFonts w:hint="eastAsia" w:asciiTheme="minorEastAsia" w:hAnsiTheme="minorEastAsia" w:eastAsiaTheme="minorEastAsia" w:cstheme="minorEastAsia"/>
          <w:sz w:val="24"/>
          <w:highlight w:val="none"/>
          <w:lang w:val="en-US" w:eastAsia="zh-CN"/>
        </w:rPr>
        <w:t>与那群草包相比</w:t>
      </w:r>
      <w:r>
        <w:rPr>
          <w:rFonts w:ascii="宋体" w:hAnsi="宋体" w:eastAsia="宋体" w:cs="宋体"/>
          <w:sz w:val="24"/>
          <w:szCs w:val="24"/>
          <w:highlight w:val="none"/>
        </w:rPr>
        <w:t>你确实很强！</w:t>
      </w:r>
      <w:r>
        <w:rPr>
          <w:rFonts w:hint="eastAsia" w:ascii="宋体" w:hAnsi="宋体" w:eastAsia="宋体" w:cs="宋体"/>
          <w:sz w:val="24"/>
          <w:highlight w:val="none"/>
        </w:rPr>
        <w:t>但对于我们巴尔坎的战士来说还是太弱了！</w:t>
      </w:r>
    </w:p>
    <w:p w14:paraId="4CF63768">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Cs/>
          <w:color w:val="1F1F1F"/>
          <w:sz w:val="24"/>
        </w:rPr>
      </w:pPr>
      <w:r>
        <w:rPr>
          <w:rFonts w:hint="eastAsia" w:asciiTheme="minorEastAsia" w:hAnsiTheme="minorEastAsia" w:eastAsiaTheme="minorEastAsia" w:cstheme="minorEastAsia"/>
          <w:bCs/>
          <w:color w:val="1F1F1F"/>
          <w:sz w:val="24"/>
        </w:rPr>
        <w:t>△扎克一跃而起，一记重拳轰在达里安的胸口！</w:t>
      </w:r>
    </w:p>
    <w:p w14:paraId="0E3911E2">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rPr>
      </w:pPr>
      <w:r>
        <w:rPr>
          <w:rFonts w:hint="eastAsia" w:asciiTheme="minorEastAsia" w:hAnsiTheme="minorEastAsia" w:eastAsiaTheme="minorEastAsia" w:cstheme="minorEastAsia"/>
          <w:b w:val="0"/>
          <w:bCs/>
          <w:color w:val="1F1F1F"/>
          <w:sz w:val="24"/>
          <w:szCs w:val="24"/>
        </w:rPr>
        <w:t>△达里安狂喷鲜血，被轰飞重重砸在擂台的墙壁上，滑落至地，昏死过去。</w:t>
      </w:r>
    </w:p>
    <w:p w14:paraId="20A9805E">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rPr>
      </w:pPr>
      <w:r>
        <w:rPr>
          <w:rFonts w:hint="eastAsia" w:asciiTheme="minorEastAsia" w:hAnsiTheme="minorEastAsia" w:eastAsiaTheme="minorEastAsia" w:cstheme="minorEastAsia"/>
          <w:b w:val="0"/>
          <w:bCs/>
          <w:color w:val="1F1F1F"/>
          <w:sz w:val="24"/>
          <w:szCs w:val="24"/>
        </w:rPr>
        <w:t>△维莱拉尖叫起来，</w:t>
      </w:r>
      <w:r>
        <w:rPr>
          <w:rFonts w:hint="eastAsia" w:asciiTheme="minorEastAsia" w:hAnsiTheme="minorEastAsia" w:eastAsiaTheme="minorEastAsia" w:cstheme="minorEastAsia"/>
          <w:b w:val="0"/>
          <w:bCs/>
          <w:color w:val="1F1F1F"/>
          <w:sz w:val="24"/>
          <w:szCs w:val="24"/>
          <w:lang w:val="en-US" w:eastAsia="zh-CN"/>
        </w:rPr>
        <w:t>想要冲上场，被</w:t>
      </w:r>
      <w:r>
        <w:rPr>
          <w:rFonts w:hint="eastAsia" w:asciiTheme="minorEastAsia" w:hAnsiTheme="minorEastAsia" w:eastAsiaTheme="minorEastAsia" w:cstheme="minorEastAsia"/>
          <w:b w:val="0"/>
          <w:bCs/>
          <w:color w:val="1F1F1F"/>
          <w:sz w:val="24"/>
          <w:szCs w:val="24"/>
        </w:rPr>
        <w:t>阿尔瓦多</w:t>
      </w:r>
      <w:r>
        <w:rPr>
          <w:rFonts w:hint="eastAsia" w:asciiTheme="minorEastAsia" w:hAnsiTheme="minorEastAsia" w:eastAsiaTheme="minorEastAsia" w:cstheme="minorEastAsia"/>
          <w:b w:val="0"/>
          <w:bCs/>
          <w:color w:val="1F1F1F"/>
          <w:sz w:val="24"/>
          <w:szCs w:val="24"/>
          <w:lang w:val="en-US" w:eastAsia="zh-CN"/>
        </w:rPr>
        <w:t>紧紧抱住</w:t>
      </w:r>
      <w:r>
        <w:rPr>
          <w:rFonts w:hint="eastAsia" w:asciiTheme="minorEastAsia" w:hAnsiTheme="minorEastAsia" w:eastAsiaTheme="minorEastAsia" w:cstheme="minorEastAsia"/>
          <w:b w:val="0"/>
          <w:bCs/>
          <w:color w:val="1F1F1F"/>
          <w:sz w:val="24"/>
          <w:szCs w:val="24"/>
        </w:rPr>
        <w:t>。</w:t>
      </w:r>
    </w:p>
    <w:p w14:paraId="1940A166">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lang w:eastAsia="zh-CN"/>
        </w:rPr>
      </w:pPr>
      <w:r>
        <w:rPr>
          <w:rFonts w:hint="eastAsia" w:asciiTheme="minorEastAsia" w:hAnsiTheme="minorEastAsia" w:eastAsiaTheme="minorEastAsia" w:cstheme="minorEastAsia"/>
          <w:b w:val="0"/>
          <w:bCs/>
          <w:color w:val="1F1F1F"/>
          <w:sz w:val="24"/>
          <w:szCs w:val="24"/>
        </w:rPr>
        <w:t>维莱拉</w:t>
      </w:r>
      <w:r>
        <w:rPr>
          <w:rFonts w:hint="eastAsia" w:asciiTheme="minorEastAsia" w:hAnsiTheme="minorEastAsia" w:eastAsiaTheme="minorEastAsia" w:cstheme="minorEastAsia"/>
          <w:b w:val="0"/>
          <w:bCs/>
          <w:color w:val="1F1F1F"/>
          <w:sz w:val="24"/>
          <w:szCs w:val="24"/>
          <w:lang w:eastAsia="zh-CN"/>
        </w:rPr>
        <w:t>：</w:t>
      </w:r>
      <w:r>
        <w:rPr>
          <w:rFonts w:hint="eastAsia" w:asciiTheme="minorEastAsia" w:hAnsiTheme="minorEastAsia" w:eastAsiaTheme="minorEastAsia" w:cstheme="minorEastAsia"/>
          <w:b w:val="0"/>
          <w:bCs/>
          <w:color w:val="1F1F1F"/>
          <w:sz w:val="24"/>
          <w:szCs w:val="24"/>
        </w:rPr>
        <w:t>达里安</w:t>
      </w:r>
      <w:r>
        <w:rPr>
          <w:rFonts w:hint="eastAsia" w:asciiTheme="minorEastAsia" w:hAnsiTheme="minorEastAsia" w:eastAsiaTheme="minorEastAsia" w:cstheme="minorEastAsia"/>
          <w:b w:val="0"/>
          <w:bCs/>
          <w:color w:val="1F1F1F"/>
          <w:sz w:val="24"/>
          <w:szCs w:val="24"/>
          <w:lang w:eastAsia="zh-CN"/>
        </w:rPr>
        <w:t>！</w:t>
      </w:r>
    </w:p>
    <w:p w14:paraId="71378239">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Cs/>
          <w:color w:val="1F1F1F"/>
          <w:sz w:val="24"/>
        </w:rPr>
      </w:pPr>
      <w:r>
        <w:rPr>
          <w:rFonts w:hint="eastAsia" w:asciiTheme="minorEastAsia" w:hAnsiTheme="minorEastAsia" w:eastAsiaTheme="minorEastAsia" w:cstheme="minorEastAsia"/>
          <w:bCs/>
          <w:color w:val="1F1F1F"/>
          <w:sz w:val="24"/>
        </w:rPr>
        <w:t>贵族甲（崩溃）：达里安可是年轻一代中最厉害的天才……如果连他都打不过，那帝国还有谁能站出来？！</w:t>
      </w:r>
    </w:p>
    <w:p w14:paraId="2B0993D4">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color w:val="1F1F1F"/>
          <w:sz w:val="24"/>
          <w:szCs w:val="24"/>
          <w:lang w:eastAsia="zh-CN"/>
        </w:rPr>
      </w:pPr>
      <w:r>
        <w:rPr>
          <w:rFonts w:hint="eastAsia" w:asciiTheme="minorEastAsia" w:hAnsiTheme="minorEastAsia" w:eastAsiaTheme="minorEastAsia" w:cstheme="minorEastAsia"/>
          <w:bCs/>
          <w:color w:val="1F1F1F"/>
          <w:sz w:val="24"/>
        </w:rPr>
        <w:t>贵族乙：扎克的力量太恐怖了！那是我们帝国从未见过的招式，根本没有人能与他抗衡！</w:t>
      </w:r>
    </w:p>
    <w:p w14:paraId="01A00F49">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△擂台上，扎克一脚踩在达里安破碎的法杖上。</w:t>
      </w:r>
    </w:p>
    <w:p w14:paraId="51A01886">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highlight w:val="none"/>
        </w:rPr>
        <w:t>扎克：哈哈哈哈！这就是你们阿斯特雷昂的高手？居然连一击都扛不住！</w:t>
      </w:r>
    </w:p>
    <w:p w14:paraId="5266686B">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△萨鲁克戏谑地看向主看台上面如死灰的尤利乌斯。</w:t>
      </w:r>
    </w:p>
    <w:p w14:paraId="34B26011">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萨鲁克：皇帝，你还要继续加码吗？可是再多的钱、再大的权力，能从这群废物中变出一个拯救你们的英雄吗？！</w:t>
      </w:r>
    </w:p>
    <w:p w14:paraId="1EA1CC90">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△尤利乌斯死死咬着牙，盯向里文。</w:t>
      </w:r>
    </w:p>
    <w:p w14:paraId="41E9F6F6">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尤利乌斯OS：里文……别让朕失望。</w:t>
      </w:r>
    </w:p>
    <w:p w14:paraId="52681134">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△里文随手扔掉酒</w:t>
      </w:r>
      <w:r>
        <w:rPr>
          <w:rFonts w:hint="eastAsia" w:asciiTheme="minorEastAsia" w:hAnsiTheme="minorEastAsia" w:eastAsiaTheme="minorEastAsia" w:cstheme="minorEastAsia"/>
          <w:sz w:val="24"/>
          <w:szCs w:val="24"/>
          <w:lang w:val="en-US" w:eastAsia="zh-CN"/>
        </w:rPr>
        <w:t>瓶</w:t>
      </w:r>
      <w:r>
        <w:rPr>
          <w:rFonts w:hint="eastAsia" w:asciiTheme="minorEastAsia" w:hAnsiTheme="minorEastAsia" w:eastAsiaTheme="minorEastAsia" w:cstheme="minorEastAsia"/>
          <w:sz w:val="24"/>
          <w:szCs w:val="24"/>
        </w:rPr>
        <w:t>，嘴角勾弧度，随意地整理了一下领口，迈开长腿</w:t>
      </w:r>
      <w:r>
        <w:rPr>
          <w:rFonts w:hint="eastAsia" w:asciiTheme="minorEastAsia" w:hAnsiTheme="minorEastAsia" w:eastAsiaTheme="minorEastAsia" w:cstheme="minorEastAsia"/>
          <w:sz w:val="24"/>
          <w:szCs w:val="24"/>
          <w:lang w:val="en-US" w:eastAsia="zh-CN"/>
        </w:rPr>
        <w:t>走出去。</w:t>
      </w:r>
    </w:p>
    <w:p w14:paraId="4C367E19">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阿尔瓦多（</w:t>
      </w:r>
      <w:r>
        <w:rPr>
          <w:rFonts w:hint="eastAsia" w:asciiTheme="minorEastAsia" w:hAnsiTheme="minorEastAsia" w:eastAsiaTheme="minorEastAsia" w:cstheme="minorEastAsia"/>
          <w:sz w:val="24"/>
          <w:szCs w:val="24"/>
          <w:lang w:val="en-US" w:eastAsia="zh-CN"/>
        </w:rPr>
        <w:t>站起身愤怒</w:t>
      </w:r>
      <w:r>
        <w:rPr>
          <w:rFonts w:hint="eastAsia" w:asciiTheme="minorEastAsia" w:hAnsiTheme="minorEastAsia" w:eastAsiaTheme="minorEastAsia" w:cstheme="minorEastAsia"/>
          <w:sz w:val="24"/>
          <w:szCs w:val="24"/>
        </w:rPr>
        <w:t>）：里文！给我坐下！</w:t>
      </w:r>
      <w:r>
        <w:rPr>
          <w:rFonts w:ascii="宋体" w:hAnsi="宋体" w:eastAsia="宋体" w:cs="宋体"/>
          <w:sz w:val="24"/>
          <w:szCs w:val="24"/>
        </w:rPr>
        <w:t>达里安都败了，</w:t>
      </w:r>
      <w:r>
        <w:rPr>
          <w:rFonts w:hint="eastAsia" w:asciiTheme="minorEastAsia" w:hAnsiTheme="minorEastAsia" w:eastAsiaTheme="minorEastAsia" w:cstheme="minorEastAsia"/>
          <w:sz w:val="24"/>
          <w:szCs w:val="24"/>
        </w:rPr>
        <w:t>你想上去送死吗？！</w:t>
      </w:r>
    </w:p>
    <w:p w14:paraId="09D4A1B2">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△里文走到主看台下方，停住脚步</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微微仰起头，玩世不恭的笑</w:t>
      </w:r>
      <w:r>
        <w:rPr>
          <w:rFonts w:hint="eastAsia" w:asciiTheme="minorEastAsia" w:hAnsiTheme="minorEastAsia" w:eastAsiaTheme="minorEastAsia" w:cstheme="minorEastAsia"/>
          <w:sz w:val="24"/>
          <w:szCs w:val="24"/>
          <w:lang w:val="en-US" w:eastAsia="zh-CN"/>
        </w:rPr>
        <w:t>看</w:t>
      </w:r>
      <w:r>
        <w:rPr>
          <w:rFonts w:hint="eastAsia" w:asciiTheme="minorEastAsia" w:hAnsiTheme="minorEastAsia" w:eastAsiaTheme="minorEastAsia" w:cstheme="minorEastAsia"/>
          <w:sz w:val="24"/>
          <w:szCs w:val="24"/>
        </w:rPr>
        <w:t>尤利乌斯。</w:t>
      </w:r>
    </w:p>
    <w:p w14:paraId="24A43BF3">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里文：陛下，刚才您开出的那些价码算数吗？</w:t>
      </w:r>
    </w:p>
    <w:p w14:paraId="17002158">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△尤利乌斯看着里文，眼底闪过激动。</w:t>
      </w:r>
    </w:p>
    <w:p w14:paraId="5D867E75">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尤利乌斯：每一个字都算数！赢了，全都是你的！</w:t>
      </w:r>
    </w:p>
    <w:p w14:paraId="485BADB5">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△里文轻笑出声双手插兜，从容不迫地踏上了擂台。</w:t>
      </w:r>
    </w:p>
    <w:p w14:paraId="0C7FBFBD">
      <w:pPr>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szCs w:val="24"/>
        </w:rPr>
        <w:t>里文</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那我就试试吧。</w:t>
      </w:r>
    </w:p>
    <w:p w14:paraId="457F7E18">
      <w:pPr>
        <w:pStyle w:val="3"/>
        <w:bidi w:val="0"/>
        <w:spacing w:line="240" w:lineRule="auto"/>
        <w:rPr>
          <w:rFonts w:hint="eastAsia"/>
        </w:rPr>
      </w:pPr>
      <w:r>
        <w:rPr>
          <w:rFonts w:hint="eastAsia"/>
        </w:rPr>
        <w:t>第1</w:t>
      </w:r>
      <w:r>
        <w:rPr>
          <w:rFonts w:hint="eastAsia"/>
          <w:lang w:eastAsia="zh-CN"/>
        </w:rPr>
        <w:t>6</w:t>
      </w:r>
      <w:r>
        <w:rPr>
          <w:rFonts w:hint="eastAsia"/>
        </w:rPr>
        <w:t>集</w:t>
      </w:r>
    </w:p>
    <w:p w14:paraId="4BECC7E7">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01</w:t>
      </w:r>
      <w:r>
        <w:rPr>
          <w:rFonts w:hint="eastAsia" w:asciiTheme="minorEastAsia" w:hAnsiTheme="minorEastAsia" w:eastAsiaTheme="minorEastAsia" w:cstheme="minorEastAsia"/>
          <w:b/>
          <w:bCs/>
          <w:sz w:val="24"/>
          <w:szCs w:val="24"/>
          <w:lang w:val="en-US" w:eastAsia="zh-CN"/>
        </w:rPr>
        <w:t>6</w:t>
      </w:r>
      <w:r>
        <w:rPr>
          <w:rFonts w:hint="eastAsia" w:asciiTheme="minorEastAsia" w:hAnsiTheme="minorEastAsia" w:eastAsiaTheme="minorEastAsia" w:cstheme="minorEastAsia"/>
          <w:b/>
          <w:bCs/>
          <w:sz w:val="24"/>
          <w:szCs w:val="24"/>
        </w:rPr>
        <w:t>-1 星际竞技场擂台/候场区/主看台</w:t>
      </w:r>
      <w:r>
        <w:rPr>
          <w:rFonts w:hint="eastAsia" w:asciiTheme="minorEastAsia" w:hAnsiTheme="minorEastAsia" w:eastAsiaTheme="minorEastAsia" w:cstheme="minorEastAsia"/>
          <w:b/>
          <w:bCs/>
          <w:sz w:val="24"/>
          <w:szCs w:val="24"/>
          <w:lang w:val="en-US" w:eastAsia="zh-CN"/>
        </w:rPr>
        <w:t>/</w:t>
      </w:r>
      <w:r>
        <w:rPr>
          <w:rFonts w:hint="eastAsia" w:asciiTheme="minorEastAsia" w:hAnsiTheme="minorEastAsia" w:eastAsiaTheme="minorEastAsia" w:cstheme="minorEastAsia"/>
          <w:b/>
          <w:bCs/>
          <w:sz w:val="24"/>
          <w:szCs w:val="24"/>
        </w:rPr>
        <w:t>日/外</w:t>
      </w:r>
    </w:p>
    <w:p w14:paraId="635F979E">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bCs/>
          <w:sz w:val="24"/>
          <w:szCs w:val="24"/>
          <w:lang w:eastAsia="zh-CN"/>
        </w:rPr>
      </w:pPr>
      <w:r>
        <w:rPr>
          <w:rFonts w:hint="eastAsia" w:asciiTheme="minorEastAsia" w:hAnsiTheme="minorEastAsia" w:eastAsiaTheme="minorEastAsia" w:cstheme="minorEastAsia"/>
          <w:b/>
          <w:bCs/>
          <w:sz w:val="24"/>
          <w:szCs w:val="24"/>
        </w:rPr>
        <w:t>人物：扎克、里文、众贵族</w:t>
      </w:r>
      <w:r>
        <w:rPr>
          <w:rFonts w:hint="eastAsia" w:asciiTheme="minorEastAsia" w:hAnsiTheme="minorEastAsia" w:eastAsiaTheme="minorEastAsia" w:cstheme="minorEastAsia"/>
          <w:b/>
          <w:bCs/>
          <w:sz w:val="24"/>
          <w:szCs w:val="24"/>
          <w:lang w:eastAsia="zh-CN"/>
        </w:rPr>
        <w:t>、</w:t>
      </w:r>
      <w:r>
        <w:rPr>
          <w:rFonts w:hint="eastAsia" w:asciiTheme="minorEastAsia" w:hAnsiTheme="minorEastAsia" w:eastAsiaTheme="minorEastAsia" w:cstheme="minorEastAsia"/>
          <w:b/>
          <w:bCs/>
          <w:sz w:val="24"/>
          <w:szCs w:val="24"/>
        </w:rPr>
        <w:t>阿尔瓦多、维莱拉、莱拉</w:t>
      </w:r>
      <w:r>
        <w:rPr>
          <w:rFonts w:hint="eastAsia" w:asciiTheme="minorEastAsia" w:hAnsiTheme="minorEastAsia" w:eastAsiaTheme="minorEastAsia" w:cstheme="minorEastAsia"/>
          <w:b/>
          <w:bCs/>
          <w:sz w:val="24"/>
          <w:szCs w:val="24"/>
          <w:lang w:eastAsia="zh-CN"/>
        </w:rPr>
        <w:t>、</w:t>
      </w:r>
      <w:r>
        <w:rPr>
          <w:rFonts w:hint="eastAsia" w:asciiTheme="minorEastAsia" w:hAnsiTheme="minorEastAsia" w:eastAsiaTheme="minorEastAsia" w:cstheme="minorEastAsia"/>
          <w:sz w:val="24"/>
        </w:rPr>
        <w:t>尤利乌斯</w:t>
      </w:r>
    </w:p>
    <w:p w14:paraId="357331D3">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△里文双手插兜</w:t>
      </w:r>
      <w:r>
        <w:rPr>
          <w:rFonts w:hint="eastAsia" w:asciiTheme="minorEastAsia" w:hAnsiTheme="minorEastAsia" w:eastAsiaTheme="minorEastAsia" w:cstheme="minorEastAsia"/>
          <w:sz w:val="24"/>
          <w:szCs w:val="24"/>
          <w:lang w:val="en-US" w:eastAsia="zh-CN"/>
        </w:rPr>
        <w:t>向擂台走去</w:t>
      </w:r>
      <w:r>
        <w:rPr>
          <w:rFonts w:hint="eastAsia" w:asciiTheme="minorEastAsia" w:hAnsiTheme="minorEastAsia" w:eastAsiaTheme="minorEastAsia" w:cstheme="minorEastAsia"/>
          <w:sz w:val="24"/>
          <w:szCs w:val="24"/>
        </w:rPr>
        <w:t>。</w:t>
      </w:r>
    </w:p>
    <w:p w14:paraId="1032098F">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△贵族们</w:t>
      </w:r>
      <w:r>
        <w:rPr>
          <w:rFonts w:hint="eastAsia" w:asciiTheme="minorEastAsia" w:hAnsiTheme="minorEastAsia" w:eastAsiaTheme="minorEastAsia" w:cstheme="minorEastAsia"/>
          <w:sz w:val="24"/>
          <w:lang w:val="en-US" w:eastAsia="zh-CN"/>
        </w:rPr>
        <w:t>指着</w:t>
      </w:r>
      <w:r>
        <w:rPr>
          <w:rFonts w:hint="eastAsia" w:asciiTheme="minorEastAsia" w:hAnsiTheme="minorEastAsia" w:eastAsiaTheme="minorEastAsia" w:cstheme="minorEastAsia"/>
          <w:sz w:val="24"/>
          <w:szCs w:val="24"/>
        </w:rPr>
        <w:t>里文</w:t>
      </w:r>
      <w:r>
        <w:rPr>
          <w:rFonts w:hint="eastAsia" w:asciiTheme="minorEastAsia" w:hAnsiTheme="minorEastAsia" w:eastAsiaTheme="minorEastAsia" w:cstheme="minorEastAsia"/>
          <w:sz w:val="24"/>
        </w:rPr>
        <w:t>发出嘲笑。</w:t>
      </w:r>
    </w:p>
    <w:p w14:paraId="49F5B5D4">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贵族甲：想装腔作势，也要挑个好点的时间吧？现在上去是去送死吗？</w:t>
      </w:r>
    </w:p>
    <w:p w14:paraId="0ED40826">
      <w:pPr>
        <w:pageBreakBefore w:val="0"/>
        <w:widowControl w:val="0"/>
        <w:kinsoku/>
        <w:wordWrap/>
        <w:overflowPunct/>
        <w:topLinePunct w:val="0"/>
        <w:autoSpaceDE/>
        <w:autoSpaceDN/>
        <w:bidi w:val="0"/>
        <w:adjustRightInd/>
        <w:snapToGrid/>
        <w:spacing w:beforeLines="0" w:afterLines="0" w:line="240" w:lineRule="auto"/>
        <w:textAlignment w:val="auto"/>
        <w:rPr>
          <w:rFonts w:hint="default" w:eastAsia="宋体" w:asciiTheme="minorEastAsia" w:hAnsiTheme="minorEastAsia" w:cstheme="minorEastAsia"/>
          <w:sz w:val="24"/>
        </w:rPr>
      </w:pPr>
      <w:r>
        <w:rPr>
          <w:rFonts w:hint="eastAsia" w:asciiTheme="minorEastAsia" w:hAnsiTheme="minorEastAsia" w:eastAsiaTheme="minorEastAsia" w:cstheme="minorEastAsia"/>
          <w:sz w:val="24"/>
          <w:lang w:val="en-US" w:eastAsia="zh-CN"/>
        </w:rPr>
        <w:t>贵族乙：最看不起这种强逞能的，你自己不要脸，</w:t>
      </w:r>
      <w:r>
        <w:rPr>
          <w:rFonts w:ascii="宋体" w:hAnsi="宋体" w:eastAsia="宋体" w:cs="宋体"/>
          <w:sz w:val="24"/>
          <w:szCs w:val="24"/>
        </w:rPr>
        <w:t>阿斯特雷昂</w:t>
      </w:r>
      <w:r>
        <w:rPr>
          <w:rFonts w:hint="eastAsia" w:ascii="宋体" w:hAnsi="宋体" w:eastAsia="宋体" w:cs="宋体"/>
          <w:sz w:val="24"/>
          <w:szCs w:val="24"/>
          <w:lang w:val="en-US" w:eastAsia="zh-CN"/>
        </w:rPr>
        <w:t>还要脸呢！</w:t>
      </w:r>
    </w:p>
    <w:p w14:paraId="0D074F74">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△莱拉眉头紧锁，转头看向尤利乌斯。</w:t>
      </w:r>
    </w:p>
    <w:p w14:paraId="29F82C77">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莱拉：里文这样的状态，让他上场岂不是等于把他推到火坑里？</w:t>
      </w:r>
    </w:p>
    <w:p w14:paraId="743A9AF9">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尤利乌斯（盯着里文</w:t>
      </w: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rPr>
        <w:t>嘴角微扬）：莱拉，说不定他今天能给你一个惊喜。</w:t>
      </w:r>
    </w:p>
    <w:p w14:paraId="49C80662">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△维莱拉</w:t>
      </w:r>
      <w:r>
        <w:rPr>
          <w:rFonts w:hint="eastAsia" w:asciiTheme="minorEastAsia" w:hAnsiTheme="minorEastAsia" w:eastAsiaTheme="minorEastAsia" w:cstheme="minorEastAsia"/>
          <w:sz w:val="24"/>
          <w:lang w:val="en-US" w:eastAsia="zh-CN"/>
        </w:rPr>
        <w:t>跑到里文面前，假装着急</w:t>
      </w:r>
      <w:r>
        <w:rPr>
          <w:rFonts w:hint="eastAsia" w:asciiTheme="minorEastAsia" w:hAnsiTheme="minorEastAsia" w:eastAsiaTheme="minorEastAsia" w:cstheme="minorEastAsia"/>
          <w:sz w:val="24"/>
        </w:rPr>
        <w:t>。</w:t>
      </w:r>
    </w:p>
    <w:p w14:paraId="57886C48">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维莱拉：里文啊，你从小魔力</w:t>
      </w:r>
      <w:r>
        <w:rPr>
          <w:rFonts w:hint="eastAsia" w:asciiTheme="minorEastAsia" w:hAnsiTheme="minorEastAsia" w:eastAsiaTheme="minorEastAsia" w:cstheme="minorEastAsia"/>
          <w:sz w:val="24"/>
          <w:lang w:val="en-US" w:eastAsia="zh-CN"/>
        </w:rPr>
        <w:t>就弱</w:t>
      </w:r>
      <w:r>
        <w:rPr>
          <w:rFonts w:hint="eastAsia" w:asciiTheme="minorEastAsia" w:hAnsiTheme="minorEastAsia" w:eastAsiaTheme="minorEastAsia" w:cstheme="minorEastAsia"/>
          <w:sz w:val="24"/>
        </w:rPr>
        <w:t>，是不是看到达里安失败了，你想强行出风头？</w:t>
      </w:r>
    </w:p>
    <w:p w14:paraId="1CDA471B">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阿尔瓦多（愤怒抓向里文的肩膀）：混账东西！还嫌我们维洛尔家丢脸丢得不够吗？快点给我滚回家去！</w:t>
      </w:r>
    </w:p>
    <w:p w14:paraId="2F216C7F">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△里文眼神</w:t>
      </w:r>
      <w:r>
        <w:rPr>
          <w:rFonts w:hint="eastAsia" w:asciiTheme="minorEastAsia" w:hAnsiTheme="minorEastAsia" w:eastAsiaTheme="minorEastAsia" w:cstheme="minorEastAsia"/>
          <w:sz w:val="24"/>
          <w:lang w:val="en-US" w:eastAsia="zh-CN"/>
        </w:rPr>
        <w:t>一</w:t>
      </w:r>
      <w:r>
        <w:rPr>
          <w:rFonts w:hint="eastAsia" w:asciiTheme="minorEastAsia" w:hAnsiTheme="minorEastAsia" w:eastAsiaTheme="minorEastAsia" w:cstheme="minorEastAsia"/>
          <w:sz w:val="24"/>
        </w:rPr>
        <w:t>变，一股隐蔽的幽蓝魔力将阿尔瓦多的手弹开！</w:t>
      </w:r>
    </w:p>
    <w:p w14:paraId="2C87445D">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rPr>
      </w:pPr>
      <w:r>
        <w:rPr>
          <w:rFonts w:hint="eastAsia" w:asciiTheme="minorEastAsia" w:hAnsiTheme="minorEastAsia" w:eastAsiaTheme="minorEastAsia" w:cstheme="minorEastAsia"/>
          <w:sz w:val="24"/>
        </w:rPr>
        <w:t>阿尔瓦多（震惊地</w:t>
      </w:r>
      <w:r>
        <w:rPr>
          <w:rFonts w:hint="eastAsia" w:asciiTheme="minorEastAsia" w:hAnsiTheme="minorEastAsia" w:eastAsiaTheme="minorEastAsia" w:cstheme="minorEastAsia"/>
          <w:sz w:val="24"/>
          <w:lang w:val="en-US" w:eastAsia="zh-CN"/>
        </w:rPr>
        <w:t>看着掌心</w:t>
      </w:r>
      <w:r>
        <w:rPr>
          <w:rFonts w:hint="eastAsia" w:asciiTheme="minorEastAsia" w:hAnsiTheme="minorEastAsia" w:eastAsiaTheme="minorEastAsia" w:cstheme="minorEastAsia"/>
          <w:sz w:val="24"/>
        </w:rPr>
        <w:t>）：</w:t>
      </w:r>
      <w:r>
        <w:rPr>
          <w:rFonts w:hint="eastAsia" w:asciiTheme="minorEastAsia" w:hAnsiTheme="minorEastAsia" w:eastAsiaTheme="minorEastAsia" w:cstheme="minorEastAsia"/>
          <w:sz w:val="24"/>
          <w:lang w:val="en-US" w:eastAsia="zh-CN"/>
        </w:rPr>
        <w:t>怎么回事？</w:t>
      </w:r>
    </w:p>
    <w:p w14:paraId="7CA6EBF7">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△里文大踏步走上擂台。</w:t>
      </w:r>
    </w:p>
    <w:p w14:paraId="6EFE079E">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rPr>
        <w:t>里文：输不了</w:t>
      </w:r>
      <w:r>
        <w:rPr>
          <w:rFonts w:hint="eastAsia" w:asciiTheme="minorEastAsia" w:hAnsiTheme="minorEastAsia" w:eastAsiaTheme="minorEastAsia" w:cstheme="minorEastAsia"/>
          <w:sz w:val="24"/>
          <w:lang w:eastAsia="zh-CN"/>
        </w:rPr>
        <w:t>！</w:t>
      </w:r>
    </w:p>
    <w:p w14:paraId="3C59621A">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△扎克指着里文笑得前仰后合。</w:t>
      </w:r>
    </w:p>
    <w:p w14:paraId="2C7C42FA">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扎克：</w:t>
      </w:r>
      <w:r>
        <w:rPr>
          <w:rFonts w:ascii="宋体" w:hAnsi="宋体" w:eastAsia="宋体" w:cs="宋体"/>
          <w:sz w:val="24"/>
          <w:szCs w:val="24"/>
          <w:highlight w:val="none"/>
        </w:rPr>
        <w:t>阿斯特雷昂</w:t>
      </w:r>
      <w:r>
        <w:rPr>
          <w:rFonts w:hint="eastAsia" w:ascii="宋体" w:hAnsi="宋体" w:eastAsia="宋体" w:cs="宋体"/>
          <w:sz w:val="24"/>
          <w:szCs w:val="24"/>
          <w:highlight w:val="none"/>
          <w:lang w:val="en-US" w:eastAsia="zh-CN"/>
        </w:rPr>
        <w:t>的战士都</w:t>
      </w:r>
      <w:r>
        <w:rPr>
          <w:rFonts w:ascii="宋体" w:hAnsi="宋体" w:eastAsia="宋体" w:cs="宋体"/>
          <w:sz w:val="24"/>
          <w:szCs w:val="24"/>
          <w:highlight w:val="none"/>
        </w:rPr>
        <w:t>死绝了吗？竟然派个</w:t>
      </w:r>
      <w:r>
        <w:rPr>
          <w:rFonts w:hint="eastAsia" w:ascii="宋体" w:hAnsi="宋体" w:eastAsia="宋体" w:cs="宋体"/>
          <w:sz w:val="24"/>
          <w:szCs w:val="24"/>
          <w:highlight w:val="none"/>
          <w:lang w:val="en-US" w:eastAsia="zh-CN"/>
        </w:rPr>
        <w:t>摇摇晃晃</w:t>
      </w:r>
      <w:r>
        <w:rPr>
          <w:rFonts w:ascii="宋体" w:hAnsi="宋体" w:eastAsia="宋体" w:cs="宋体"/>
          <w:sz w:val="24"/>
          <w:szCs w:val="24"/>
          <w:highlight w:val="none"/>
        </w:rPr>
        <w:t>的废物上来迎战！</w:t>
      </w:r>
    </w:p>
    <w:p w14:paraId="36FA1DA7">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△贵族们纷纷指着里文破口大骂。</w:t>
      </w:r>
    </w:p>
    <w:p w14:paraId="5180B6FC">
      <w:pPr>
        <w:pageBreakBefore w:val="0"/>
        <w:widowControl w:val="0"/>
        <w:kinsoku/>
        <w:wordWrap/>
        <w:overflowPunct/>
        <w:topLinePunct w:val="0"/>
        <w:autoSpaceDE/>
        <w:autoSpaceDN/>
        <w:bidi w:val="0"/>
        <w:adjustRightInd/>
        <w:snapToGrid/>
        <w:spacing w:beforeLines="0" w:afterLines="0" w:line="240" w:lineRule="auto"/>
        <w:textAlignment w:val="auto"/>
        <w:rPr>
          <w:rFonts w:ascii="宋体" w:hAnsi="宋体" w:eastAsia="宋体" w:cs="宋体"/>
          <w:sz w:val="24"/>
          <w:szCs w:val="24"/>
        </w:rPr>
      </w:pPr>
      <w:r>
        <w:rPr>
          <w:rFonts w:ascii="宋体" w:hAnsi="宋体" w:eastAsia="宋体" w:cs="宋体"/>
          <w:sz w:val="24"/>
          <w:szCs w:val="24"/>
        </w:rPr>
        <w:t>贵族乙：快滚下来！你是不是想当官想疯了？！</w:t>
      </w:r>
    </w:p>
    <w:p w14:paraId="03E78C72">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宋体" w:hAnsi="宋体" w:eastAsia="宋体" w:cs="宋体"/>
          <w:sz w:val="24"/>
          <w:szCs w:val="24"/>
          <w:highlight w:val="red"/>
          <w:lang w:val="en-US" w:eastAsia="zh-CN"/>
        </w:rPr>
      </w:pPr>
      <w:r>
        <w:rPr>
          <w:rFonts w:ascii="宋体" w:hAnsi="宋体" w:eastAsia="宋体" w:cs="宋体"/>
          <w:sz w:val="24"/>
          <w:szCs w:val="24"/>
        </w:rPr>
        <w:t>贵族</w:t>
      </w:r>
      <w:r>
        <w:rPr>
          <w:rFonts w:hint="eastAsia" w:ascii="宋体" w:hAnsi="宋体" w:eastAsia="宋体" w:cs="宋体"/>
          <w:sz w:val="24"/>
          <w:szCs w:val="24"/>
          <w:lang w:val="en-US" w:eastAsia="zh-CN"/>
        </w:rPr>
        <w:t>甲</w:t>
      </w:r>
      <w:r>
        <w:rPr>
          <w:rFonts w:hint="eastAsia" w:ascii="宋体" w:hAnsi="宋体" w:eastAsia="宋体" w:cs="宋体"/>
          <w:sz w:val="24"/>
          <w:szCs w:val="24"/>
          <w:lang w:eastAsia="zh-CN"/>
        </w:rPr>
        <w:t>：</w:t>
      </w:r>
      <w:r>
        <w:rPr>
          <w:rFonts w:ascii="宋体" w:hAnsi="宋体" w:eastAsia="宋体" w:cs="宋体"/>
          <w:sz w:val="24"/>
          <w:szCs w:val="24"/>
        </w:rPr>
        <w:t>也不撒泡尿照照自己，连达里安少爷都输了，你上去有什么用！</w:t>
      </w:r>
      <w:r>
        <w:rPr>
          <w:rFonts w:ascii="宋体" w:hAnsi="宋体" w:eastAsia="宋体" w:cs="宋体"/>
          <w:sz w:val="24"/>
          <w:szCs w:val="24"/>
        </w:rPr>
        <w:br w:type="textWrapping"/>
      </w:r>
      <w:r>
        <w:rPr>
          <w:rFonts w:hint="eastAsia" w:ascii="宋体" w:hAnsi="宋体" w:eastAsia="宋体" w:cs="宋体"/>
          <w:sz w:val="24"/>
        </w:rPr>
        <w:t>△扎克嘴角的狂笑渐渐收敛</w:t>
      </w:r>
      <w:r>
        <w:rPr>
          <w:rFonts w:hint="eastAsia" w:ascii="宋体" w:hAnsi="宋体" w:eastAsia="宋体" w:cs="宋体"/>
          <w:sz w:val="24"/>
          <w:lang w:eastAsia="zh-CN"/>
        </w:rPr>
        <w:t>，</w:t>
      </w:r>
      <w:r>
        <w:rPr>
          <w:rFonts w:hint="eastAsia" w:ascii="宋体" w:hAnsi="宋体" w:eastAsia="宋体" w:cs="宋体"/>
          <w:sz w:val="24"/>
        </w:rPr>
        <w:t>他上下打量着里文，眼神变得凶残。</w:t>
      </w:r>
    </w:p>
    <w:p w14:paraId="541DB91F">
      <w:pPr>
        <w:pageBreakBefore w:val="0"/>
        <w:widowControl w:val="0"/>
        <w:kinsoku/>
        <w:wordWrap/>
        <w:overflowPunct/>
        <w:topLinePunct w:val="0"/>
        <w:autoSpaceDE/>
        <w:autoSpaceDN/>
        <w:bidi w:val="0"/>
        <w:adjustRightInd/>
        <w:snapToGrid/>
        <w:spacing w:beforeLines="0" w:afterLines="0" w:line="240" w:lineRule="auto"/>
        <w:textAlignment w:val="auto"/>
        <w:rPr>
          <w:rFonts w:ascii="宋体" w:hAnsi="宋体" w:eastAsia="宋体" w:cs="宋体"/>
          <w:sz w:val="24"/>
          <w:szCs w:val="24"/>
        </w:rPr>
      </w:pPr>
      <w:r>
        <w:rPr>
          <w:rFonts w:ascii="宋体" w:hAnsi="宋体" w:eastAsia="宋体" w:cs="宋体"/>
          <w:sz w:val="24"/>
          <w:szCs w:val="24"/>
        </w:rPr>
        <w:t>扎克：派这种废物上来，你们是在看不起我吗？</w:t>
      </w:r>
    </w:p>
    <w:p w14:paraId="013ADB20">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△扎克狂吼一声，虚空一握，一把散发着血气的战斧凭空凝聚在掌心。</w:t>
      </w:r>
    </w:p>
    <w:p w14:paraId="7A97FBB4">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p>
    <w:p w14:paraId="4C2FDE6A">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p>
    <w:p w14:paraId="1EBA1745">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p>
    <w:p w14:paraId="4FDAA3AD">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p>
    <w:p w14:paraId="159A1470">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萨鲁克（冷笑）：这小子死定了。从来没有人能抵挡得了扎克的星陨</w:t>
      </w:r>
      <w:r>
        <w:rPr>
          <w:rFonts w:hint="eastAsia" w:asciiTheme="minorEastAsia" w:hAnsiTheme="minorEastAsia" w:eastAsiaTheme="minorEastAsia" w:cstheme="minorEastAsia"/>
          <w:sz w:val="24"/>
          <w:highlight w:val="none"/>
          <w:lang w:val="en-US" w:eastAsia="zh-CN"/>
        </w:rPr>
        <w:t>重</w:t>
      </w:r>
      <w:r>
        <w:rPr>
          <w:rFonts w:hint="eastAsia" w:asciiTheme="minorEastAsia" w:hAnsiTheme="minorEastAsia" w:eastAsiaTheme="minorEastAsia" w:cstheme="minorEastAsia"/>
          <w:sz w:val="24"/>
          <w:highlight w:val="none"/>
        </w:rPr>
        <w:t>斧！</w:t>
      </w:r>
    </w:p>
    <w:p w14:paraId="345A7A12">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rPr>
        <w:t>△扎克双手紧握战斧狠狠向里文劈去</w:t>
      </w:r>
    </w:p>
    <w:p w14:paraId="6B8A0CEC">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△战斧砸中地面的瞬间，漫天烟尘吞噬了里文的身影！</w:t>
      </w:r>
    </w:p>
    <w:p w14:paraId="1E58154F">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eastAsia="zh-CN"/>
        </w:rPr>
      </w:pPr>
      <w:r>
        <w:rPr>
          <w:rFonts w:hint="eastAsia" w:asciiTheme="minorEastAsia" w:hAnsiTheme="minorEastAsia" w:eastAsiaTheme="minorEastAsia" w:cstheme="minorEastAsia"/>
          <w:sz w:val="24"/>
        </w:rPr>
        <w:t>△阿尔瓦多气得直跺脚，叹了口气</w:t>
      </w:r>
      <w:r>
        <w:rPr>
          <w:rFonts w:hint="eastAsia" w:asciiTheme="minorEastAsia" w:hAnsiTheme="minorEastAsia" w:eastAsiaTheme="minorEastAsia" w:cstheme="minorEastAsia"/>
          <w:sz w:val="24"/>
          <w:lang w:eastAsia="zh-CN"/>
        </w:rPr>
        <w:t>。</w:t>
      </w:r>
    </w:p>
    <w:p w14:paraId="1670DAE1">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△维莱拉拿着手帕假装擦眼泪，眼底却闪烁着狂喜。</w:t>
      </w:r>
    </w:p>
    <w:p w14:paraId="4BB4C781">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rPr>
        <w:t>△主看台上，尤利乌斯紧紧皱起眉头，身体前倾，死死盯着那片烟尘。</w:t>
      </w:r>
    </w:p>
    <w:p w14:paraId="70181EA8">
      <w:pPr>
        <w:pStyle w:val="3"/>
        <w:bidi w:val="0"/>
        <w:rPr>
          <w:rFonts w:hint="eastAsia"/>
        </w:rPr>
      </w:pPr>
      <w:r>
        <w:rPr>
          <w:rFonts w:hint="eastAsia"/>
        </w:rPr>
        <w:t>第1</w:t>
      </w:r>
      <w:r>
        <w:rPr>
          <w:rFonts w:hint="eastAsia"/>
          <w:lang w:eastAsia="zh-CN"/>
        </w:rPr>
        <w:t>7</w:t>
      </w:r>
      <w:r>
        <w:rPr>
          <w:rFonts w:hint="eastAsia"/>
        </w:rPr>
        <w:t>集</w:t>
      </w:r>
    </w:p>
    <w:p w14:paraId="53A98789">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01</w:t>
      </w:r>
      <w:r>
        <w:rPr>
          <w:rFonts w:hint="eastAsia" w:asciiTheme="minorEastAsia" w:hAnsiTheme="minorEastAsia" w:eastAsiaTheme="minorEastAsia" w:cstheme="minorEastAsia"/>
          <w:b/>
          <w:bCs/>
          <w:sz w:val="24"/>
          <w:szCs w:val="24"/>
          <w:lang w:val="en-US" w:eastAsia="zh-CN"/>
        </w:rPr>
        <w:t>7</w:t>
      </w:r>
      <w:r>
        <w:rPr>
          <w:rFonts w:hint="eastAsia" w:asciiTheme="minorEastAsia" w:hAnsiTheme="minorEastAsia" w:eastAsiaTheme="minorEastAsia" w:cstheme="minorEastAsia"/>
          <w:b/>
          <w:bCs/>
          <w:sz w:val="24"/>
          <w:szCs w:val="24"/>
        </w:rPr>
        <w:t>-1 星际竞技场擂台</w:t>
      </w:r>
      <w:r>
        <w:rPr>
          <w:rFonts w:hint="eastAsia" w:asciiTheme="minorEastAsia" w:hAnsiTheme="minorEastAsia" w:eastAsiaTheme="minorEastAsia" w:cstheme="minorEastAsia"/>
          <w:b/>
          <w:bCs/>
          <w:sz w:val="24"/>
          <w:szCs w:val="24"/>
          <w:lang w:val="en-US" w:eastAsia="zh-CN"/>
        </w:rPr>
        <w:t>/候场区</w:t>
      </w:r>
      <w:r>
        <w:rPr>
          <w:rFonts w:hint="eastAsia" w:asciiTheme="minorEastAsia" w:hAnsiTheme="minorEastAsia" w:eastAsiaTheme="minorEastAsia" w:cstheme="minorEastAsia"/>
          <w:b/>
          <w:bCs/>
          <w:sz w:val="24"/>
          <w:szCs w:val="24"/>
        </w:rPr>
        <w:t>/日/外</w:t>
      </w:r>
    </w:p>
    <w:p w14:paraId="26CCF1B0">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bCs/>
          <w:sz w:val="24"/>
          <w:szCs w:val="24"/>
          <w:lang w:eastAsia="zh-CN"/>
        </w:rPr>
      </w:pPr>
      <w:r>
        <w:rPr>
          <w:rFonts w:hint="eastAsia" w:asciiTheme="minorEastAsia" w:hAnsiTheme="minorEastAsia" w:eastAsiaTheme="minorEastAsia" w:cstheme="minorEastAsia"/>
          <w:b/>
          <w:bCs/>
          <w:sz w:val="24"/>
          <w:szCs w:val="24"/>
        </w:rPr>
        <w:t>人物：扎克、里文、众贵族</w:t>
      </w:r>
      <w:r>
        <w:rPr>
          <w:rFonts w:hint="eastAsia" w:asciiTheme="minorEastAsia" w:hAnsiTheme="minorEastAsia" w:eastAsiaTheme="minorEastAsia" w:cstheme="minorEastAsia"/>
          <w:b/>
          <w:bCs/>
          <w:sz w:val="24"/>
          <w:szCs w:val="24"/>
          <w:lang w:eastAsia="zh-CN"/>
        </w:rPr>
        <w:t>、</w:t>
      </w:r>
      <w:r>
        <w:rPr>
          <w:rFonts w:hint="eastAsia" w:asciiTheme="minorEastAsia" w:hAnsiTheme="minorEastAsia" w:eastAsiaTheme="minorEastAsia" w:cstheme="minorEastAsia"/>
          <w:b/>
          <w:bCs/>
          <w:sz w:val="24"/>
        </w:rPr>
        <w:t>萨鲁克</w:t>
      </w:r>
    </w:p>
    <w:p w14:paraId="1CDA74DE">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val="0"/>
          <w:sz w:val="24"/>
        </w:rPr>
      </w:pPr>
      <w:r>
        <w:rPr>
          <w:rFonts w:hint="eastAsia" w:asciiTheme="minorEastAsia" w:hAnsiTheme="minorEastAsia" w:eastAsiaTheme="minorEastAsia" w:cstheme="minorEastAsia"/>
          <w:b w:val="0"/>
          <w:bCs w:val="0"/>
          <w:sz w:val="24"/>
        </w:rPr>
        <w:t>△一阵狂风吹过，烟尘渐渐散去。</w:t>
      </w:r>
    </w:p>
    <w:p w14:paraId="1102B4A4">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val="0"/>
          <w:sz w:val="24"/>
        </w:rPr>
      </w:pPr>
      <w:r>
        <w:rPr>
          <w:rFonts w:hint="eastAsia" w:asciiTheme="minorEastAsia" w:hAnsiTheme="minorEastAsia" w:eastAsiaTheme="minorEastAsia" w:cstheme="minorEastAsia"/>
          <w:b w:val="0"/>
          <w:bCs w:val="0"/>
          <w:sz w:val="24"/>
        </w:rPr>
        <w:t>△里文站在擂台的另一侧，拍打着肩膀上的灰尘</w:t>
      </w:r>
      <w:r>
        <w:rPr>
          <w:rFonts w:hint="eastAsia" w:asciiTheme="minorEastAsia" w:hAnsiTheme="minorEastAsia" w:eastAsiaTheme="minorEastAsia" w:cstheme="minorEastAsia"/>
          <w:b w:val="0"/>
          <w:bCs w:val="0"/>
          <w:sz w:val="24"/>
          <w:lang w:eastAsia="zh-CN"/>
        </w:rPr>
        <w:t>。</w:t>
      </w:r>
    </w:p>
    <w:p w14:paraId="59D01EF4">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val="0"/>
          <w:sz w:val="24"/>
        </w:rPr>
      </w:pPr>
      <w:r>
        <w:rPr>
          <w:rFonts w:hint="eastAsia" w:asciiTheme="minorEastAsia" w:hAnsiTheme="minorEastAsia" w:eastAsiaTheme="minorEastAsia" w:cstheme="minorEastAsia"/>
          <w:b w:val="0"/>
          <w:bCs w:val="0"/>
          <w:sz w:val="24"/>
        </w:rPr>
        <w:t>众贵族（目瞪口呆）：怎么可能？！</w:t>
      </w:r>
    </w:p>
    <w:p w14:paraId="6DAA18F8">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val="0"/>
          <w:sz w:val="24"/>
          <w:highlight w:val="none"/>
        </w:rPr>
      </w:pPr>
      <w:r>
        <w:rPr>
          <w:rFonts w:hint="eastAsia" w:asciiTheme="minorEastAsia" w:hAnsiTheme="minorEastAsia" w:eastAsiaTheme="minorEastAsia" w:cstheme="minorEastAsia"/>
          <w:b w:val="0"/>
          <w:bCs w:val="0"/>
          <w:sz w:val="24"/>
          <w:highlight w:val="none"/>
        </w:rPr>
        <w:t>萨鲁克（脸色微变）：</w:t>
      </w:r>
      <w:r>
        <w:rPr>
          <w:rFonts w:hint="eastAsia" w:asciiTheme="minorEastAsia" w:hAnsiTheme="minorEastAsia" w:eastAsiaTheme="minorEastAsia" w:cstheme="minorEastAsia"/>
          <w:sz w:val="24"/>
          <w:highlight w:val="none"/>
        </w:rPr>
        <w:t>扎克的</w:t>
      </w:r>
      <w:r>
        <w:rPr>
          <w:rFonts w:hint="eastAsia" w:asciiTheme="minorEastAsia" w:hAnsiTheme="minorEastAsia" w:eastAsiaTheme="minorEastAsia" w:cstheme="minorEastAsia"/>
          <w:sz w:val="24"/>
          <w:highlight w:val="none"/>
          <w:lang w:val="en-US" w:eastAsia="zh-CN"/>
        </w:rPr>
        <w:t>重</w:t>
      </w:r>
      <w:r>
        <w:rPr>
          <w:rFonts w:hint="eastAsia" w:asciiTheme="minorEastAsia" w:hAnsiTheme="minorEastAsia" w:eastAsiaTheme="minorEastAsia" w:cstheme="minorEastAsia"/>
          <w:sz w:val="24"/>
          <w:highlight w:val="none"/>
        </w:rPr>
        <w:t>斧速度极快，竟然全被他躲过了……看来这小子运气不错！</w:t>
      </w:r>
    </w:p>
    <w:p w14:paraId="693F7A43">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b w:val="0"/>
          <w:bCs w:val="0"/>
          <w:sz w:val="24"/>
          <w:highlight w:val="none"/>
        </w:rPr>
      </w:pPr>
      <w:r>
        <w:rPr>
          <w:rFonts w:hint="eastAsia" w:asciiTheme="minorEastAsia" w:hAnsiTheme="minorEastAsia" w:eastAsiaTheme="minorEastAsia" w:cstheme="minorEastAsia"/>
          <w:b w:val="0"/>
          <w:bCs w:val="0"/>
          <w:sz w:val="24"/>
          <w:highlight w:val="none"/>
        </w:rPr>
        <w:t>△扎克双眼猩红，挥舞战斧疯狂连续劈砍</w:t>
      </w:r>
      <w:r>
        <w:rPr>
          <w:rFonts w:hint="eastAsia" w:asciiTheme="minorEastAsia" w:hAnsiTheme="minorEastAsia" w:eastAsiaTheme="minorEastAsia" w:cstheme="minorEastAsia"/>
          <w:b w:val="0"/>
          <w:bCs w:val="0"/>
          <w:sz w:val="24"/>
          <w:highlight w:val="none"/>
          <w:lang w:eastAsia="zh-CN"/>
        </w:rPr>
        <w:t>。</w:t>
      </w:r>
      <w:r>
        <w:rPr>
          <w:rFonts w:hint="eastAsia" w:asciiTheme="minorEastAsia" w:hAnsiTheme="minorEastAsia" w:eastAsiaTheme="minorEastAsia" w:cstheme="minorEastAsia"/>
          <w:b w:val="0"/>
          <w:bCs w:val="0"/>
          <w:sz w:val="24"/>
          <w:highlight w:val="none"/>
        </w:rPr>
        <w:t>里文</w:t>
      </w:r>
      <w:r>
        <w:rPr>
          <w:rFonts w:hint="eastAsia" w:asciiTheme="minorEastAsia" w:hAnsiTheme="minorEastAsia" w:eastAsiaTheme="minorEastAsia" w:cstheme="minorEastAsia"/>
          <w:b w:val="0"/>
          <w:bCs w:val="0"/>
          <w:sz w:val="24"/>
          <w:highlight w:val="none"/>
          <w:lang w:val="en-US" w:eastAsia="zh-CN"/>
        </w:rPr>
        <w:t>不断闪现躲过。</w:t>
      </w:r>
    </w:p>
    <w:p w14:paraId="025C4237">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val="0"/>
          <w:bCs w:val="0"/>
          <w:sz w:val="24"/>
          <w:highlight w:val="none"/>
        </w:rPr>
      </w:pPr>
      <w:r>
        <w:rPr>
          <w:rFonts w:hint="eastAsia" w:asciiTheme="minorEastAsia" w:hAnsiTheme="minorEastAsia" w:eastAsiaTheme="minorEastAsia" w:cstheme="minorEastAsia"/>
          <w:b w:val="0"/>
          <w:bCs w:val="0"/>
          <w:sz w:val="24"/>
          <w:highlight w:val="none"/>
        </w:rPr>
        <w:t>扎克：</w:t>
      </w:r>
      <w:r>
        <w:rPr>
          <w:rFonts w:hint="eastAsia" w:asciiTheme="minorEastAsia" w:hAnsiTheme="minorEastAsia" w:eastAsiaTheme="minorEastAsia" w:cstheme="minorEastAsia"/>
          <w:sz w:val="24"/>
          <w:highlight w:val="none"/>
        </w:rPr>
        <w:t>懦夫，你躲什么！敢不敢正面受我一击！</w:t>
      </w:r>
    </w:p>
    <w:p w14:paraId="0AB4873F">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宋体" w:hAnsi="宋体" w:eastAsia="宋体" w:cs="宋体"/>
          <w:sz w:val="24"/>
          <w:szCs w:val="24"/>
          <w:lang w:eastAsia="zh-CN"/>
        </w:rPr>
      </w:pPr>
      <w:r>
        <w:rPr>
          <w:rFonts w:ascii="宋体" w:hAnsi="宋体" w:eastAsia="宋体" w:cs="宋体"/>
          <w:sz w:val="24"/>
          <w:szCs w:val="24"/>
        </w:rPr>
        <w:t>△扎克高高跃起，巨大的战斧化作一颗赤红流星直直劈向里文的头顶</w:t>
      </w:r>
      <w:r>
        <w:rPr>
          <w:rFonts w:hint="eastAsia" w:ascii="宋体" w:hAnsi="宋体" w:eastAsia="宋体" w:cs="宋体"/>
          <w:sz w:val="24"/>
          <w:szCs w:val="24"/>
          <w:lang w:eastAsia="zh-CN"/>
        </w:rPr>
        <w:t>。</w:t>
      </w:r>
    </w:p>
    <w:p w14:paraId="1EFA7F66">
      <w:pPr>
        <w:pageBreakBefore w:val="0"/>
        <w:widowControl w:val="0"/>
        <w:kinsoku/>
        <w:wordWrap/>
        <w:overflowPunct/>
        <w:topLinePunct w:val="0"/>
        <w:autoSpaceDE/>
        <w:autoSpaceDN/>
        <w:bidi w:val="0"/>
        <w:adjustRightInd/>
        <w:snapToGrid/>
        <w:spacing w:beforeLines="0" w:afterLines="0" w:line="240" w:lineRule="auto"/>
        <w:textAlignment w:val="auto"/>
        <w:rPr>
          <w:rFonts w:ascii="宋体" w:hAnsi="宋体" w:eastAsia="宋体" w:cs="宋体"/>
          <w:sz w:val="24"/>
          <w:szCs w:val="24"/>
        </w:rPr>
      </w:pPr>
      <w:r>
        <w:rPr>
          <w:rFonts w:ascii="宋体" w:hAnsi="宋体" w:eastAsia="宋体" w:cs="宋体"/>
          <w:sz w:val="24"/>
          <w:szCs w:val="24"/>
        </w:rPr>
        <w:t xml:space="preserve">△【特写】战斧距离里文头顶停住了。 </w:t>
      </w:r>
    </w:p>
    <w:p w14:paraId="26E4F45A">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宋体" w:hAnsi="宋体" w:eastAsia="宋体" w:cs="宋体"/>
          <w:b w:val="0"/>
          <w:bCs w:val="0"/>
          <w:sz w:val="24"/>
          <w:szCs w:val="24"/>
        </w:rPr>
      </w:pPr>
      <w:r>
        <w:rPr>
          <w:rFonts w:ascii="宋体" w:hAnsi="宋体" w:eastAsia="宋体" w:cs="宋体"/>
          <w:sz w:val="24"/>
          <w:szCs w:val="24"/>
        </w:rPr>
        <w:t>△里文</w:t>
      </w:r>
      <w:r>
        <w:rPr>
          <w:rFonts w:hint="eastAsia" w:ascii="宋体" w:hAnsi="宋体" w:eastAsia="宋体" w:cs="宋体"/>
          <w:sz w:val="24"/>
          <w:szCs w:val="24"/>
          <w:lang w:val="en-US" w:eastAsia="zh-CN"/>
        </w:rPr>
        <w:t>一</w:t>
      </w:r>
      <w:r>
        <w:rPr>
          <w:rFonts w:ascii="宋体" w:hAnsi="宋体" w:eastAsia="宋体" w:cs="宋体"/>
          <w:sz w:val="24"/>
          <w:szCs w:val="24"/>
        </w:rPr>
        <w:t>根手指</w:t>
      </w:r>
      <w:r>
        <w:rPr>
          <w:rFonts w:hint="eastAsia" w:ascii="宋体" w:hAnsi="宋体" w:eastAsia="宋体" w:cs="宋体"/>
          <w:sz w:val="24"/>
          <w:szCs w:val="24"/>
          <w:lang w:val="en-US" w:eastAsia="zh-CN"/>
        </w:rPr>
        <w:t>顶</w:t>
      </w:r>
      <w:r>
        <w:rPr>
          <w:rFonts w:ascii="宋体" w:hAnsi="宋体" w:eastAsia="宋体" w:cs="宋体"/>
          <w:sz w:val="24"/>
          <w:szCs w:val="24"/>
        </w:rPr>
        <w:t>住了斧！</w:t>
      </w:r>
    </w:p>
    <w:p w14:paraId="69DBFDCE">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△里文缓缓抬起眼皮，眼眸满是戏谑</w:t>
      </w:r>
      <w:r>
        <w:rPr>
          <w:rFonts w:hint="eastAsia" w:asciiTheme="minorEastAsia" w:hAnsiTheme="minorEastAsia" w:eastAsiaTheme="minorEastAsia" w:cstheme="minorEastAsia"/>
          <w:sz w:val="24"/>
          <w:szCs w:val="24"/>
          <w:lang w:eastAsia="zh-CN"/>
        </w:rPr>
        <w:t>。</w:t>
      </w:r>
    </w:p>
    <w:p w14:paraId="66CB9B48">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里文：就这点本事？</w:t>
      </w:r>
    </w:p>
    <w:p w14:paraId="07036A91">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扎克（瞳孔地震）：这不可能！你怎么可能挡得住我的重斧？！</w:t>
      </w:r>
    </w:p>
    <w:p w14:paraId="7F1E4102">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△里文眼神一凛</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一缕幽蓝色的星纹从他指尖绽放，迅速爬满战斧。</w:t>
      </w:r>
    </w:p>
    <w:p w14:paraId="2EBDF021">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△扎克手中的战斧在幽蓝星纹的侵蚀下，寸寸碎裂，化为漫天黯淡的星尘。</w:t>
      </w:r>
    </w:p>
    <w:p w14:paraId="5B64B258">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扎克（惊恐）：什么？</w:t>
      </w:r>
    </w:p>
    <w:p w14:paraId="4CF39D4A">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△里文屈起手指，对着扎克的胸口轻轻一弹。</w:t>
      </w:r>
    </w:p>
    <w:p w14:paraId="476CD2B2">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△扎克倒飞出去</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重重砸在看台下方，掀起漫天碎石。</w:t>
      </w:r>
    </w:p>
    <w:p w14:paraId="40DE3B48">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rPr>
      </w:pPr>
    </w:p>
    <w:p w14:paraId="2F7F9169">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01</w:t>
      </w:r>
      <w:r>
        <w:rPr>
          <w:rFonts w:hint="eastAsia" w:asciiTheme="minorEastAsia" w:hAnsiTheme="minorEastAsia" w:eastAsiaTheme="minorEastAsia" w:cstheme="minorEastAsia"/>
          <w:b/>
          <w:bCs/>
          <w:sz w:val="24"/>
          <w:szCs w:val="24"/>
          <w:lang w:val="en-US" w:eastAsia="zh-CN"/>
        </w:rPr>
        <w:t>7</w:t>
      </w:r>
      <w:r>
        <w:rPr>
          <w:rFonts w:hint="eastAsia" w:asciiTheme="minorEastAsia" w:hAnsiTheme="minorEastAsia" w:eastAsiaTheme="minorEastAsia" w:cstheme="minorEastAsia"/>
          <w:b/>
          <w:bCs/>
          <w:sz w:val="24"/>
          <w:szCs w:val="24"/>
        </w:rPr>
        <w:t>-2 星际竞技场主看台</w:t>
      </w:r>
      <w:r>
        <w:rPr>
          <w:rFonts w:hint="eastAsia" w:asciiTheme="minorEastAsia" w:hAnsiTheme="minorEastAsia" w:eastAsiaTheme="minorEastAsia" w:cstheme="minorEastAsia"/>
          <w:b/>
          <w:bCs/>
          <w:sz w:val="24"/>
          <w:szCs w:val="24"/>
          <w:lang w:val="en-US" w:eastAsia="zh-CN"/>
        </w:rPr>
        <w:t>/</w:t>
      </w:r>
      <w:r>
        <w:rPr>
          <w:rFonts w:hint="eastAsia" w:asciiTheme="minorEastAsia" w:hAnsiTheme="minorEastAsia" w:eastAsiaTheme="minorEastAsia" w:cstheme="minorEastAsia"/>
          <w:b/>
          <w:bCs/>
          <w:sz w:val="24"/>
          <w:szCs w:val="24"/>
        </w:rPr>
        <w:t>候场区/日/外</w:t>
      </w:r>
    </w:p>
    <w:p w14:paraId="7AE2AB06">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人物：众贵族、尤利乌斯、塞弗林、阿尔瓦多、维莱拉、莱拉</w:t>
      </w:r>
    </w:p>
    <w:p w14:paraId="43F68F3D">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△全场爆发出欢呼！</w:t>
      </w:r>
    </w:p>
    <w:p w14:paraId="47DED586">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△主看台上，尤利乌斯站起身抚掌大笑。</w:t>
      </w:r>
    </w:p>
    <w:p w14:paraId="36371F5C">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尤利乌斯：好！好一个里文·维洛尔！</w:t>
      </w:r>
    </w:p>
    <w:p w14:paraId="4B8CE2A8">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△莱拉嘴角勾起一抹笑容。</w:t>
      </w:r>
    </w:p>
    <w:p w14:paraId="14527368">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△候场区，阿尔瓦多放肆地大笑起来。</w:t>
      </w:r>
    </w:p>
    <w:p w14:paraId="438C7C81">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阿尔瓦多：哈哈哈哈！里文，今天表现得不错！</w:t>
      </w:r>
    </w:p>
    <w:p w14:paraId="3447A041">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贵族甲：公爵大人，您隐藏得可够深啊！里文公子今天能一鸣惊人，想必是您一直在暗中偷偷锻炼他吧！</w:t>
      </w:r>
    </w:p>
    <w:p w14:paraId="398DA68D">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highlight w:val="none"/>
        </w:rPr>
        <w:t>贵族乙：就是啊！今天里文公子可是唯一一个赢下巴尔坎人的，真是太有实力了！绝对可以称得上是年轻一代第一人了！</w:t>
      </w:r>
    </w:p>
    <w:p w14:paraId="54AE9CCA">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△扎克死死捂住胸，愤怒地死盯擂台上的里文。</w:t>
      </w:r>
    </w:p>
    <w:p w14:paraId="466EE39B">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△里文双手插兜，居高临下地看着他。</w:t>
      </w:r>
    </w:p>
    <w:p w14:paraId="57DD9197">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rPr>
        <w:t>里文（戏谑）：怎么，还在回味刚才的感觉？要不要我再给你补一击？</w:t>
      </w:r>
    </w:p>
    <w:p w14:paraId="4C76FA4F">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△萨鲁克阴沉着脸，跃上擂台。</w:t>
      </w:r>
    </w:p>
    <w:p w14:paraId="3E48542F">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△萨鲁克双手急速结印，背后猛然浮现出一尊宛如山岳般庞大的沙漠魔兽图腾。</w:t>
      </w:r>
    </w:p>
    <w:p w14:paraId="5D736CDF">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萨鲁克：小子，别以为凭点运气接住了扎克的斧头，就能在这里耀武扬威！</w:t>
      </w:r>
    </w:p>
    <w:p w14:paraId="0DFEA4F8">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△萨鲁克居高临下地盯着里文，嘴角勾起冷笑。</w:t>
      </w:r>
    </w:p>
    <w:p w14:paraId="0AD9AAAE">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lang w:val="en-US" w:eastAsia="zh-CN"/>
        </w:rPr>
      </w:pPr>
      <w:r>
        <w:rPr>
          <w:rFonts w:hint="eastAsia" w:asciiTheme="minorEastAsia" w:hAnsiTheme="minorEastAsia" w:eastAsiaTheme="minorEastAsia" w:cstheme="minorEastAsia"/>
          <w:sz w:val="24"/>
        </w:rPr>
        <w:t>萨鲁克：接下来，我看你还能不能站得住！</w:t>
      </w:r>
    </w:p>
    <w:p w14:paraId="44F41900">
      <w:pPr>
        <w:pStyle w:val="3"/>
        <w:bidi w:val="0"/>
        <w:rPr>
          <w:rFonts w:hint="eastAsia"/>
          <w:lang w:val="en-US" w:eastAsia="zh-CN"/>
        </w:rPr>
      </w:pPr>
      <w:r>
        <w:rPr>
          <w:rFonts w:hint="eastAsia"/>
          <w:lang w:val="en-US" w:eastAsia="zh-CN"/>
        </w:rPr>
        <w:t>第18集</w:t>
      </w:r>
    </w:p>
    <w:p w14:paraId="7DC068E7">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bCs/>
          <w:sz w:val="24"/>
          <w:lang w:val="en-US" w:eastAsia="zh-CN"/>
        </w:rPr>
      </w:pPr>
      <w:r>
        <w:rPr>
          <w:rFonts w:hint="eastAsia" w:asciiTheme="minorEastAsia" w:hAnsiTheme="minorEastAsia" w:eastAsiaTheme="minorEastAsia" w:cstheme="minorEastAsia"/>
          <w:b/>
          <w:bCs/>
          <w:sz w:val="24"/>
          <w:lang w:val="en-US" w:eastAsia="zh-CN"/>
        </w:rPr>
        <w:t>018-1 星际竞技场擂台/看台/候场区日/外</w:t>
      </w:r>
    </w:p>
    <w:p w14:paraId="2428F68F">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bCs/>
          <w:sz w:val="24"/>
          <w:lang w:val="en-US" w:eastAsia="zh-CN"/>
        </w:rPr>
      </w:pPr>
      <w:r>
        <w:rPr>
          <w:rFonts w:hint="eastAsia" w:asciiTheme="minorEastAsia" w:hAnsiTheme="minorEastAsia" w:eastAsiaTheme="minorEastAsia" w:cstheme="minorEastAsia"/>
          <w:b/>
          <w:bCs/>
          <w:sz w:val="24"/>
          <w:lang w:val="en-US" w:eastAsia="zh-CN"/>
        </w:rPr>
        <w:t>人物：萨鲁克、里文、莱拉、</w:t>
      </w:r>
      <w:r>
        <w:rPr>
          <w:rFonts w:hint="default" w:asciiTheme="minorEastAsia" w:hAnsiTheme="minorEastAsia" w:eastAsiaTheme="minorEastAsia" w:cstheme="minorEastAsia"/>
          <w:b/>
          <w:bCs/>
          <w:sz w:val="24"/>
        </w:rPr>
        <w:t>贵族</w:t>
      </w:r>
      <w:r>
        <w:rPr>
          <w:rFonts w:hint="eastAsia" w:asciiTheme="minorEastAsia" w:hAnsiTheme="minorEastAsia" w:eastAsiaTheme="minorEastAsia" w:cstheme="minorEastAsia"/>
          <w:b/>
          <w:bCs/>
          <w:sz w:val="24"/>
          <w:lang w:eastAsia="zh-CN"/>
        </w:rPr>
        <w:t>、</w:t>
      </w:r>
      <w:r>
        <w:rPr>
          <w:rFonts w:hint="eastAsia" w:asciiTheme="minorEastAsia" w:hAnsiTheme="minorEastAsia" w:eastAsiaTheme="minorEastAsia" w:cstheme="minorEastAsia"/>
          <w:b/>
          <w:bCs/>
          <w:sz w:val="24"/>
          <w:lang w:val="en-US" w:eastAsia="zh-CN"/>
        </w:rPr>
        <w:t>塞弗林、</w:t>
      </w:r>
      <w:r>
        <w:rPr>
          <w:rFonts w:hint="default" w:asciiTheme="minorEastAsia" w:hAnsiTheme="minorEastAsia" w:eastAsiaTheme="minorEastAsia" w:cstheme="minorEastAsia"/>
          <w:b/>
          <w:bCs/>
          <w:sz w:val="24"/>
        </w:rPr>
        <w:t>扎克</w:t>
      </w:r>
    </w:p>
    <w:p w14:paraId="73E46F05">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rPr>
      </w:pPr>
      <w:r>
        <w:rPr>
          <w:rFonts w:hint="default" w:asciiTheme="minorEastAsia" w:hAnsiTheme="minorEastAsia" w:eastAsiaTheme="minorEastAsia" w:cstheme="minorEastAsia"/>
          <w:sz w:val="24"/>
        </w:rPr>
        <w:t>△里文掏了掏耳朵，打了个哈欠。</w:t>
      </w:r>
    </w:p>
    <w:p w14:paraId="1F55F929">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rPr>
      </w:pPr>
      <w:r>
        <w:rPr>
          <w:rFonts w:hint="default" w:asciiTheme="minorEastAsia" w:hAnsiTheme="minorEastAsia" w:eastAsiaTheme="minorEastAsia" w:cstheme="minorEastAsia"/>
          <w:sz w:val="24"/>
        </w:rPr>
        <w:t>里文：还打呀？说实话，我已经有点腻了。</w:t>
      </w:r>
    </w:p>
    <w:p w14:paraId="5267210E">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rPr>
      </w:pPr>
      <w:r>
        <w:rPr>
          <w:rFonts w:hint="default" w:asciiTheme="minorEastAsia" w:hAnsiTheme="minorEastAsia" w:eastAsiaTheme="minorEastAsia" w:cstheme="minorEastAsia"/>
          <w:sz w:val="24"/>
        </w:rPr>
        <w:t>萨鲁克（扭曲）：狂妄！你会为你的傲慢付出代价！</w:t>
      </w:r>
    </w:p>
    <w:p w14:paraId="11E9A94C">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rPr>
      </w:pPr>
      <w:r>
        <w:rPr>
          <w:rFonts w:hint="default" w:asciiTheme="minorEastAsia" w:hAnsiTheme="minorEastAsia" w:eastAsiaTheme="minorEastAsia" w:cstheme="minorEastAsia"/>
          <w:sz w:val="24"/>
        </w:rPr>
        <w:t>△萨鲁克发出一声狂吼，双手猛地按在擂台上！</w:t>
      </w:r>
    </w:p>
    <w:p w14:paraId="5C8BDF4C">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rPr>
      </w:pPr>
      <w:r>
        <w:rPr>
          <w:rFonts w:hint="default" w:asciiTheme="minorEastAsia" w:hAnsiTheme="minorEastAsia" w:eastAsiaTheme="minorEastAsia" w:cstheme="minorEastAsia"/>
          <w:sz w:val="24"/>
        </w:rPr>
        <w:t>△赤红战纹顺着萨鲁克的手臂疯狂蔓延，擂台的地面沙化，一头庞大的沙漠巨兽从沙海中拔地而起！</w:t>
      </w:r>
    </w:p>
    <w:p w14:paraId="5AC68AA2">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rPr>
      </w:pPr>
      <w:r>
        <w:rPr>
          <w:rFonts w:hint="default" w:asciiTheme="minorEastAsia" w:hAnsiTheme="minorEastAsia" w:eastAsiaTheme="minorEastAsia" w:cstheme="minorEastAsia"/>
          <w:sz w:val="24"/>
        </w:rPr>
        <w:t>△巨兽张开巨口，整个竞技场的空间开始扭曲。</w:t>
      </w:r>
    </w:p>
    <w:p w14:paraId="22283C92">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rPr>
      </w:pPr>
      <w:r>
        <w:rPr>
          <w:rFonts w:hint="default" w:asciiTheme="minorEastAsia" w:hAnsiTheme="minorEastAsia" w:eastAsiaTheme="minorEastAsia" w:cstheme="minorEastAsia"/>
          <w:sz w:val="24"/>
        </w:rPr>
        <w:t>△沙海以极快的速度蔓延到了看台边缘，漫过了一些贵族的脚踝！</w:t>
      </w:r>
    </w:p>
    <w:p w14:paraId="7FE97D3B">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rPr>
      </w:pPr>
      <w:r>
        <w:rPr>
          <w:rFonts w:hint="default" w:asciiTheme="minorEastAsia" w:hAnsiTheme="minorEastAsia" w:eastAsiaTheme="minorEastAsia" w:cstheme="minorEastAsia"/>
          <w:sz w:val="24"/>
        </w:rPr>
        <w:t>贵族甲（尖叫着往后退）：竞技场在崩塌！救命！</w:t>
      </w:r>
    </w:p>
    <w:p w14:paraId="5C528520">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rPr>
      </w:pPr>
      <w:r>
        <w:rPr>
          <w:rFonts w:hint="default" w:asciiTheme="minorEastAsia" w:hAnsiTheme="minorEastAsia" w:eastAsiaTheme="minorEastAsia" w:cstheme="minorEastAsia"/>
          <w:sz w:val="24"/>
        </w:rPr>
        <w:t>贵族乙：我的天……那是灭世沙兽！它曾经一口吞噬了半个边缘星球！这怪物怎么被召唤出来？！</w:t>
      </w:r>
    </w:p>
    <w:p w14:paraId="46C07C7E">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△巨兽发出震天咆哮，整片沙海翻涌，朝里文所在的位置猛扑而下！</w:t>
      </w:r>
    </w:p>
    <w:p w14:paraId="740BB375">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eastAsia="zh-CN"/>
        </w:rPr>
      </w:pPr>
      <w:r>
        <w:rPr>
          <w:rFonts w:hint="eastAsia" w:asciiTheme="minorEastAsia" w:hAnsiTheme="minorEastAsia" w:eastAsiaTheme="minorEastAsia" w:cstheme="minorEastAsia"/>
          <w:sz w:val="24"/>
        </w:rPr>
        <w:t>△巨兽张开大口一口将里文吞噬</w:t>
      </w: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rPr>
        <w:t>漫天狂沙轰然闭合</w:t>
      </w:r>
      <w:r>
        <w:rPr>
          <w:rFonts w:hint="eastAsia" w:asciiTheme="minorEastAsia" w:hAnsiTheme="minorEastAsia" w:eastAsiaTheme="minorEastAsia" w:cstheme="minorEastAsia"/>
          <w:sz w:val="24"/>
          <w:lang w:eastAsia="zh-CN"/>
        </w:rPr>
        <w:t>。</w:t>
      </w:r>
    </w:p>
    <w:p w14:paraId="1EEF5B88">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△全场观众惊恐地瞪大双眼。</w:t>
      </w:r>
    </w:p>
    <w:p w14:paraId="3D391530">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莱拉（惊呼）：里文！</w:t>
      </w:r>
    </w:p>
    <w:p w14:paraId="014A64F8">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△倒在废墟中的扎克发出了猖狂的笑声。</w:t>
      </w:r>
    </w:p>
    <w:p w14:paraId="729052CD">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扎克：哈哈哈哈！没有人能从沙兽的肚子里活着出来！萨鲁克，干得好！给我报仇</w:t>
      </w:r>
      <w:r>
        <w:rPr>
          <w:rFonts w:hint="eastAsia" w:asciiTheme="minorEastAsia" w:hAnsiTheme="minorEastAsia" w:eastAsiaTheme="minorEastAsia" w:cstheme="minorEastAsia"/>
          <w:sz w:val="24"/>
          <w:lang w:val="en-US" w:eastAsia="zh-CN"/>
        </w:rPr>
        <w:t>了</w:t>
      </w:r>
      <w:r>
        <w:rPr>
          <w:rFonts w:hint="eastAsia" w:asciiTheme="minorEastAsia" w:hAnsiTheme="minorEastAsia" w:eastAsiaTheme="minorEastAsia" w:cstheme="minorEastAsia"/>
          <w:sz w:val="24"/>
        </w:rPr>
        <w:t>！</w:t>
      </w:r>
    </w:p>
    <w:p w14:paraId="4451720E">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△巨兽的身躯突然剧烈膨胀，无数道幽蓝色星芒从巨兽体内透射而出</w:t>
      </w:r>
      <w:r>
        <w:rPr>
          <w:rFonts w:hint="eastAsia" w:asciiTheme="minorEastAsia" w:hAnsiTheme="minorEastAsia" w:eastAsiaTheme="minorEastAsia" w:cstheme="minorEastAsia"/>
          <w:sz w:val="24"/>
          <w:lang w:val="en-US" w:eastAsia="zh-CN"/>
        </w:rPr>
        <w:t>.</w:t>
      </w:r>
    </w:p>
    <w:p w14:paraId="2F811A28">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rPr>
        <w:t>里文（</w:t>
      </w:r>
      <w:r>
        <w:rPr>
          <w:rFonts w:hint="eastAsia" w:asciiTheme="minorEastAsia" w:hAnsiTheme="minorEastAsia" w:eastAsiaTheme="minorEastAsia" w:cstheme="minorEastAsia"/>
          <w:sz w:val="24"/>
          <w:lang w:val="en-US" w:eastAsia="zh-CN"/>
        </w:rPr>
        <w:t>vo</w:t>
      </w:r>
      <w:r>
        <w:rPr>
          <w:rFonts w:hint="eastAsia" w:asciiTheme="minorEastAsia" w:hAnsiTheme="minorEastAsia" w:eastAsiaTheme="minorEastAsia" w:cstheme="minorEastAsia"/>
          <w:sz w:val="24"/>
        </w:rPr>
        <w:t>）：就这点沙子，也配叫灭世</w:t>
      </w:r>
      <w:r>
        <w:rPr>
          <w:rFonts w:hint="default" w:asciiTheme="minorEastAsia" w:hAnsiTheme="minorEastAsia" w:eastAsiaTheme="minorEastAsia" w:cstheme="minorEastAsia"/>
          <w:sz w:val="24"/>
        </w:rPr>
        <w:t>沙兽</w:t>
      </w:r>
      <w:r>
        <w:rPr>
          <w:rFonts w:hint="eastAsia" w:asciiTheme="minorEastAsia" w:hAnsiTheme="minorEastAsia" w:eastAsiaTheme="minorEastAsia" w:cstheme="minorEastAsia"/>
          <w:sz w:val="24"/>
        </w:rPr>
        <w:t>？</w:t>
      </w:r>
    </w:p>
    <w:p w14:paraId="19BDCF35">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△星光贯穿巨兽眉心</w:t>
      </w: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rPr>
        <w:t>沙兽凄厉的哀鸣，轰然崩解化作漫天细碎粉尘，随风飘散</w:t>
      </w:r>
      <w:r>
        <w:rPr>
          <w:rFonts w:hint="eastAsia" w:asciiTheme="minorEastAsia" w:hAnsiTheme="minorEastAsia" w:eastAsiaTheme="minorEastAsia" w:cstheme="minorEastAsia"/>
          <w:sz w:val="24"/>
          <w:lang w:val="en-US" w:eastAsia="zh-CN"/>
        </w:rPr>
        <w:t>.</w:t>
      </w:r>
    </w:p>
    <w:p w14:paraId="77D17E44">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△萨鲁克狂喷出一大口鲜血，横飞出重重地砸在扎克的身边，昏死过去。</w:t>
      </w:r>
    </w:p>
    <w:p w14:paraId="12BF4E3A">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△竞技场爆发出欢呼</w:t>
      </w:r>
      <w:r>
        <w:rPr>
          <w:rFonts w:hint="eastAsia" w:asciiTheme="minorEastAsia" w:hAnsiTheme="minorEastAsia" w:eastAsiaTheme="minorEastAsia" w:cstheme="minorEastAsia"/>
          <w:sz w:val="24"/>
          <w:lang w:eastAsia="zh-CN"/>
        </w:rPr>
        <w:t>。</w:t>
      </w:r>
    </w:p>
    <w:p w14:paraId="7D8001C7">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△贵族们指着倒地不起的</w:t>
      </w:r>
      <w:r>
        <w:rPr>
          <w:rFonts w:hint="eastAsia" w:asciiTheme="minorEastAsia" w:hAnsiTheme="minorEastAsia" w:eastAsiaTheme="minorEastAsia" w:cstheme="minorEastAsia"/>
          <w:sz w:val="24"/>
          <w:lang w:val="en-US" w:eastAsia="zh-CN"/>
        </w:rPr>
        <w:t>扎克和</w:t>
      </w:r>
      <w:r>
        <w:rPr>
          <w:rFonts w:hint="eastAsia" w:asciiTheme="minorEastAsia" w:hAnsiTheme="minorEastAsia" w:eastAsiaTheme="minorEastAsia" w:cstheme="minorEastAsia"/>
          <w:sz w:val="24"/>
        </w:rPr>
        <w:t>萨鲁克嘲笑。</w:t>
      </w:r>
    </w:p>
    <w:p w14:paraId="63A60C6B">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贵族甲：哈哈哈哈！这就是你们吹上天的灭世沙兽？简直不堪一击！</w:t>
      </w:r>
    </w:p>
    <w:p w14:paraId="56ABFC20">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贵族乙：就这点三脚猫的功夫也敢来我们帝国？要不你们还是快点跪下认输吧，你们根本打不起！</w:t>
      </w:r>
    </w:p>
    <w:p w14:paraId="1B7CCC1F">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△莱拉公主</w:t>
      </w:r>
      <w:r>
        <w:rPr>
          <w:rFonts w:hint="eastAsia" w:asciiTheme="minorEastAsia" w:hAnsiTheme="minorEastAsia" w:eastAsiaTheme="minorEastAsia" w:cstheme="minorEastAsia"/>
          <w:sz w:val="24"/>
          <w:lang w:val="en-US" w:eastAsia="zh-CN"/>
        </w:rPr>
        <w:t>微笑着点点头</w:t>
      </w:r>
      <w:r>
        <w:rPr>
          <w:rFonts w:hint="eastAsia" w:asciiTheme="minorEastAsia" w:hAnsiTheme="minorEastAsia" w:eastAsiaTheme="minorEastAsia" w:cstheme="minorEastAsia"/>
          <w:sz w:val="24"/>
        </w:rPr>
        <w:t>。</w:t>
      </w:r>
    </w:p>
    <w:p w14:paraId="4E5CBFA7">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rPr>
        <w:t>莱拉</w:t>
      </w:r>
      <w:r>
        <w:rPr>
          <w:rFonts w:hint="eastAsia" w:asciiTheme="minorEastAsia" w:hAnsiTheme="minorEastAsia" w:eastAsiaTheme="minorEastAsia" w:cstheme="minorEastAsia"/>
          <w:sz w:val="24"/>
          <w:lang w:eastAsia="zh-CN"/>
        </w:rPr>
        <w:t>：</w:t>
      </w:r>
      <w:r>
        <w:rPr>
          <w:rFonts w:hint="eastAsia" w:asciiTheme="minorEastAsia" w:hAnsiTheme="minorEastAsia" w:eastAsiaTheme="minorEastAsia" w:cstheme="minorEastAsia"/>
          <w:sz w:val="24"/>
          <w:lang w:val="en-US" w:eastAsia="zh-CN"/>
        </w:rPr>
        <w:t>还不错。</w:t>
      </w:r>
    </w:p>
    <w:p w14:paraId="5E5E294D">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△第三个战瓦伦缓缓走出，他披着一件破旧的暗红斗篷，脸上戴着一张苍白骨面具。</w:t>
      </w:r>
    </w:p>
    <w:p w14:paraId="2DBF0F42">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△主看台上，塞弗林目光触及瓦伦的瞬间，脸色骤然微变。</w:t>
      </w:r>
    </w:p>
    <w:p w14:paraId="27538EC1">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lang w:val="en-US" w:eastAsia="zh-CN"/>
        </w:rPr>
        <w:t>塞弗林：</w:t>
      </w:r>
      <w:r>
        <w:rPr>
          <w:rFonts w:hint="eastAsia" w:asciiTheme="minorEastAsia" w:hAnsiTheme="minorEastAsia" w:eastAsiaTheme="minorEastAsia" w:cstheme="minorEastAsia"/>
          <w:sz w:val="24"/>
        </w:rPr>
        <w:t>瓦伦……他曾在一夜之间，屠杀了一整座戒备森严的边境要塞，却没触发任何魔法警报！里文有大麻烦了！</w:t>
      </w:r>
    </w:p>
    <w:p w14:paraId="1F07CCD1">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△突然，瓦伦的身影在一阵诡血雾中凭空消失。</w:t>
      </w:r>
    </w:p>
    <w:p w14:paraId="48DA8EEE">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△下一秒，血雾在里文身后凝聚。</w:t>
      </w:r>
    </w:p>
    <w:p w14:paraId="7E2AAAF0">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lang w:val="en-US" w:eastAsia="zh-CN"/>
        </w:rPr>
        <w:t>△【特写】一道猩红的弯刃，贴近了里文的喉咙。</w:t>
      </w:r>
    </w:p>
    <w:p w14:paraId="6EEBBB40">
      <w:pPr>
        <w:pStyle w:val="3"/>
        <w:bidi w:val="0"/>
        <w:rPr>
          <w:rFonts w:hint="eastAsia"/>
        </w:rPr>
      </w:pPr>
      <w:r>
        <w:rPr>
          <w:rFonts w:hint="eastAsia"/>
        </w:rPr>
        <w:t>第19集</w:t>
      </w:r>
    </w:p>
    <w:p w14:paraId="01C49947">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bCs/>
          <w:sz w:val="24"/>
          <w:lang w:val="en-US" w:eastAsia="zh-CN"/>
        </w:rPr>
      </w:pPr>
      <w:r>
        <w:rPr>
          <w:rFonts w:hint="eastAsia" w:asciiTheme="minorEastAsia" w:hAnsiTheme="minorEastAsia" w:eastAsiaTheme="minorEastAsia" w:cstheme="minorEastAsia"/>
          <w:b/>
          <w:bCs/>
          <w:sz w:val="24"/>
          <w:lang w:val="en-US" w:eastAsia="zh-CN"/>
        </w:rPr>
        <w:t>019-1 星际竞技场擂台/看台/候场区/日/外</w:t>
      </w:r>
    </w:p>
    <w:p w14:paraId="49612948">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b/>
          <w:bCs/>
          <w:sz w:val="24"/>
          <w:lang w:val="en-US" w:eastAsia="zh-CN"/>
        </w:rPr>
      </w:pPr>
      <w:r>
        <w:rPr>
          <w:rFonts w:hint="eastAsia" w:asciiTheme="minorEastAsia" w:hAnsiTheme="minorEastAsia" w:eastAsiaTheme="minorEastAsia" w:cstheme="minorEastAsia"/>
          <w:b/>
          <w:bCs/>
          <w:sz w:val="24"/>
          <w:lang w:val="en-US" w:eastAsia="zh-CN"/>
        </w:rPr>
        <w:t>人物：瓦伦、里文、莱拉、尤利乌斯、莱拉、众贵族</w:t>
      </w:r>
    </w:p>
    <w:p w14:paraId="0F2A16C7">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△弯刃抹过了里文的喉咙，里文的身体僵住，一道血线从他颈部浮现。</w:t>
      </w:r>
    </w:p>
    <w:p w14:paraId="02F1D486">
      <w:pPr>
        <w:pageBreakBefore w:val="0"/>
        <w:widowControl w:val="0"/>
        <w:kinsoku/>
        <w:wordWrap/>
        <w:overflowPunct/>
        <w:topLinePunct w:val="0"/>
        <w:autoSpaceDE/>
        <w:autoSpaceDN/>
        <w:bidi w:val="0"/>
        <w:adjustRightInd/>
        <w:snapToGrid/>
        <w:spacing w:beforeLines="0" w:afterLines="0" w:line="240" w:lineRule="auto"/>
        <w:textAlignment w:val="auto"/>
        <w:rPr>
          <w:rFonts w:hint="default"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△【慢镜头】里文无力地向后仰倒，重重砸在擂台上，鲜血迅速蔓延。</w:t>
      </w:r>
    </w:p>
    <w:p w14:paraId="1860EA05">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△全场爆发出惊恐的尖叫。</w:t>
      </w:r>
    </w:p>
    <w:p w14:paraId="21BA519D">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贵族甲（抱头崩溃）：不！他被抹了脖子！！</w:t>
      </w:r>
    </w:p>
    <w:p w14:paraId="677EFB66">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△主看台上，莱拉猛地站起身，瞳孔剧烈震颤。</w:t>
      </w:r>
    </w:p>
    <w:p w14:paraId="7C8E7699">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△候场区，阿尔瓦多公爵面如死灰。</w:t>
      </w:r>
    </w:p>
    <w:p w14:paraId="09E7D71C">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阿尔瓦多（呢喃）：怎么会……</w:t>
      </w:r>
    </w:p>
    <w:p w14:paraId="1598E086">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△瓦伦冷酷地甩去弯刃上的血迹。</w:t>
      </w:r>
    </w:p>
    <w:p w14:paraId="3FD720BA">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瓦伦：不堪一击。</w:t>
      </w:r>
    </w:p>
    <w:p w14:paraId="25ABCC6D">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△尤利乌斯站起身，脸色铁青，死死盯着擂台上的尸体里文。</w:t>
      </w:r>
    </w:p>
    <w:p w14:paraId="1CFB745E">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尤利乌斯：怎么回事？</w:t>
      </w:r>
    </w:p>
    <w:p w14:paraId="3830D4DA">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△一旁的塞弗林瞪大了眼睛，指着擂台。</w:t>
      </w:r>
    </w:p>
    <w:p w14:paraId="64AD2BE2">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塞弗林：陛下！您快看那里——！</w:t>
      </w:r>
    </w:p>
    <w:p w14:paraId="4F917269">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△里文慵懒的声音从瓦伦的后方响起。</w:t>
      </w:r>
    </w:p>
    <w:p w14:paraId="7C398E70">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里文（vo）：你最好再确认一下你砍中的到底是什么。</w:t>
      </w:r>
    </w:p>
    <w:p w14:paraId="2CBD76D2">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△地上被抹了脖子的“里文”如同破碎的玻璃般化作漫天蓝色的星尘，随风消散。</w:t>
      </w:r>
    </w:p>
    <w:p w14:paraId="08BAC4E9">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△全场观众倒吸一口凉气，爆发出惊呼！</w:t>
      </w:r>
    </w:p>
    <w:p w14:paraId="535AB3F5">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尤利乌斯（双眼放光）：里文，有点意思！</w:t>
      </w:r>
    </w:p>
    <w:p w14:paraId="1A7AD215">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△瓦伦浑身一震，面具下的瞳孔骤然收缩。</w:t>
      </w:r>
    </w:p>
    <w:p w14:paraId="4AA8BDEF">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△里文凭空出现在瓦伦的身后，握着一把由蓝色神力凝聚而成的光刃，紧紧贴在瓦伦的颈上。</w:t>
      </w:r>
    </w:p>
    <w:p w14:paraId="4570AC3E">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里文：你引以为傲的暗杀术，在我眼里，全是破绽。</w:t>
      </w:r>
    </w:p>
    <w:p w14:paraId="04FD1FD2">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△里文用光刃抹过了瓦伦颈部，【慢镜头】一道蓝色弧光划破天际，瓦伦的面具被一分为二，鲜血从他的颈部狂涌而出。</w:t>
      </w:r>
    </w:p>
    <w:p w14:paraId="6E34B658">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△瓦伦双膝一软，重重地砸在擂台上。</w:t>
      </w:r>
    </w:p>
    <w:p w14:paraId="573C5CD8">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△全息屏亮出巨大的“VICTORY”，整个星云竞技场爆发出海啸般的疯狂欢呼！</w:t>
      </w:r>
    </w:p>
    <w:p w14:paraId="738FE17B">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观众：里文！里文！里文·维洛尔！</w:t>
      </w:r>
    </w:p>
    <w:p w14:paraId="6FB95D90">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观众：一打三！他一个人打穿了巴尔坎联盟！他是帝国真正的绝世天才！</w:t>
      </w:r>
    </w:p>
    <w:p w14:paraId="544079FA">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△尤利乌斯激动得满脸红光，放声狂笑。</w:t>
      </w:r>
    </w:p>
    <w:p w14:paraId="73EA2619">
      <w:pPr>
        <w:pageBreakBefore w:val="0"/>
        <w:widowControl w:val="0"/>
        <w:kinsoku/>
        <w:wordWrap/>
        <w:overflowPunct/>
        <w:topLinePunct w:val="0"/>
        <w:autoSpaceDE/>
        <w:autoSpaceDN/>
        <w:bidi w:val="0"/>
        <w:adjustRightInd/>
        <w:snapToGrid/>
        <w:spacing w:beforeLines="0" w:afterLines="0" w:line="240" w:lineRule="auto"/>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尤利乌斯：哈哈哈哈！好！这才是阿斯特雷昂最锋利的剑！</w:t>
      </w:r>
    </w:p>
    <w:p w14:paraId="29903A09">
      <w:pPr>
        <w:pStyle w:val="3"/>
        <w:bidi w:val="0"/>
        <w:rPr>
          <w:rFonts w:hint="eastAsia"/>
          <w:lang w:val="en-US" w:eastAsia="zh-CN"/>
        </w:rPr>
      </w:pPr>
      <w:r>
        <w:rPr>
          <w:rFonts w:hint="eastAsia"/>
          <w:lang w:val="en-US" w:eastAsia="zh-CN"/>
        </w:rPr>
        <w:t>第20集</w:t>
      </w:r>
    </w:p>
    <w:p w14:paraId="7F3D5D5D">
      <w:pPr>
        <w:bidi w:val="0"/>
        <w:spacing w:beforeLines="0" w:afterLine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lang w:val="en-US" w:eastAsia="zh-CN"/>
        </w:rPr>
        <w:t>20-1</w:t>
      </w:r>
      <w:r>
        <w:rPr>
          <w:rFonts w:hint="eastAsia" w:asciiTheme="minorEastAsia" w:hAnsiTheme="minorEastAsia" w:eastAsiaTheme="minorEastAsia" w:cstheme="minorEastAsia"/>
          <w:b/>
          <w:bCs/>
          <w:sz w:val="24"/>
          <w:szCs w:val="24"/>
        </w:rPr>
        <w:t>贵族观礼台 日 外</w:t>
      </w:r>
    </w:p>
    <w:p w14:paraId="5190D5AE">
      <w:pPr>
        <w:bidi w:val="0"/>
        <w:spacing w:beforeLines="0" w:afterLine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人物：里文、尤利乌斯、莱拉、巴尔坎使臣、贵族们</w:t>
      </w:r>
    </w:p>
    <w:p w14:paraId="6B952616">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△帝国贵族们按捺不住心中的狂喜，纷纷起身，对着台下</w:t>
      </w:r>
      <w:r>
        <w:rPr>
          <w:rFonts w:hint="eastAsia" w:asciiTheme="minorEastAsia" w:hAnsiTheme="minorEastAsia" w:eastAsiaTheme="minorEastAsia" w:cstheme="minorEastAsia"/>
          <w:sz w:val="24"/>
          <w:szCs w:val="24"/>
          <w:lang w:val="en-US" w:eastAsia="zh-CN"/>
        </w:rPr>
        <w:t>互相搀扶的三名巴尔坎战士疯狂嘲讽。</w:t>
      </w:r>
    </w:p>
    <w:p w14:paraId="2800756B">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贵族甲（戏谑）：</w:t>
      </w:r>
      <w:r>
        <w:rPr>
          <w:rFonts w:hint="eastAsia" w:asciiTheme="minorEastAsia" w:hAnsiTheme="minorEastAsia" w:eastAsiaTheme="minorEastAsia" w:cstheme="minorEastAsia"/>
          <w:sz w:val="24"/>
          <w:szCs w:val="24"/>
          <w:lang w:val="en-US" w:eastAsia="zh-CN"/>
        </w:rPr>
        <w:t>这就是巴尔坎联盟的战力？三个废物捆一起都不够我里文少爷热身的！</w:t>
      </w:r>
    </w:p>
    <w:p w14:paraId="4F7930A4">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贵族乙：哭着回去找妈妈喝奶吧！就这能耐</w:t>
      </w:r>
      <w:r>
        <w:rPr>
          <w:rFonts w:hint="eastAsia" w:asciiTheme="minorEastAsia" w:hAnsiTheme="minorEastAsia" w:eastAsiaTheme="minorEastAsia" w:cstheme="minorEastAsia"/>
          <w:sz w:val="24"/>
        </w:rPr>
        <w:t>也敢来阿斯特雷昂撒野</w:t>
      </w:r>
      <w:r>
        <w:rPr>
          <w:rFonts w:hint="eastAsia" w:asciiTheme="minorEastAsia" w:hAnsiTheme="minorEastAsia" w:eastAsiaTheme="minorEastAsia" w:cstheme="minorEastAsia"/>
          <w:sz w:val="24"/>
          <w:szCs w:val="24"/>
          <w:lang w:val="en-US" w:eastAsia="zh-CN"/>
        </w:rPr>
        <w:t>！</w:t>
      </w:r>
    </w:p>
    <w:p w14:paraId="329D812F">
      <w:pPr>
        <w:bidi w:val="0"/>
        <w:spacing w:beforeLines="0" w:afterLines="0"/>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扎克</w:t>
      </w:r>
      <w:r>
        <w:rPr>
          <w:rFonts w:hint="eastAsia" w:asciiTheme="minorEastAsia" w:hAnsiTheme="minorEastAsia" w:eastAsiaTheme="minorEastAsia" w:cstheme="minorEastAsia"/>
          <w:sz w:val="24"/>
          <w:szCs w:val="24"/>
        </w:rPr>
        <w:t>气得浑身剧烈颤抖，脸色由白转青，死死盯着台上的里文，咬牙切齿地放下狠话。</w:t>
      </w:r>
    </w:p>
    <w:p w14:paraId="548F76AB">
      <w:pPr>
        <w:bidi w:val="0"/>
        <w:spacing w:beforeLines="0" w:afterLines="0"/>
        <w:rPr>
          <w:rFonts w:hint="eastAsia"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szCs w:val="24"/>
          <w:highlight w:val="none"/>
          <w:lang w:val="en-US" w:eastAsia="zh-CN"/>
        </w:rPr>
        <w:t>扎克</w:t>
      </w:r>
      <w:r>
        <w:rPr>
          <w:rFonts w:hint="eastAsia" w:asciiTheme="minorEastAsia" w:hAnsiTheme="minorEastAsia" w:eastAsiaTheme="minorEastAsia" w:cstheme="minorEastAsia"/>
          <w:sz w:val="24"/>
          <w:szCs w:val="24"/>
          <w:highlight w:val="none"/>
        </w:rPr>
        <w:t>（沙哑）：</w:t>
      </w:r>
      <w:r>
        <w:rPr>
          <w:rFonts w:hint="eastAsia" w:asciiTheme="minorEastAsia" w:hAnsiTheme="minorEastAsia" w:eastAsiaTheme="minorEastAsia" w:cstheme="minorEastAsia"/>
          <w:sz w:val="24"/>
          <w:highlight w:val="none"/>
        </w:rPr>
        <w:t>维洛尔家的小子，你别太嚣张！今天不过是你走了狗屎运！等</w:t>
      </w:r>
      <w:r>
        <w:rPr>
          <w:rFonts w:hint="eastAsia" w:asciiTheme="minorEastAsia" w:hAnsiTheme="minorEastAsia" w:eastAsiaTheme="minorEastAsia" w:cstheme="minorEastAsia"/>
          <w:sz w:val="24"/>
          <w:highlight w:val="none"/>
          <w:lang w:val="en-US" w:eastAsia="zh-CN"/>
        </w:rPr>
        <w:t>我回去集结</w:t>
      </w:r>
      <w:r>
        <w:rPr>
          <w:rFonts w:hint="eastAsia" w:asciiTheme="minorEastAsia" w:hAnsiTheme="minorEastAsia" w:eastAsiaTheme="minorEastAsia" w:cstheme="minorEastAsia"/>
          <w:sz w:val="24"/>
          <w:highlight w:val="none"/>
        </w:rPr>
        <w:t>巴尔坎舰队，绝对要把你们阿斯特雷昂踏平！</w:t>
      </w:r>
    </w:p>
    <w:p w14:paraId="7DFC32B8">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贵族丙（起哄）：少吹牛了！快滚吧！</w:t>
      </w:r>
    </w:p>
    <w:p w14:paraId="0E753F87">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△尤利乌斯</w:t>
      </w:r>
      <w:r>
        <w:rPr>
          <w:rFonts w:hint="eastAsia" w:asciiTheme="minorEastAsia" w:hAnsiTheme="minorEastAsia" w:eastAsiaTheme="minorEastAsia" w:cstheme="minorEastAsia"/>
          <w:sz w:val="24"/>
          <w:szCs w:val="24"/>
          <w:lang w:val="en-US" w:eastAsia="zh-CN"/>
        </w:rPr>
        <w:t>在高台上</w:t>
      </w:r>
      <w:r>
        <w:rPr>
          <w:rFonts w:hint="eastAsia" w:asciiTheme="minorEastAsia" w:hAnsiTheme="minorEastAsia" w:eastAsiaTheme="minorEastAsia" w:cstheme="minorEastAsia"/>
          <w:sz w:val="24"/>
          <w:szCs w:val="24"/>
        </w:rPr>
        <w:t>缓缓站起身，</w:t>
      </w:r>
      <w:r>
        <w:rPr>
          <w:rFonts w:hint="eastAsia" w:asciiTheme="minorEastAsia" w:hAnsiTheme="minorEastAsia" w:eastAsiaTheme="minorEastAsia" w:cstheme="minorEastAsia"/>
          <w:sz w:val="24"/>
          <w:szCs w:val="24"/>
          <w:lang w:val="en-US" w:eastAsia="zh-CN"/>
        </w:rPr>
        <w:t>形象威严，嘴角却带着微笑</w:t>
      </w:r>
      <w:r>
        <w:rPr>
          <w:rFonts w:hint="eastAsia" w:asciiTheme="minorEastAsia" w:hAnsiTheme="minorEastAsia" w:eastAsiaTheme="minorEastAsia" w:cstheme="minorEastAsia"/>
          <w:sz w:val="24"/>
          <w:szCs w:val="24"/>
        </w:rPr>
        <w:t>。</w:t>
      </w:r>
    </w:p>
    <w:p w14:paraId="0DC17940">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尤利乌斯皇帝：阿斯特雷昂的子民们</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朕宣布，</w:t>
      </w:r>
      <w:r>
        <w:rPr>
          <w:rFonts w:hint="eastAsia" w:asciiTheme="minorEastAsia" w:hAnsiTheme="minorEastAsia" w:eastAsiaTheme="minorEastAsia" w:cstheme="minorEastAsia"/>
          <w:sz w:val="24"/>
          <w:szCs w:val="24"/>
        </w:rPr>
        <w:t>里文·维洛尔，</w:t>
      </w:r>
      <w:r>
        <w:rPr>
          <w:rFonts w:hint="eastAsia" w:asciiTheme="minorEastAsia" w:hAnsiTheme="minorEastAsia" w:eastAsiaTheme="minorEastAsia" w:cstheme="minorEastAsia"/>
          <w:sz w:val="24"/>
          <w:szCs w:val="24"/>
          <w:lang w:val="en-US" w:eastAsia="zh-CN"/>
        </w:rPr>
        <w:t>是</w:t>
      </w:r>
      <w:r>
        <w:rPr>
          <w:rFonts w:hint="eastAsia" w:asciiTheme="minorEastAsia" w:hAnsiTheme="minorEastAsia" w:eastAsiaTheme="minorEastAsia" w:cstheme="minorEastAsia"/>
          <w:sz w:val="24"/>
          <w:szCs w:val="24"/>
        </w:rPr>
        <w:t>最终胜者！亦是朕钦定的驸马！</w:t>
      </w:r>
    </w:p>
    <w:p w14:paraId="63193D5E">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△莱拉公主坐在皇帝身侧，美眸</w:t>
      </w:r>
      <w:r>
        <w:rPr>
          <w:rFonts w:hint="eastAsia" w:asciiTheme="minorEastAsia" w:hAnsiTheme="minorEastAsia" w:eastAsiaTheme="minorEastAsia" w:cstheme="minorEastAsia"/>
          <w:sz w:val="24"/>
          <w:szCs w:val="24"/>
          <w:lang w:val="en-US" w:eastAsia="zh-CN"/>
        </w:rPr>
        <w:t>睁大，</w:t>
      </w:r>
      <w:r>
        <w:rPr>
          <w:rFonts w:hint="eastAsia" w:asciiTheme="minorEastAsia" w:hAnsiTheme="minorEastAsia" w:eastAsiaTheme="minorEastAsia" w:cstheme="minorEastAsia"/>
          <w:sz w:val="24"/>
          <w:szCs w:val="24"/>
        </w:rPr>
        <w:t>盯着台上</w:t>
      </w:r>
      <w:r>
        <w:rPr>
          <w:rFonts w:hint="eastAsia" w:asciiTheme="minorEastAsia" w:hAnsiTheme="minorEastAsia" w:eastAsiaTheme="minorEastAsia" w:cstheme="minorEastAsia"/>
          <w:sz w:val="24"/>
          <w:szCs w:val="24"/>
          <w:lang w:val="en-US" w:eastAsia="zh-CN"/>
        </w:rPr>
        <w:t>百无聊赖的</w:t>
      </w:r>
      <w:r>
        <w:rPr>
          <w:rFonts w:hint="eastAsia" w:asciiTheme="minorEastAsia" w:hAnsiTheme="minorEastAsia" w:eastAsiaTheme="minorEastAsia" w:cstheme="minorEastAsia"/>
          <w:sz w:val="24"/>
          <w:szCs w:val="24"/>
        </w:rPr>
        <w:t>里文</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表情震惊。</w:t>
      </w:r>
    </w:p>
    <w:p w14:paraId="07E5568B">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尤利乌斯</w:t>
      </w:r>
      <w:r>
        <w:rPr>
          <w:rFonts w:hint="eastAsia" w:asciiTheme="minorEastAsia" w:hAnsiTheme="minorEastAsia" w:eastAsiaTheme="minorEastAsia" w:cstheme="minorEastAsia"/>
          <w:sz w:val="24"/>
          <w:szCs w:val="24"/>
          <w:lang w:val="en-US" w:eastAsia="zh-CN"/>
        </w:rPr>
        <w:t>VO</w:t>
      </w:r>
      <w:r>
        <w:rPr>
          <w:rFonts w:hint="eastAsia" w:asciiTheme="minorEastAsia" w:hAnsiTheme="minorEastAsia" w:eastAsiaTheme="minorEastAsia" w:cstheme="minorEastAsia"/>
          <w:sz w:val="24"/>
          <w:szCs w:val="24"/>
        </w:rPr>
        <w:t>：明日朝堂，朕将正式为你</w:t>
      </w:r>
      <w:r>
        <w:rPr>
          <w:rFonts w:hint="eastAsia" w:asciiTheme="minorEastAsia" w:hAnsiTheme="minorEastAsia" w:eastAsiaTheme="minorEastAsia" w:cstheme="minorEastAsia"/>
          <w:sz w:val="24"/>
          <w:szCs w:val="24"/>
          <w:lang w:val="en-US" w:eastAsia="zh-CN"/>
        </w:rPr>
        <w:t>和公主赐婚</w:t>
      </w:r>
      <w:r>
        <w:rPr>
          <w:rFonts w:hint="eastAsia" w:asciiTheme="minorEastAsia" w:hAnsiTheme="minorEastAsia" w:eastAsiaTheme="minorEastAsia" w:cstheme="minorEastAsia"/>
          <w:sz w:val="24"/>
          <w:szCs w:val="24"/>
        </w:rPr>
        <w:t>，并赐予你应得的</w:t>
      </w:r>
      <w:r>
        <w:rPr>
          <w:rFonts w:hint="eastAsia" w:asciiTheme="minorEastAsia" w:hAnsiTheme="minorEastAsia" w:eastAsiaTheme="minorEastAsia" w:cstheme="minorEastAsia"/>
          <w:sz w:val="24"/>
          <w:szCs w:val="24"/>
          <w:lang w:val="en-US" w:eastAsia="zh-CN"/>
        </w:rPr>
        <w:t>奖</w:t>
      </w:r>
      <w:r>
        <w:rPr>
          <w:rFonts w:hint="eastAsia" w:asciiTheme="minorEastAsia" w:hAnsiTheme="minorEastAsia" w:eastAsiaTheme="minorEastAsia" w:cstheme="minorEastAsia"/>
          <w:sz w:val="24"/>
          <w:szCs w:val="24"/>
        </w:rPr>
        <w:t>赐！</w:t>
      </w:r>
    </w:p>
    <w:p w14:paraId="1729E92F">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△贵族</w:t>
      </w:r>
      <w:r>
        <w:rPr>
          <w:rFonts w:hint="eastAsia" w:asciiTheme="minorEastAsia" w:hAnsiTheme="minorEastAsia" w:eastAsiaTheme="minorEastAsia" w:cstheme="minorEastAsia"/>
          <w:sz w:val="24"/>
          <w:szCs w:val="24"/>
          <w:lang w:val="en-US" w:eastAsia="zh-CN"/>
        </w:rPr>
        <w:t>们</w:t>
      </w:r>
      <w:r>
        <w:rPr>
          <w:rFonts w:hint="eastAsia" w:asciiTheme="minorEastAsia" w:hAnsiTheme="minorEastAsia" w:eastAsiaTheme="minorEastAsia" w:cstheme="minorEastAsia"/>
          <w:sz w:val="24"/>
          <w:szCs w:val="24"/>
        </w:rPr>
        <w:t>纷纷起立，满脸谄媚地将阿尔瓦多公爵围在中央。</w:t>
      </w:r>
    </w:p>
    <w:p w14:paraId="2EEAF868">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贵族甲：恭喜公爵大人</w:t>
      </w:r>
      <w:r>
        <w:rPr>
          <w:rFonts w:hint="eastAsia" w:asciiTheme="minorEastAsia" w:hAnsiTheme="minorEastAsia" w:eastAsiaTheme="minorEastAsia" w:cstheme="minorEastAsia"/>
          <w:sz w:val="24"/>
          <w:szCs w:val="24"/>
          <w:lang w:val="en-US" w:eastAsia="zh-CN"/>
        </w:rPr>
        <w:t>啊</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里文</w:t>
      </w:r>
      <w:r>
        <w:rPr>
          <w:rFonts w:hint="eastAsia" w:asciiTheme="minorEastAsia" w:hAnsiTheme="minorEastAsia" w:eastAsiaTheme="minorEastAsia" w:cstheme="minorEastAsia"/>
          <w:sz w:val="24"/>
          <w:szCs w:val="24"/>
        </w:rPr>
        <w:t>少爷真是一鸣惊人！</w:t>
      </w:r>
    </w:p>
    <w:p w14:paraId="264AB03C">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贵族乙（附和）：是啊，</w:t>
      </w:r>
      <w:r>
        <w:rPr>
          <w:rFonts w:hint="eastAsia" w:asciiTheme="minorEastAsia" w:hAnsiTheme="minorEastAsia" w:eastAsiaTheme="minorEastAsia" w:cstheme="minorEastAsia"/>
          <w:sz w:val="24"/>
          <w:szCs w:val="24"/>
          <w:lang w:val="en-US" w:eastAsia="zh-CN"/>
        </w:rPr>
        <w:t>有这种天才在</w:t>
      </w:r>
      <w:r>
        <w:rPr>
          <w:rFonts w:hint="eastAsia" w:asciiTheme="minorEastAsia" w:hAnsiTheme="minorEastAsia" w:eastAsiaTheme="minorEastAsia" w:cstheme="minorEastAsia"/>
          <w:sz w:val="24"/>
          <w:szCs w:val="24"/>
        </w:rPr>
        <w:t>，以后</w:t>
      </w:r>
      <w:r>
        <w:rPr>
          <w:rFonts w:hint="eastAsia" w:asciiTheme="minorEastAsia" w:hAnsiTheme="minorEastAsia" w:eastAsiaTheme="minorEastAsia" w:cstheme="minorEastAsia"/>
          <w:sz w:val="24"/>
          <w:szCs w:val="24"/>
          <w:lang w:val="en-US" w:eastAsia="zh-CN"/>
        </w:rPr>
        <w:t>在首都星</w:t>
      </w:r>
      <w:r>
        <w:rPr>
          <w:rFonts w:hint="eastAsia" w:asciiTheme="minorEastAsia" w:hAnsiTheme="minorEastAsia" w:eastAsiaTheme="minorEastAsia" w:cstheme="minorEastAsia"/>
          <w:sz w:val="24"/>
          <w:szCs w:val="24"/>
        </w:rPr>
        <w:t>谁</w:t>
      </w:r>
      <w:r>
        <w:rPr>
          <w:rFonts w:hint="eastAsia" w:asciiTheme="minorEastAsia" w:hAnsiTheme="minorEastAsia" w:eastAsiaTheme="minorEastAsia" w:cstheme="minorEastAsia"/>
          <w:sz w:val="24"/>
          <w:szCs w:val="24"/>
          <w:lang w:val="en-US" w:eastAsia="zh-CN"/>
        </w:rPr>
        <w:t>还比得上您</w:t>
      </w:r>
      <w:r>
        <w:rPr>
          <w:rFonts w:hint="eastAsia" w:asciiTheme="minorEastAsia" w:hAnsiTheme="minorEastAsia" w:eastAsiaTheme="minorEastAsia" w:cstheme="minorEastAsia"/>
          <w:sz w:val="24"/>
          <w:szCs w:val="24"/>
        </w:rPr>
        <w:t>？</w:t>
      </w:r>
    </w:p>
    <w:p w14:paraId="600D84E7">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△阿尔瓦多公爵高高昂起头，骄傲地享受着众人的恭维，故意拔高音量。</w:t>
      </w:r>
    </w:p>
    <w:p w14:paraId="45C699EE">
      <w:pPr>
        <w:bidi w:val="0"/>
        <w:spacing w:beforeLines="0" w:afterLines="0"/>
        <w:rPr>
          <w:rFonts w:hint="default"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rPr>
        <w:t>阿尔瓦多（红光满面，大笑）：</w:t>
      </w:r>
      <w:r>
        <w:rPr>
          <w:rFonts w:hint="eastAsia" w:asciiTheme="minorEastAsia" w:hAnsiTheme="minorEastAsia" w:eastAsiaTheme="minorEastAsia" w:cstheme="minorEastAsia"/>
          <w:sz w:val="24"/>
          <w:highlight w:val="none"/>
        </w:rPr>
        <w:t>里文这孩子自己争气，哈哈哈！</w:t>
      </w:r>
    </w:p>
    <w:p w14:paraId="44E9123B">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△维莱拉</w:t>
      </w:r>
      <w:r>
        <w:rPr>
          <w:rFonts w:hint="eastAsia" w:asciiTheme="minorEastAsia" w:hAnsiTheme="minorEastAsia" w:eastAsiaTheme="minorEastAsia" w:cstheme="minorEastAsia"/>
          <w:sz w:val="24"/>
          <w:szCs w:val="24"/>
          <w:lang w:val="en-US" w:eastAsia="zh-CN"/>
        </w:rPr>
        <w:t>在角落里看着，扶着昏厥的达里安</w:t>
      </w:r>
      <w:r>
        <w:rPr>
          <w:rFonts w:hint="eastAsia" w:asciiTheme="minorEastAsia" w:hAnsiTheme="minorEastAsia" w:eastAsiaTheme="minorEastAsia" w:cstheme="minorEastAsia"/>
          <w:sz w:val="24"/>
          <w:szCs w:val="24"/>
        </w:rPr>
        <w:t>，脸色嫉妒得几乎扭曲。</w:t>
      </w:r>
    </w:p>
    <w:p w14:paraId="19B522A6">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维莱拉：该死</w:t>
      </w:r>
      <w:r>
        <w:rPr>
          <w:rFonts w:hint="eastAsia" w:asciiTheme="minorEastAsia" w:hAnsiTheme="minorEastAsia" w:eastAsiaTheme="minorEastAsia" w:cstheme="minorEastAsia"/>
          <w:sz w:val="24"/>
          <w:szCs w:val="24"/>
          <w:lang w:val="en-US" w:eastAsia="zh-CN"/>
        </w:rPr>
        <w:t>......以前不过是条摇尾乞怜的野狗，</w:t>
      </w:r>
      <w:r>
        <w:rPr>
          <w:rFonts w:hint="eastAsia" w:asciiTheme="minorEastAsia" w:hAnsiTheme="minorEastAsia" w:eastAsiaTheme="minorEastAsia" w:cstheme="minorEastAsia"/>
          <w:sz w:val="24"/>
          <w:szCs w:val="24"/>
        </w:rPr>
        <w:t>现在倒成了家族荣耀</w:t>
      </w:r>
      <w:r>
        <w:rPr>
          <w:rFonts w:hint="eastAsia" w:asciiTheme="minorEastAsia" w:hAnsiTheme="minorEastAsia" w:eastAsiaTheme="minorEastAsia" w:cstheme="minorEastAsia"/>
          <w:sz w:val="24"/>
          <w:szCs w:val="24"/>
          <w:lang w:eastAsia="zh-CN"/>
        </w:rPr>
        <w:t>！</w:t>
      </w:r>
    </w:p>
    <w:p w14:paraId="0A90B4AF">
      <w:pPr>
        <w:bidi w:val="0"/>
        <w:spacing w:beforeLines="0" w:afterLine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△维莱拉</w:t>
      </w:r>
      <w:r>
        <w:rPr>
          <w:rFonts w:hint="eastAsia" w:asciiTheme="minorEastAsia" w:hAnsiTheme="minorEastAsia" w:eastAsiaTheme="minorEastAsia" w:cstheme="minorEastAsia"/>
          <w:sz w:val="24"/>
          <w:szCs w:val="24"/>
          <w:lang w:val="en-US" w:eastAsia="zh-CN"/>
        </w:rPr>
        <w:t>怜爱的摸着达里安苍白的脸颊，眼神阴狠。</w:t>
      </w:r>
    </w:p>
    <w:p w14:paraId="22041436">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维莱拉：放心</w:t>
      </w:r>
      <w:r>
        <w:rPr>
          <w:rFonts w:hint="eastAsia" w:asciiTheme="minorEastAsia" w:hAnsiTheme="minorEastAsia" w:eastAsiaTheme="minorEastAsia" w:cstheme="minorEastAsia"/>
          <w:sz w:val="24"/>
          <w:szCs w:val="24"/>
          <w:lang w:val="en-US" w:eastAsia="zh-CN"/>
        </w:rPr>
        <w:t>吧</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儿子。</w:t>
      </w:r>
      <w:r>
        <w:rPr>
          <w:rFonts w:hint="eastAsia" w:asciiTheme="minorEastAsia" w:hAnsiTheme="minorEastAsia" w:eastAsiaTheme="minorEastAsia" w:cstheme="minorEastAsia"/>
          <w:sz w:val="24"/>
          <w:szCs w:val="24"/>
        </w:rPr>
        <w:t>我</w:t>
      </w:r>
      <w:r>
        <w:rPr>
          <w:rFonts w:hint="eastAsia" w:asciiTheme="minorEastAsia" w:hAnsiTheme="minorEastAsia" w:eastAsiaTheme="minorEastAsia" w:cstheme="minorEastAsia"/>
          <w:sz w:val="24"/>
          <w:szCs w:val="24"/>
          <w:lang w:val="en-US" w:eastAsia="zh-CN"/>
        </w:rPr>
        <w:t>已经</w:t>
      </w:r>
      <w:r>
        <w:rPr>
          <w:rFonts w:hint="eastAsia" w:asciiTheme="minorEastAsia" w:hAnsiTheme="minorEastAsia" w:eastAsiaTheme="minorEastAsia" w:cstheme="minorEastAsia"/>
          <w:sz w:val="24"/>
          <w:szCs w:val="24"/>
        </w:rPr>
        <w:t>联系</w:t>
      </w:r>
      <w:r>
        <w:rPr>
          <w:rFonts w:hint="eastAsia" w:asciiTheme="minorEastAsia" w:hAnsiTheme="minorEastAsia" w:eastAsiaTheme="minorEastAsia" w:cstheme="minorEastAsia"/>
          <w:sz w:val="24"/>
          <w:szCs w:val="24"/>
          <w:lang w:val="en-US" w:eastAsia="zh-CN"/>
        </w:rPr>
        <w:t>了你外祖父</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szCs w:val="24"/>
          <w:lang w:val="en-US" w:eastAsia="zh-CN"/>
        </w:rPr>
        <w:t>这个小杂种跳不了多久</w:t>
      </w:r>
      <w:r>
        <w:rPr>
          <w:rFonts w:hint="eastAsia" w:asciiTheme="minorEastAsia" w:hAnsiTheme="minorEastAsia" w:eastAsiaTheme="minorEastAsia" w:cstheme="minorEastAsia"/>
          <w:sz w:val="24"/>
          <w:szCs w:val="24"/>
        </w:rPr>
        <w:t>。</w:t>
      </w:r>
    </w:p>
    <w:p w14:paraId="17772D0C">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△里文神色慵懒地往外走。阿尔瓦多</w:t>
      </w:r>
      <w:r>
        <w:rPr>
          <w:rFonts w:hint="eastAsia" w:asciiTheme="minorEastAsia" w:hAnsiTheme="minorEastAsia" w:eastAsiaTheme="minorEastAsia" w:cstheme="minorEastAsia"/>
          <w:sz w:val="24"/>
          <w:szCs w:val="24"/>
          <w:lang w:val="en-US" w:eastAsia="zh-CN"/>
        </w:rPr>
        <w:t>则</w:t>
      </w:r>
      <w:r>
        <w:rPr>
          <w:rFonts w:hint="eastAsia" w:asciiTheme="minorEastAsia" w:hAnsiTheme="minorEastAsia" w:eastAsiaTheme="minorEastAsia" w:cstheme="minorEastAsia"/>
          <w:sz w:val="24"/>
          <w:szCs w:val="24"/>
        </w:rPr>
        <w:t>在众贵族的簇拥下，满脸傲然地迎面走来。</w:t>
      </w:r>
    </w:p>
    <w:p w14:paraId="7561BD7D">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阿尔瓦多：里文！站住！</w:t>
      </w:r>
    </w:p>
    <w:p w14:paraId="4692CB61">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△里文驻足，单手揣在兜里，冷眼看着</w:t>
      </w:r>
      <w:r>
        <w:rPr>
          <w:rFonts w:hint="eastAsia" w:asciiTheme="minorEastAsia" w:hAnsiTheme="minorEastAsia" w:eastAsiaTheme="minorEastAsia" w:cstheme="minorEastAsia"/>
          <w:sz w:val="24"/>
          <w:szCs w:val="24"/>
          <w:lang w:val="en-US" w:eastAsia="zh-CN"/>
        </w:rPr>
        <w:t>他</w:t>
      </w:r>
      <w:r>
        <w:rPr>
          <w:rFonts w:hint="eastAsia" w:asciiTheme="minorEastAsia" w:hAnsiTheme="minorEastAsia" w:eastAsiaTheme="minorEastAsia" w:cstheme="minorEastAsia"/>
          <w:sz w:val="24"/>
          <w:szCs w:val="24"/>
        </w:rPr>
        <w:t>。</w:t>
      </w:r>
    </w:p>
    <w:p w14:paraId="74114F73">
      <w:pPr>
        <w:bidi w:val="0"/>
        <w:spacing w:beforeLines="0" w:afterLines="0"/>
        <w:rPr>
          <w:rFonts w:hint="eastAsia" w:asciiTheme="minorEastAsia" w:hAnsiTheme="minorEastAsia" w:eastAsiaTheme="minorEastAsia" w:cstheme="minorEastAsia"/>
          <w:sz w:val="24"/>
          <w:highlight w:val="none"/>
        </w:rPr>
      </w:pPr>
      <w:r>
        <w:rPr>
          <w:rFonts w:hint="eastAsia" w:asciiTheme="minorEastAsia" w:hAnsiTheme="minorEastAsia" w:eastAsiaTheme="minorEastAsia" w:cstheme="minorEastAsia"/>
          <w:sz w:val="24"/>
          <w:szCs w:val="24"/>
        </w:rPr>
        <w:t>阿尔瓦多（</w:t>
      </w:r>
      <w:r>
        <w:rPr>
          <w:rFonts w:hint="eastAsia" w:asciiTheme="minorEastAsia" w:hAnsiTheme="minorEastAsia" w:eastAsiaTheme="minorEastAsia" w:cstheme="minorEastAsia"/>
          <w:sz w:val="24"/>
          <w:szCs w:val="24"/>
          <w:lang w:val="en-US" w:eastAsia="zh-CN"/>
        </w:rPr>
        <w:t>高傲</w:t>
      </w:r>
      <w:r>
        <w:rPr>
          <w:rFonts w:hint="eastAsia" w:asciiTheme="minorEastAsia" w:hAnsiTheme="minorEastAsia" w:eastAsiaTheme="minorEastAsia" w:cstheme="minorEastAsia"/>
          <w:sz w:val="24"/>
          <w:szCs w:val="24"/>
        </w:rPr>
        <w:t>）：</w:t>
      </w:r>
      <w:r>
        <w:rPr>
          <w:rFonts w:hint="eastAsia" w:asciiTheme="minorEastAsia" w:hAnsiTheme="minorEastAsia" w:eastAsiaTheme="minorEastAsia" w:cstheme="minorEastAsia"/>
          <w:sz w:val="24"/>
          <w:highlight w:val="none"/>
        </w:rPr>
        <w:t>你今天侥幸赢了巴尔坎人，也算为维洛尔家族争了光。今晚，家族会为你举办一场庆功宴。你给我安分点呆着，等候我的发落，听见没有？</w:t>
      </w:r>
    </w:p>
    <w:p w14:paraId="38373CD9">
      <w:pPr>
        <w:bidi w:val="0"/>
        <w:spacing w:beforeLines="0" w:afterLines="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highlight w:val="none"/>
        </w:rPr>
        <w:t>△</w:t>
      </w:r>
      <w:r>
        <w:rPr>
          <w:rFonts w:hint="eastAsia" w:asciiTheme="minorEastAsia" w:hAnsiTheme="minorEastAsia" w:eastAsiaTheme="minorEastAsia" w:cstheme="minorEastAsia"/>
          <w:sz w:val="24"/>
          <w:szCs w:val="24"/>
        </w:rPr>
        <w:t>里文看着阿尔瓦多</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随后</w:t>
      </w:r>
      <w:r>
        <w:rPr>
          <w:rFonts w:hint="eastAsia" w:asciiTheme="minorEastAsia" w:hAnsiTheme="minorEastAsia" w:eastAsiaTheme="minorEastAsia" w:cstheme="minorEastAsia"/>
          <w:sz w:val="24"/>
          <w:szCs w:val="24"/>
        </w:rPr>
        <w:t>漫不经心地掏出白手绢擦了擦手指</w:t>
      </w:r>
      <w:r>
        <w:rPr>
          <w:rFonts w:hint="eastAsia" w:asciiTheme="minorEastAsia" w:hAnsiTheme="minorEastAsia" w:eastAsiaTheme="minorEastAsia" w:cstheme="minorEastAsia"/>
          <w:sz w:val="24"/>
          <w:szCs w:val="24"/>
          <w:lang w:eastAsia="zh-CN"/>
        </w:rPr>
        <w:t>。</w:t>
      </w:r>
    </w:p>
    <w:p w14:paraId="1745C98B">
      <w:pPr>
        <w:bidi w:val="0"/>
        <w:spacing w:beforeLines="0" w:afterLines="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里文：公爵大人</w:t>
      </w:r>
      <w:r>
        <w:rPr>
          <w:rFonts w:hint="eastAsia" w:asciiTheme="minorEastAsia" w:hAnsiTheme="minorEastAsia" w:eastAsiaTheme="minorEastAsia" w:cstheme="minorEastAsia"/>
          <w:sz w:val="24"/>
          <w:szCs w:val="24"/>
          <w:lang w:val="en-US" w:eastAsia="zh-CN"/>
        </w:rPr>
        <w:t>现在承认</w:t>
      </w:r>
      <w:r>
        <w:rPr>
          <w:rFonts w:hint="eastAsia" w:asciiTheme="minorEastAsia" w:hAnsiTheme="minorEastAsia" w:eastAsiaTheme="minorEastAsia" w:cstheme="minorEastAsia"/>
          <w:sz w:val="24"/>
          <w:szCs w:val="24"/>
        </w:rPr>
        <w:t>我是</w:t>
      </w:r>
      <w:r>
        <w:rPr>
          <w:rFonts w:hint="eastAsia" w:asciiTheme="minorEastAsia" w:hAnsiTheme="minorEastAsia" w:eastAsiaTheme="minorEastAsia" w:cstheme="minorEastAsia"/>
          <w:sz w:val="24"/>
          <w:highlight w:val="none"/>
        </w:rPr>
        <w:t>维洛尔家族</w:t>
      </w:r>
      <w:r>
        <w:rPr>
          <w:rFonts w:hint="eastAsia" w:asciiTheme="minorEastAsia" w:hAnsiTheme="minorEastAsia" w:eastAsiaTheme="minorEastAsia" w:cstheme="minorEastAsia"/>
          <w:sz w:val="24"/>
          <w:szCs w:val="24"/>
          <w:lang w:val="en-US" w:eastAsia="zh-CN"/>
        </w:rPr>
        <w:t>的人了？</w:t>
      </w:r>
    </w:p>
    <w:p w14:paraId="54E86CC5">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△贵族们瞬间</w:t>
      </w:r>
      <w:r>
        <w:rPr>
          <w:rFonts w:hint="eastAsia" w:asciiTheme="minorEastAsia" w:hAnsiTheme="minorEastAsia" w:eastAsiaTheme="minorEastAsia" w:cstheme="minorEastAsia"/>
          <w:sz w:val="24"/>
          <w:szCs w:val="24"/>
          <w:lang w:val="en-US" w:eastAsia="zh-CN"/>
        </w:rPr>
        <w:t>安静</w:t>
      </w:r>
      <w:r>
        <w:rPr>
          <w:rFonts w:hint="eastAsia" w:asciiTheme="minorEastAsia" w:hAnsiTheme="minorEastAsia" w:eastAsiaTheme="minorEastAsia" w:cstheme="minorEastAsia"/>
          <w:sz w:val="24"/>
          <w:szCs w:val="24"/>
        </w:rPr>
        <w:t>，面面相觑。</w:t>
      </w:r>
    </w:p>
    <w:p w14:paraId="70E94AB3">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阿尔瓦多（</w:t>
      </w:r>
      <w:r>
        <w:rPr>
          <w:rFonts w:hint="eastAsia" w:asciiTheme="minorEastAsia" w:hAnsiTheme="minorEastAsia" w:eastAsiaTheme="minorEastAsia" w:cstheme="minorEastAsia"/>
          <w:sz w:val="24"/>
          <w:szCs w:val="24"/>
          <w:lang w:val="en-US" w:eastAsia="zh-CN"/>
        </w:rPr>
        <w:t>破防</w:t>
      </w:r>
      <w:r>
        <w:rPr>
          <w:rFonts w:hint="eastAsia" w:asciiTheme="minorEastAsia" w:hAnsiTheme="minorEastAsia" w:eastAsiaTheme="minorEastAsia" w:cstheme="minorEastAsia"/>
          <w:sz w:val="24"/>
          <w:szCs w:val="24"/>
        </w:rPr>
        <w:t>）：</w:t>
      </w:r>
      <w:r>
        <w:rPr>
          <w:rStyle w:val="10"/>
          <w:rFonts w:hint="eastAsia" w:asciiTheme="minorEastAsia" w:hAnsiTheme="minorEastAsia" w:eastAsiaTheme="minorEastAsia" w:cstheme="minorEastAsia"/>
          <w:b w:val="0"/>
          <w:bCs w:val="0"/>
          <w:i w:val="0"/>
          <w:iCs w:val="0"/>
          <w:caps w:val="0"/>
          <w:color w:val="111827"/>
          <w:spacing w:val="0"/>
          <w:sz w:val="24"/>
          <w:szCs w:val="24"/>
          <w:shd w:val="clear" w:fill="FFFFFF"/>
        </w:rPr>
        <w:t>混账东西！没有维洛尔这个姓，你连站在这里的资格都没有</w:t>
      </w:r>
      <w:r>
        <w:rPr>
          <w:rFonts w:hint="eastAsia" w:asciiTheme="minorEastAsia" w:hAnsiTheme="minorEastAsia" w:eastAsiaTheme="minorEastAsia" w:cstheme="minorEastAsia"/>
          <w:sz w:val="24"/>
          <w:szCs w:val="24"/>
          <w:lang w:val="en-US" w:eastAsia="zh-CN"/>
        </w:rPr>
        <w:t>！</w:t>
      </w:r>
    </w:p>
    <w:p w14:paraId="3C61B0CD">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△里文</w:t>
      </w:r>
      <w:r>
        <w:rPr>
          <w:rFonts w:hint="eastAsia" w:asciiTheme="minorEastAsia" w:hAnsiTheme="minorEastAsia" w:eastAsiaTheme="minorEastAsia" w:cstheme="minorEastAsia"/>
          <w:sz w:val="24"/>
          <w:szCs w:val="24"/>
          <w:lang w:val="en-US" w:eastAsia="zh-CN"/>
        </w:rPr>
        <w:t>理都没理他，径直越过阿尔瓦多，</w:t>
      </w:r>
      <w:r>
        <w:rPr>
          <w:rFonts w:hint="eastAsia" w:asciiTheme="minorEastAsia" w:hAnsiTheme="minorEastAsia" w:eastAsiaTheme="minorEastAsia" w:cstheme="minorEastAsia"/>
          <w:sz w:val="24"/>
          <w:szCs w:val="24"/>
        </w:rPr>
        <w:t>头也不回地离去。阿尔瓦多站在原地，胸口剧烈起伏，气得浑身发抖。</w:t>
      </w:r>
    </w:p>
    <w:p w14:paraId="01DA918C">
      <w:pPr>
        <w:bidi w:val="0"/>
        <w:spacing w:beforeLines="0" w:afterLine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阿尔瓦多（咆哮）：</w:t>
      </w:r>
      <w:r>
        <w:rPr>
          <w:rFonts w:hint="eastAsia" w:asciiTheme="minorEastAsia" w:hAnsiTheme="minorEastAsia" w:eastAsiaTheme="minorEastAsia" w:cstheme="minorEastAsia"/>
          <w:sz w:val="24"/>
          <w:szCs w:val="24"/>
          <w:lang w:val="en-US" w:eastAsia="zh-CN"/>
        </w:rPr>
        <w:t>他这个废物真以为自己赢了就了不起了，老子有的是手段治他，</w:t>
      </w:r>
      <w:r>
        <w:rPr>
          <w:rFonts w:hint="eastAsia" w:asciiTheme="minorEastAsia" w:hAnsiTheme="minorEastAsia" w:eastAsiaTheme="minorEastAsia" w:cstheme="minorEastAsia"/>
          <w:sz w:val="24"/>
          <w:szCs w:val="24"/>
        </w:rPr>
        <w:t>我们走！</w:t>
      </w:r>
    </w:p>
    <w:p w14:paraId="6B2EF249">
      <w:pPr>
        <w:pStyle w:val="3"/>
        <w:bidi w:val="0"/>
        <w:rPr>
          <w:rFonts w:hint="eastAsia"/>
        </w:rPr>
      </w:pPr>
      <w:r>
        <w:rPr>
          <w:rFonts w:hint="eastAsia"/>
        </w:rPr>
        <w:t>第2</w:t>
      </w:r>
      <w:r>
        <w:rPr>
          <w:rFonts w:hint="eastAsia"/>
          <w:lang w:val="en-US" w:eastAsia="zh-CN"/>
        </w:rPr>
        <w:t>1</w:t>
      </w:r>
      <w:r>
        <w:rPr>
          <w:rFonts w:hint="eastAsia"/>
        </w:rPr>
        <w:t>集</w:t>
      </w:r>
    </w:p>
    <w:p w14:paraId="19F00080">
      <w:pPr>
        <w:bidi w:val="0"/>
        <w:spacing w:beforeLines="0" w:afterLines="0"/>
        <w:rPr>
          <w:rFonts w:hint="eastAsia" w:ascii="宋体" w:hAnsi="宋体" w:eastAsia="宋体" w:cs="宋体"/>
          <w:b/>
          <w:bCs/>
          <w:sz w:val="24"/>
          <w:szCs w:val="24"/>
        </w:rPr>
      </w:pPr>
      <w:r>
        <w:rPr>
          <w:rFonts w:hint="eastAsia" w:ascii="宋体" w:hAnsi="宋体" w:eastAsia="宋体" w:cs="宋体"/>
          <w:b/>
          <w:bCs/>
          <w:sz w:val="24"/>
          <w:szCs w:val="24"/>
          <w:lang w:val="en-US" w:eastAsia="zh-CN"/>
        </w:rPr>
        <w:t>21-</w:t>
      </w:r>
      <w:r>
        <w:rPr>
          <w:rFonts w:hint="eastAsia" w:ascii="宋体" w:hAnsi="宋体" w:eastAsia="宋体" w:cs="宋体"/>
          <w:b/>
          <w:bCs/>
          <w:sz w:val="24"/>
          <w:szCs w:val="24"/>
        </w:rPr>
        <w:t>1：俱乐部包厢 夜 内</w:t>
      </w:r>
    </w:p>
    <w:p w14:paraId="734BD990">
      <w:pPr>
        <w:bidi w:val="0"/>
        <w:spacing w:beforeLines="0" w:afterLines="0"/>
        <w:rPr>
          <w:rFonts w:hint="eastAsia" w:ascii="宋体" w:hAnsi="宋体" w:eastAsia="宋体" w:cs="宋体"/>
          <w:b/>
          <w:bCs/>
          <w:sz w:val="24"/>
          <w:szCs w:val="24"/>
        </w:rPr>
      </w:pPr>
      <w:r>
        <w:rPr>
          <w:rFonts w:hint="eastAsia" w:ascii="宋体" w:hAnsi="宋体" w:eastAsia="宋体" w:cs="宋体"/>
          <w:b/>
          <w:bCs/>
          <w:sz w:val="24"/>
          <w:szCs w:val="24"/>
        </w:rPr>
        <w:t>人物：里文、薇薇安、众交际花</w:t>
      </w:r>
    </w:p>
    <w:p w14:paraId="5CDED592">
      <w:pPr>
        <w:bidi w:val="0"/>
        <w:spacing w:beforeLines="0" w:afterLines="0"/>
        <w:rPr>
          <w:rFonts w:hint="eastAsia" w:ascii="宋体" w:hAnsi="宋体" w:eastAsia="宋体" w:cs="宋体"/>
          <w:sz w:val="24"/>
          <w:szCs w:val="24"/>
        </w:rPr>
      </w:pPr>
      <w:r>
        <w:rPr>
          <w:rFonts w:hint="eastAsia" w:ascii="宋体" w:hAnsi="宋体" w:eastAsia="宋体" w:cs="宋体"/>
          <w:sz w:val="24"/>
          <w:szCs w:val="24"/>
        </w:rPr>
        <w:t>△豪华包厢内，里文身上的礼服扣子散开三颗，</w:t>
      </w:r>
      <w:r>
        <w:rPr>
          <w:rFonts w:hint="eastAsia" w:ascii="宋体" w:hAnsi="宋体" w:eastAsia="宋体" w:cs="宋体"/>
          <w:sz w:val="24"/>
          <w:szCs w:val="24"/>
          <w:lang w:val="en-US" w:eastAsia="zh-CN"/>
        </w:rPr>
        <w:t>烈酒泼湿胸口</w:t>
      </w:r>
      <w:r>
        <w:rPr>
          <w:rFonts w:hint="eastAsia" w:ascii="宋体" w:hAnsi="宋体" w:eastAsia="宋体" w:cs="宋体"/>
          <w:sz w:val="24"/>
          <w:szCs w:val="24"/>
        </w:rPr>
        <w:t>。他正大口灌着美酒，眼神迷离，身边环绕着几名浓妆艳抹的年轻女郎。</w:t>
      </w:r>
    </w:p>
    <w:p w14:paraId="3295F223">
      <w:pPr>
        <w:bidi w:val="0"/>
        <w:spacing w:beforeLines="0" w:afterLines="0"/>
        <w:rPr>
          <w:rFonts w:hint="eastAsia" w:ascii="宋体" w:hAnsi="宋体" w:eastAsia="宋体" w:cs="宋体"/>
          <w:sz w:val="24"/>
          <w:szCs w:val="24"/>
        </w:rPr>
      </w:pPr>
      <w:r>
        <w:rPr>
          <w:rFonts w:hint="eastAsia" w:ascii="宋体" w:hAnsi="宋体" w:eastAsia="宋体" w:cs="宋体"/>
          <w:sz w:val="24"/>
          <w:szCs w:val="24"/>
        </w:rPr>
        <w:t>里文（大笑）：倒酒</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今天全场消费本少爷买单，</w:t>
      </w:r>
      <w:r>
        <w:rPr>
          <w:rFonts w:hint="eastAsia" w:ascii="宋体" w:hAnsi="宋体" w:eastAsia="宋体" w:cs="宋体"/>
          <w:sz w:val="24"/>
          <w:szCs w:val="24"/>
        </w:rPr>
        <w:t>账全算在维洛尔公爵府头上！</w:t>
      </w:r>
    </w:p>
    <w:p w14:paraId="25FE4550">
      <w:pPr>
        <w:bidi w:val="0"/>
        <w:spacing w:beforeLines="0" w:afterLines="0"/>
        <w:rPr>
          <w:rFonts w:hint="eastAsia" w:ascii="宋体" w:hAnsi="宋体" w:eastAsia="宋体" w:cs="宋体"/>
          <w:sz w:val="24"/>
          <w:szCs w:val="24"/>
        </w:rPr>
      </w:pPr>
      <w:r>
        <w:rPr>
          <w:rFonts w:hint="eastAsia" w:ascii="宋体" w:hAnsi="宋体" w:eastAsia="宋体" w:cs="宋体"/>
          <w:sz w:val="24"/>
          <w:szCs w:val="24"/>
        </w:rPr>
        <w:t>△里文左拥右抱，在女郎们的娇嗔声中调笑享乐，神态熟练自如，完全没有任何避讳。</w:t>
      </w:r>
    </w:p>
    <w:p w14:paraId="0C22022A">
      <w:pPr>
        <w:bidi w:val="0"/>
        <w:spacing w:beforeLines="0" w:afterLine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薇薇安VO:</w:t>
      </w:r>
      <w:r>
        <w:rPr>
          <w:rFonts w:hint="eastAsia" w:ascii="宋体" w:hAnsi="宋体" w:eastAsia="宋体" w:cs="宋体"/>
          <w:sz w:val="24"/>
          <w:szCs w:val="24"/>
        </w:rPr>
        <w:t>哟，这不是我们维洛尔家的里文大少爷吗？</w:t>
      </w:r>
    </w:p>
    <w:p w14:paraId="36F8B839">
      <w:pPr>
        <w:bidi w:val="0"/>
        <w:spacing w:beforeLines="0" w:afterLines="0"/>
        <w:rPr>
          <w:rFonts w:hint="eastAsia" w:ascii="宋体" w:hAnsi="宋体" w:eastAsia="宋体" w:cs="宋体"/>
          <w:sz w:val="24"/>
          <w:szCs w:val="24"/>
        </w:rPr>
      </w:pPr>
      <w:r>
        <w:rPr>
          <w:rFonts w:hint="eastAsia" w:ascii="宋体" w:hAnsi="宋体" w:eastAsia="宋体" w:cs="宋体"/>
          <w:sz w:val="24"/>
          <w:szCs w:val="24"/>
        </w:rPr>
        <w:t>△薇薇安</w:t>
      </w:r>
      <w:r>
        <w:rPr>
          <w:rFonts w:hint="eastAsia" w:ascii="宋体" w:hAnsi="宋体" w:eastAsia="宋体" w:cs="宋体"/>
          <w:sz w:val="24"/>
          <w:szCs w:val="24"/>
          <w:lang w:val="en-US" w:eastAsia="zh-CN"/>
        </w:rPr>
        <w:t>推开包厢门</w:t>
      </w:r>
      <w:del w:id="0" w:author="z'z" w:date="2026-06-30T17:11:57Z">
        <w:r>
          <w:rPr>
            <w:rFonts w:hint="eastAsia" w:ascii="宋体" w:hAnsi="宋体" w:eastAsia="宋体" w:cs="宋体"/>
            <w:sz w:val="24"/>
            <w:szCs w:val="24"/>
            <w:lang w:val="en-US" w:eastAsia="zh-CN"/>
          </w:rPr>
          <w:delText>，</w:delText>
        </w:r>
      </w:del>
      <w:del w:id="1" w:author="z'z" w:date="2026-06-30T17:11:57Z">
        <w:r>
          <w:rPr>
            <w:rFonts w:hint="eastAsia" w:ascii="宋体" w:hAnsi="宋体" w:eastAsia="宋体" w:cs="宋体"/>
            <w:sz w:val="24"/>
            <w:szCs w:val="24"/>
          </w:rPr>
          <w:delText>踩着高跟鞋走了进来</w:delText>
        </w:r>
      </w:del>
      <w:del w:id="2" w:author="z'z" w:date="2026-06-30T17:11:57Z">
        <w:r>
          <w:rPr>
            <w:rFonts w:hint="eastAsia" w:ascii="宋体" w:hAnsi="宋体" w:eastAsia="宋体" w:cs="宋体"/>
            <w:sz w:val="24"/>
            <w:szCs w:val="24"/>
            <w:lang w:eastAsia="zh-CN"/>
          </w:rPr>
          <w:delText>，</w:delText>
        </w:r>
      </w:del>
      <w:del w:id="3" w:author="z'z" w:date="2026-06-30T17:11:57Z">
        <w:r>
          <w:rPr>
            <w:rFonts w:hint="eastAsia" w:ascii="宋体" w:hAnsi="宋体" w:eastAsia="宋体" w:cs="宋体"/>
            <w:sz w:val="24"/>
            <w:szCs w:val="24"/>
          </w:rPr>
          <w:delText>无视旁边的女郎，</w:delText>
        </w:r>
      </w:del>
      <w:r>
        <w:rPr>
          <w:rFonts w:hint="eastAsia" w:ascii="宋体" w:hAnsi="宋体" w:eastAsia="宋体" w:cs="宋体"/>
          <w:sz w:val="24"/>
          <w:szCs w:val="24"/>
        </w:rPr>
        <w:t>轻熟地坐到里文身边，伸出玉指挑起里文的下巴，出言调侃。</w:t>
      </w:r>
    </w:p>
    <w:p w14:paraId="3BC59AF1">
      <w:pPr>
        <w:spacing w:beforeLines="0" w:afterLines="0"/>
        <w:rPr>
          <w:ins w:id="4" w:author="salted鱼" w:date="2026-06-30T18:18:37Z"/>
          <w:rFonts w:hint="eastAsia" w:ascii="宋体" w:hAnsi="宋体" w:eastAsia="宋体" w:cs="宋体"/>
          <w:sz w:val="24"/>
          <w:lang w:val="en-US" w:eastAsia="zh-CN"/>
        </w:rPr>
      </w:pPr>
      <w:r>
        <w:rPr>
          <w:rFonts w:hint="eastAsia" w:ascii="宋体" w:hAnsi="宋体" w:eastAsia="宋体" w:cs="宋体"/>
          <w:sz w:val="24"/>
          <w:szCs w:val="24"/>
        </w:rPr>
        <w:t>薇薇安（挑眉）：</w:t>
      </w:r>
      <w:ins w:id="5" w:author="salted鱼" w:date="2026-06-30T18:18:37Z">
        <w:r>
          <w:rPr>
            <w:rFonts w:hint="eastAsia" w:ascii="宋体" w:hAnsi="宋体" w:eastAsia="宋体" w:cs="宋体"/>
            <w:sz w:val="24"/>
            <w:lang w:val="en-US" w:eastAsia="zh-CN"/>
          </w:rPr>
          <w:t>里文少爷刚赢了星云竞技场，得了驸马</w:t>
        </w:r>
      </w:ins>
      <w:ins w:id="6" w:author="salted鱼" w:date="2026-07-01T11:18:54Z">
        <w:r>
          <w:rPr>
            <w:rFonts w:hint="eastAsia" w:ascii="宋体" w:hAnsi="宋体" w:eastAsia="宋体" w:cs="宋体"/>
            <w:sz w:val="24"/>
            <w:lang w:val="en-US" w:eastAsia="zh-CN"/>
          </w:rPr>
          <w:t>的</w:t>
        </w:r>
      </w:ins>
      <w:ins w:id="7" w:author="salted鱼" w:date="2026-06-30T18:18:37Z">
        <w:r>
          <w:rPr>
            <w:rFonts w:hint="eastAsia" w:ascii="宋体" w:hAnsi="宋体" w:eastAsia="宋体" w:cs="宋体"/>
            <w:sz w:val="24"/>
            <w:lang w:val="en-US" w:eastAsia="zh-CN"/>
          </w:rPr>
          <w:t>头衔就来我们这，难道不怕公主殿下生气嘛</w:t>
        </w:r>
      </w:ins>
      <w:ins w:id="8" w:author="salted鱼" w:date="2026-06-30T18:19:02Z">
        <w:r>
          <w:rPr>
            <w:rFonts w:hint="eastAsia" w:ascii="宋体" w:hAnsi="宋体" w:eastAsia="宋体" w:cs="宋体"/>
            <w:sz w:val="24"/>
            <w:lang w:val="en-US" w:eastAsia="zh-CN"/>
          </w:rPr>
          <w:t>？</w:t>
        </w:r>
      </w:ins>
    </w:p>
    <w:p w14:paraId="1AEDFE21">
      <w:pPr>
        <w:bidi w:val="0"/>
        <w:spacing w:beforeLines="0" w:afterLines="0"/>
        <w:rPr>
          <w:del w:id="9" w:author="salted鱼" w:date="2026-06-30T18:19:05Z"/>
          <w:rFonts w:hint="eastAsia" w:ascii="宋体" w:hAnsi="宋体" w:eastAsia="宋体" w:cs="宋体"/>
          <w:sz w:val="24"/>
          <w:lang w:val="en-US" w:eastAsia="zh-CN"/>
        </w:rPr>
      </w:pPr>
      <w:del w:id="10" w:author="salted鱼" w:date="2026-06-30T18:18:37Z">
        <w:commentRangeStart w:id="0"/>
        <w:r>
          <w:rPr>
            <w:rFonts w:hint="eastAsia" w:ascii="宋体" w:hAnsi="宋体" w:eastAsia="宋体" w:cs="宋体"/>
            <w:sz w:val="24"/>
          </w:rPr>
          <w:delText>以前啊，你只是个天天来这儿撒钱买醉的纨绔少爷。姐姐真</w:delText>
        </w:r>
      </w:del>
      <w:del w:id="11" w:author="salted鱼" w:date="2026-06-30T18:18:37Z">
        <w:r>
          <w:rPr>
            <w:rFonts w:hint="eastAsia" w:ascii="宋体" w:hAnsi="宋体" w:eastAsia="宋体" w:cs="宋体"/>
            <w:sz w:val="24"/>
            <w:lang w:val="en-US" w:eastAsia="zh-CN"/>
          </w:rPr>
          <w:delText>没想到，你摇身一变就成了驸马</w:delText>
        </w:r>
      </w:del>
      <w:del w:id="12" w:author="salted鱼" w:date="2026-06-30T18:18:58Z">
        <w:r>
          <w:rPr>
            <w:rFonts w:hint="eastAsia" w:ascii="宋体" w:hAnsi="宋体" w:eastAsia="宋体" w:cs="宋体"/>
            <w:sz w:val="24"/>
            <w:lang w:val="en-US" w:eastAsia="zh-CN"/>
          </w:rPr>
          <w:delText>。</w:delText>
        </w:r>
        <w:commentRangeEnd w:id="0"/>
      </w:del>
      <w:del w:id="13" w:author="salted鱼" w:date="2026-06-30T18:18:58Z">
        <w:r>
          <w:rPr>
            <w:rFonts w:hint="eastAsia" w:ascii="宋体" w:hAnsi="宋体" w:eastAsia="宋体" w:cs="宋体"/>
            <w:sz w:val="24"/>
          </w:rPr>
          <w:commentReference w:id="0"/>
        </w:r>
      </w:del>
    </w:p>
    <w:p w14:paraId="01D3370F">
      <w:pPr>
        <w:bidi w:val="0"/>
        <w:spacing w:beforeLines="0" w:afterLines="0"/>
        <w:rPr>
          <w:rFonts w:hint="eastAsia" w:ascii="宋体" w:hAnsi="宋体" w:eastAsia="宋体" w:cs="宋体"/>
          <w:sz w:val="24"/>
          <w:szCs w:val="24"/>
          <w:lang w:val="en-US" w:eastAsia="zh-CN"/>
        </w:rPr>
      </w:pPr>
      <w:commentRangeStart w:id="1"/>
      <w:r>
        <w:rPr>
          <w:rFonts w:hint="eastAsia" w:ascii="宋体" w:hAnsi="宋体" w:eastAsia="宋体" w:cs="宋体"/>
          <w:sz w:val="24"/>
          <w:szCs w:val="24"/>
        </w:rPr>
        <w:t>△里文顺势搂住薇薇安的腰，眼中带笑，语气轻浮</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两人离的极近。</w:t>
      </w:r>
    </w:p>
    <w:p w14:paraId="76F3387A">
      <w:pPr>
        <w:bidi w:val="0"/>
        <w:spacing w:beforeLines="0" w:afterLines="0"/>
        <w:rPr>
          <w:rFonts w:hint="eastAsia" w:ascii="宋体" w:hAnsi="宋体" w:eastAsia="宋体" w:cs="宋体"/>
          <w:sz w:val="24"/>
          <w:szCs w:val="24"/>
        </w:rPr>
      </w:pPr>
      <w:r>
        <w:rPr>
          <w:rFonts w:hint="eastAsia" w:ascii="宋体" w:hAnsi="宋体" w:eastAsia="宋体" w:cs="宋体"/>
          <w:sz w:val="24"/>
          <w:szCs w:val="24"/>
        </w:rPr>
        <w:t>里文：怎么？听你的口气，酸溜溜的？</w:t>
      </w:r>
    </w:p>
    <w:p w14:paraId="6E00F0D8">
      <w:pPr>
        <w:bidi w:val="0"/>
        <w:spacing w:beforeLines="0" w:afterLines="0"/>
        <w:rPr>
          <w:rFonts w:hint="eastAsia" w:ascii="宋体" w:hAnsi="宋体" w:eastAsia="宋体" w:cs="宋体"/>
          <w:sz w:val="24"/>
          <w:szCs w:val="24"/>
          <w:lang w:val="en-US" w:eastAsia="zh-CN"/>
        </w:rPr>
      </w:pPr>
      <w:r>
        <w:rPr>
          <w:rFonts w:hint="eastAsia" w:ascii="宋体" w:hAnsi="宋体" w:eastAsia="宋体" w:cs="宋体"/>
          <w:sz w:val="24"/>
          <w:szCs w:val="24"/>
        </w:rPr>
        <w:t>△薇薇安娇嗔地拍了一下他的胸口</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掩住嘴吃吃地笑了起来。</w:t>
      </w:r>
    </w:p>
    <w:p w14:paraId="5581CE00">
      <w:pPr>
        <w:bidi w:val="0"/>
        <w:spacing w:beforeLines="0" w:afterLines="0"/>
        <w:rPr>
          <w:rFonts w:hint="eastAsia" w:ascii="宋体" w:hAnsi="宋体" w:eastAsia="宋体" w:cs="宋体"/>
          <w:sz w:val="24"/>
          <w:szCs w:val="24"/>
        </w:rPr>
      </w:pPr>
      <w:r>
        <w:rPr>
          <w:rFonts w:hint="eastAsia" w:ascii="宋体" w:hAnsi="宋体" w:eastAsia="宋体" w:cs="宋体"/>
          <w:sz w:val="24"/>
          <w:szCs w:val="24"/>
        </w:rPr>
        <w:t>薇薇安：</w:t>
      </w:r>
      <w:ins w:id="14" w:author="salted鱼" w:date="2026-07-01T10:57:06Z">
        <w:r>
          <w:rPr>
            <w:rFonts w:hint="eastAsia" w:ascii="宋体" w:hAnsi="宋体" w:eastAsia="宋体" w:cs="宋体"/>
            <w:sz w:val="24"/>
            <w:szCs w:val="24"/>
            <w:lang w:val="en-US" w:eastAsia="zh-CN"/>
          </w:rPr>
          <w:t>哪敢呀</w:t>
        </w:r>
      </w:ins>
      <w:ins w:id="15" w:author="salted鱼" w:date="2026-07-01T10:56:06Z">
        <w:r>
          <w:rPr>
            <w:rFonts w:hint="eastAsia" w:ascii="宋体" w:hAnsi="宋体" w:eastAsia="宋体" w:cs="宋体"/>
            <w:i w:val="0"/>
            <w:iCs w:val="0"/>
            <w:caps w:val="0"/>
            <w:color w:val="212121"/>
            <w:spacing w:val="0"/>
            <w:sz w:val="24"/>
            <w:szCs w:val="24"/>
            <w:shd w:val="clear" w:fill="FFFFFF"/>
            <w:lang w:val="en-US" w:eastAsia="zh-CN"/>
          </w:rPr>
          <w:t>，</w:t>
        </w:r>
      </w:ins>
      <w:ins w:id="16" w:author="salted鱼" w:date="2026-07-01T10:55:50Z">
        <w:r>
          <w:rPr>
            <w:rFonts w:hint="eastAsia" w:ascii="宋体" w:hAnsi="宋体" w:eastAsia="宋体" w:cs="宋体"/>
            <w:i w:val="0"/>
            <w:iCs w:val="0"/>
            <w:caps w:val="0"/>
            <w:color w:val="212121"/>
            <w:spacing w:val="0"/>
            <w:sz w:val="24"/>
            <w:szCs w:val="24"/>
            <w:shd w:val="clear" w:fill="FFFFFF"/>
            <w:lang w:val="en-US" w:eastAsia="zh-CN"/>
          </w:rPr>
          <w:t>以后您</w:t>
        </w:r>
      </w:ins>
      <w:ins w:id="17" w:author="salted鱼" w:date="2026-06-30T18:24:15Z">
        <w:r>
          <w:rPr>
            <w:rFonts w:hint="eastAsia" w:ascii="宋体" w:hAnsi="宋体" w:eastAsia="宋体" w:cs="宋体"/>
            <w:i w:val="0"/>
            <w:iCs w:val="0"/>
            <w:caps w:val="0"/>
            <w:color w:val="212121"/>
            <w:spacing w:val="0"/>
            <w:sz w:val="24"/>
            <w:szCs w:val="24"/>
            <w:shd w:val="clear" w:fill="FFFFFF"/>
          </w:rPr>
          <w:t>身边都是公主贵女，哪还</w:t>
        </w:r>
      </w:ins>
      <w:ins w:id="18" w:author="salted鱼" w:date="2026-07-01T09:27:14Z">
        <w:r>
          <w:rPr>
            <w:rFonts w:hint="eastAsia" w:ascii="宋体" w:hAnsi="宋体" w:eastAsia="宋体" w:cs="宋体"/>
            <w:i w:val="0"/>
            <w:iCs w:val="0"/>
            <w:caps w:val="0"/>
            <w:color w:val="212121"/>
            <w:spacing w:val="0"/>
            <w:sz w:val="24"/>
            <w:szCs w:val="24"/>
            <w:shd w:val="clear" w:fill="FFFFFF"/>
            <w:lang w:val="en-US" w:eastAsia="zh-CN"/>
          </w:rPr>
          <w:t>能</w:t>
        </w:r>
      </w:ins>
      <w:ins w:id="19" w:author="salted鱼" w:date="2026-06-30T18:24:15Z">
        <w:r>
          <w:rPr>
            <w:rFonts w:hint="eastAsia" w:ascii="宋体" w:hAnsi="宋体" w:eastAsia="宋体" w:cs="宋体"/>
            <w:i w:val="0"/>
            <w:iCs w:val="0"/>
            <w:caps w:val="0"/>
            <w:color w:val="212121"/>
            <w:spacing w:val="0"/>
            <w:sz w:val="24"/>
            <w:szCs w:val="24"/>
            <w:shd w:val="clear" w:fill="FFFFFF"/>
          </w:rPr>
          <w:t>记得我这种小人物。</w:t>
        </w:r>
      </w:ins>
      <w:del w:id="20" w:author="salted鱼" w:date="2026-06-30T18:24:15Z">
        <w:r>
          <w:rPr>
            <w:rFonts w:hint="eastAsia" w:ascii="宋体" w:hAnsi="宋体" w:eastAsia="宋体" w:cs="宋体"/>
            <w:sz w:val="24"/>
            <w:szCs w:val="24"/>
          </w:rPr>
          <w:delText>能不酸吗？</w:delText>
        </w:r>
      </w:del>
      <w:del w:id="21" w:author="salted鱼" w:date="2026-06-30T18:24:15Z">
        <w:r>
          <w:rPr>
            <w:rFonts w:hint="eastAsia" w:ascii="宋体" w:hAnsi="宋体" w:eastAsia="宋体" w:cs="宋体"/>
            <w:sz w:val="24"/>
            <w:szCs w:val="24"/>
            <w:lang w:val="en-US" w:eastAsia="zh-CN"/>
          </w:rPr>
          <w:delText>驸马爷以后哪能记得我们这些小人物，到时候</w:delText>
        </w:r>
      </w:del>
      <w:del w:id="22" w:author="salted鱼" w:date="2026-06-30T18:24:15Z">
        <w:r>
          <w:rPr>
            <w:rFonts w:hint="eastAsia" w:ascii="宋体" w:hAnsi="宋体" w:eastAsia="宋体" w:cs="宋体"/>
            <w:sz w:val="24"/>
            <w:szCs w:val="24"/>
          </w:rPr>
          <w:delText>恐怕连这俱乐部的门朝哪开都忘了吧？</w:delText>
        </w:r>
      </w:del>
    </w:p>
    <w:p w14:paraId="14AED465">
      <w:pPr>
        <w:bidi w:val="0"/>
        <w:spacing w:beforeLines="0" w:afterLines="0"/>
        <w:rPr>
          <w:rFonts w:hint="eastAsia" w:ascii="宋体" w:hAnsi="宋体" w:eastAsia="宋体" w:cs="宋体"/>
          <w:sz w:val="24"/>
          <w:szCs w:val="24"/>
        </w:rPr>
      </w:pPr>
      <w:r>
        <w:rPr>
          <w:rFonts w:hint="eastAsia" w:ascii="宋体" w:hAnsi="宋体" w:eastAsia="宋体" w:cs="宋体"/>
          <w:sz w:val="24"/>
          <w:szCs w:val="24"/>
        </w:rPr>
        <w:t>△里文</w:t>
      </w:r>
      <w:r>
        <w:rPr>
          <w:rFonts w:hint="eastAsia" w:ascii="宋体" w:hAnsi="宋体" w:eastAsia="宋体" w:cs="宋体"/>
          <w:sz w:val="24"/>
          <w:szCs w:val="24"/>
          <w:lang w:val="en-US" w:eastAsia="zh-CN"/>
        </w:rPr>
        <w:t>抓住薇薇安的手，按在自己的胸膛上，随后</w:t>
      </w:r>
      <w:r>
        <w:rPr>
          <w:rFonts w:hint="eastAsia" w:ascii="宋体" w:hAnsi="宋体" w:eastAsia="宋体" w:cs="宋体"/>
          <w:sz w:val="24"/>
          <w:szCs w:val="24"/>
        </w:rPr>
        <w:t>凑近</w:t>
      </w:r>
      <w:r>
        <w:rPr>
          <w:rFonts w:hint="eastAsia" w:ascii="宋体" w:hAnsi="宋体" w:eastAsia="宋体" w:cs="宋体"/>
          <w:sz w:val="24"/>
          <w:szCs w:val="24"/>
          <w:lang w:val="en-US" w:eastAsia="zh-CN"/>
        </w:rPr>
        <w:t>薇薇安</w:t>
      </w:r>
      <w:r>
        <w:rPr>
          <w:rFonts w:hint="eastAsia" w:ascii="宋体" w:hAnsi="宋体" w:eastAsia="宋体" w:cs="宋体"/>
          <w:sz w:val="24"/>
          <w:szCs w:val="24"/>
        </w:rPr>
        <w:t>耳边，吹了一口气</w:t>
      </w:r>
    </w:p>
    <w:p w14:paraId="23B09136">
      <w:pPr>
        <w:bidi w:val="0"/>
        <w:spacing w:beforeLines="0" w:afterLines="0"/>
        <w:rPr>
          <w:rFonts w:hint="eastAsia" w:ascii="宋体" w:hAnsi="宋体" w:eastAsia="宋体" w:cs="宋体"/>
          <w:sz w:val="24"/>
          <w:szCs w:val="24"/>
        </w:rPr>
      </w:pPr>
      <w:r>
        <w:rPr>
          <w:rFonts w:hint="eastAsia" w:ascii="宋体" w:hAnsi="宋体" w:eastAsia="宋体" w:cs="宋体"/>
          <w:sz w:val="24"/>
          <w:szCs w:val="24"/>
        </w:rPr>
        <w:t>里文：放心，本少爷记性好得很。你要是后悔以前没多讨好我</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现在也来得及</w:t>
      </w:r>
      <w:r>
        <w:rPr>
          <w:rFonts w:hint="eastAsia" w:ascii="宋体" w:hAnsi="宋体" w:eastAsia="宋体" w:cs="宋体"/>
          <w:sz w:val="24"/>
          <w:szCs w:val="24"/>
        </w:rPr>
        <w:t>。</w:t>
      </w:r>
    </w:p>
    <w:p w14:paraId="181C4A90">
      <w:pPr>
        <w:bidi w:val="0"/>
        <w:spacing w:beforeLines="0" w:afterLines="0"/>
        <w:rPr>
          <w:rFonts w:hint="eastAsia" w:ascii="宋体" w:hAnsi="宋体" w:eastAsia="宋体" w:cs="宋体"/>
          <w:sz w:val="24"/>
          <w:szCs w:val="24"/>
        </w:rPr>
      </w:pPr>
      <w:r>
        <w:rPr>
          <w:rFonts w:hint="eastAsia" w:ascii="宋体" w:hAnsi="宋体" w:eastAsia="宋体" w:cs="宋体"/>
          <w:sz w:val="24"/>
          <w:szCs w:val="24"/>
        </w:rPr>
        <w:t>薇薇安（媚笑）：啐，油嘴滑舌，</w:t>
      </w:r>
      <w:ins w:id="23" w:author="salted鱼" w:date="2026-07-01T10:55:34Z">
        <w:r>
          <w:rPr>
            <w:rFonts w:hint="eastAsia" w:ascii="宋体" w:hAnsi="宋体" w:eastAsia="宋体" w:cs="宋体"/>
            <w:sz w:val="24"/>
            <w:szCs w:val="24"/>
            <w:lang w:val="en-US" w:eastAsia="zh-CN"/>
          </w:rPr>
          <w:t>我可</w:t>
        </w:r>
      </w:ins>
      <w:ins w:id="24" w:author="salted鱼" w:date="2026-07-01T10:55:35Z">
        <w:r>
          <w:rPr>
            <w:rFonts w:hint="eastAsia" w:ascii="宋体" w:hAnsi="宋体" w:eastAsia="宋体" w:cs="宋体"/>
            <w:sz w:val="24"/>
            <w:szCs w:val="24"/>
            <w:lang w:val="en-US" w:eastAsia="zh-CN"/>
          </w:rPr>
          <w:t>担不起</w:t>
        </w:r>
      </w:ins>
      <w:ins w:id="25" w:author="salted鱼" w:date="2026-07-01T10:55:38Z">
        <w:r>
          <w:rPr>
            <w:rFonts w:hint="eastAsia" w:ascii="宋体" w:hAnsi="宋体" w:eastAsia="宋体" w:cs="宋体"/>
            <w:sz w:val="24"/>
            <w:szCs w:val="24"/>
            <w:lang w:val="en-US" w:eastAsia="zh-CN"/>
          </w:rPr>
          <w:t>勾引</w:t>
        </w:r>
      </w:ins>
      <w:ins w:id="26" w:author="salted鱼" w:date="2026-07-01T10:56:29Z">
        <w:r>
          <w:rPr>
            <w:rFonts w:hint="eastAsia" w:ascii="宋体" w:hAnsi="宋体" w:eastAsia="宋体" w:cs="宋体"/>
            <w:sz w:val="24"/>
            <w:szCs w:val="24"/>
            <w:lang w:val="en-US" w:eastAsia="zh-CN"/>
          </w:rPr>
          <w:t>驸马爷的</w:t>
        </w:r>
      </w:ins>
      <w:ins w:id="27" w:author="salted鱼" w:date="2026-07-01T10:56:40Z">
        <w:r>
          <w:rPr>
            <w:rFonts w:hint="eastAsia" w:ascii="宋体" w:hAnsi="宋体" w:eastAsia="宋体" w:cs="宋体"/>
            <w:sz w:val="24"/>
            <w:szCs w:val="24"/>
            <w:lang w:val="en-US" w:eastAsia="zh-CN"/>
          </w:rPr>
          <w:t>‘</w:t>
        </w:r>
      </w:ins>
      <w:ins w:id="28" w:author="salted鱼" w:date="2026-07-01T10:56:31Z">
        <w:r>
          <w:rPr>
            <w:rFonts w:hint="eastAsia" w:ascii="宋体" w:hAnsi="宋体" w:eastAsia="宋体" w:cs="宋体"/>
            <w:sz w:val="24"/>
            <w:szCs w:val="24"/>
            <w:lang w:val="en-US" w:eastAsia="zh-CN"/>
          </w:rPr>
          <w:t>罪名</w:t>
        </w:r>
      </w:ins>
      <w:ins w:id="29" w:author="salted鱼" w:date="2026-07-01T10:56:42Z">
        <w:r>
          <w:rPr>
            <w:rFonts w:hint="eastAsia" w:ascii="宋体" w:hAnsi="宋体" w:eastAsia="宋体" w:cs="宋体"/>
            <w:sz w:val="24"/>
            <w:szCs w:val="24"/>
            <w:lang w:val="en-US" w:eastAsia="zh-CN"/>
          </w:rPr>
          <w:t>’</w:t>
        </w:r>
      </w:ins>
      <w:del w:id="30" w:author="salted鱼" w:date="2026-07-01T10:55:32Z">
        <w:r>
          <w:rPr>
            <w:rFonts w:hint="eastAsia" w:ascii="宋体" w:hAnsi="宋体" w:eastAsia="宋体" w:cs="宋体"/>
            <w:sz w:val="24"/>
            <w:szCs w:val="24"/>
          </w:rPr>
          <w:delText>谁要倒</w:delText>
        </w:r>
      </w:del>
      <w:del w:id="31" w:author="salted鱼" w:date="2026-07-01T10:55:31Z">
        <w:r>
          <w:rPr>
            <w:rFonts w:hint="eastAsia" w:ascii="宋体" w:hAnsi="宋体" w:eastAsia="宋体" w:cs="宋体"/>
            <w:sz w:val="24"/>
            <w:szCs w:val="24"/>
          </w:rPr>
          <w:delText>贴你</w:delText>
        </w:r>
      </w:del>
      <w:r>
        <w:rPr>
          <w:rFonts w:hint="eastAsia" w:ascii="宋体" w:hAnsi="宋体" w:eastAsia="宋体" w:cs="宋体"/>
          <w:sz w:val="24"/>
          <w:szCs w:val="24"/>
        </w:rPr>
        <w:t>。</w:t>
      </w:r>
      <w:commentRangeEnd w:id="1"/>
      <w:r>
        <w:rPr>
          <w:rFonts w:hint="eastAsia" w:ascii="宋体" w:hAnsi="宋体" w:eastAsia="宋体" w:cs="宋体"/>
          <w:sz w:val="24"/>
        </w:rPr>
        <w:commentReference w:id="1"/>
      </w:r>
    </w:p>
    <w:p w14:paraId="069D97D3">
      <w:pPr>
        <w:bidi w:val="0"/>
        <w:spacing w:beforeLines="0" w:afterLines="0"/>
        <w:rPr>
          <w:rFonts w:hint="eastAsia" w:ascii="宋体" w:hAnsi="宋体" w:eastAsia="宋体" w:cs="宋体"/>
          <w:sz w:val="24"/>
          <w:szCs w:val="24"/>
        </w:rPr>
      </w:pPr>
    </w:p>
    <w:p w14:paraId="03805593">
      <w:pPr>
        <w:bidi w:val="0"/>
        <w:spacing w:beforeLines="0" w:afterLines="0"/>
        <w:rPr>
          <w:rFonts w:hint="eastAsia" w:ascii="宋体" w:hAnsi="宋体" w:eastAsia="宋体" w:cs="宋体"/>
          <w:b/>
          <w:bCs/>
          <w:sz w:val="24"/>
          <w:szCs w:val="24"/>
        </w:rPr>
      </w:pPr>
      <w:r>
        <w:rPr>
          <w:rFonts w:hint="eastAsia" w:ascii="宋体" w:hAnsi="宋体" w:eastAsia="宋体" w:cs="宋体"/>
          <w:b/>
          <w:bCs/>
          <w:sz w:val="24"/>
          <w:szCs w:val="24"/>
          <w:lang w:val="en-US" w:eastAsia="zh-CN"/>
        </w:rPr>
        <w:t>21-2</w:t>
      </w:r>
      <w:r>
        <w:rPr>
          <w:rFonts w:hint="eastAsia" w:ascii="宋体" w:hAnsi="宋体" w:eastAsia="宋体" w:cs="宋体"/>
          <w:b/>
          <w:bCs/>
          <w:sz w:val="24"/>
          <w:szCs w:val="24"/>
        </w:rPr>
        <w:t>：俱乐部门口 夜 外</w:t>
      </w:r>
    </w:p>
    <w:p w14:paraId="1769CF18">
      <w:pPr>
        <w:bidi w:val="0"/>
        <w:spacing w:beforeLines="0" w:afterLines="0"/>
        <w:rPr>
          <w:rFonts w:hint="eastAsia" w:ascii="宋体" w:hAnsi="宋体" w:eastAsia="宋体" w:cs="宋体"/>
          <w:b/>
          <w:bCs/>
          <w:sz w:val="24"/>
          <w:szCs w:val="24"/>
        </w:rPr>
      </w:pPr>
      <w:r>
        <w:rPr>
          <w:rFonts w:hint="eastAsia" w:ascii="宋体" w:hAnsi="宋体" w:eastAsia="宋体" w:cs="宋体"/>
          <w:b/>
          <w:bCs/>
          <w:sz w:val="24"/>
          <w:szCs w:val="24"/>
        </w:rPr>
        <w:t>人物：尤利乌斯皇帝、塞弗林</w:t>
      </w:r>
    </w:p>
    <w:p w14:paraId="4FDE56BC">
      <w:pPr>
        <w:bidi w:val="0"/>
        <w:spacing w:beforeLines="0" w:afterLines="0"/>
        <w:rPr>
          <w:rFonts w:hint="eastAsia" w:ascii="宋体" w:hAnsi="宋体" w:eastAsia="宋体" w:cs="宋体"/>
          <w:sz w:val="24"/>
          <w:szCs w:val="24"/>
        </w:rPr>
      </w:pPr>
      <w:r>
        <w:rPr>
          <w:rFonts w:hint="eastAsia" w:ascii="宋体" w:hAnsi="宋体" w:eastAsia="宋体" w:cs="宋体"/>
          <w:sz w:val="24"/>
          <w:szCs w:val="24"/>
        </w:rPr>
        <w:t>△俱乐部外停满了各种奢华的星际悬浮飞艇。五彩斑斓的魔法霓虹灯将黑夜照得亮如白昼</w:t>
      </w:r>
      <w:r>
        <w:rPr>
          <w:rFonts w:hint="eastAsia" w:ascii="宋体" w:hAnsi="宋体" w:eastAsia="宋体" w:cs="宋体"/>
          <w:sz w:val="24"/>
          <w:szCs w:val="24"/>
          <w:lang w:eastAsia="zh-CN"/>
        </w:rPr>
        <w:t>，</w:t>
      </w:r>
      <w:r>
        <w:rPr>
          <w:rFonts w:hint="eastAsia" w:ascii="宋体" w:hAnsi="宋体" w:eastAsia="宋体" w:cs="宋体"/>
          <w:sz w:val="24"/>
          <w:szCs w:val="24"/>
        </w:rPr>
        <w:t>一辆极其黑色飞艇缓缓靠边停下。</w:t>
      </w:r>
    </w:p>
    <w:p w14:paraId="130A74C5">
      <w:pPr>
        <w:bidi w:val="0"/>
        <w:spacing w:beforeLines="0" w:afterLines="0"/>
        <w:rPr>
          <w:rFonts w:hint="eastAsia" w:ascii="宋体" w:hAnsi="宋体" w:eastAsia="宋体" w:cs="宋体"/>
          <w:sz w:val="24"/>
          <w:szCs w:val="24"/>
          <w:lang w:val="en-US" w:eastAsia="zh-CN"/>
        </w:rPr>
      </w:pPr>
      <w:r>
        <w:rPr>
          <w:rFonts w:hint="eastAsia" w:ascii="宋体" w:hAnsi="宋体" w:eastAsia="宋体" w:cs="宋体"/>
          <w:sz w:val="24"/>
          <w:szCs w:val="24"/>
        </w:rPr>
        <w:t>△</w:t>
      </w:r>
      <w:r>
        <w:rPr>
          <w:rFonts w:hint="eastAsia" w:ascii="宋体" w:hAnsi="宋体" w:eastAsia="宋体" w:cs="宋体"/>
          <w:sz w:val="24"/>
          <w:szCs w:val="24"/>
          <w:lang w:val="en-US" w:eastAsia="zh-CN"/>
        </w:rPr>
        <w:t>尤利乌斯和和塞弗林依次下车，两人打扮的低调内敛。</w:t>
      </w:r>
    </w:p>
    <w:p w14:paraId="281B9424">
      <w:pPr>
        <w:bidi w:val="0"/>
        <w:spacing w:beforeLines="0" w:afterLines="0"/>
        <w:rPr>
          <w:rFonts w:hint="eastAsia" w:ascii="宋体" w:hAnsi="宋体" w:eastAsia="宋体" w:cs="宋体"/>
          <w:sz w:val="24"/>
          <w:szCs w:val="24"/>
        </w:rPr>
      </w:pPr>
      <w:r>
        <w:rPr>
          <w:rFonts w:hint="eastAsia" w:ascii="宋体" w:hAnsi="宋体" w:eastAsia="宋体" w:cs="宋体"/>
          <w:sz w:val="24"/>
          <w:szCs w:val="24"/>
        </w:rPr>
        <w:t>塞弗林（压低声音）：陛下，内务部的情报没错，里文·维洛尔一离开竞技场，就直奔这烟花之地来了。</w:t>
      </w:r>
    </w:p>
    <w:p w14:paraId="1F83853F">
      <w:pPr>
        <w:bidi w:val="0"/>
        <w:spacing w:beforeLines="0" w:afterLines="0"/>
        <w:rPr>
          <w:del w:id="32" w:author="z'z" w:date="2026-06-30T17:14:43Z"/>
          <w:rFonts w:hint="eastAsia" w:ascii="宋体" w:hAnsi="宋体" w:eastAsia="宋体" w:cs="宋体"/>
          <w:sz w:val="24"/>
          <w:szCs w:val="24"/>
          <w:lang w:val="en-US" w:eastAsia="zh-CN"/>
        </w:rPr>
      </w:pPr>
      <w:del w:id="33" w:author="z'z" w:date="2026-06-30T17:14:43Z">
        <w:r>
          <w:rPr>
            <w:rFonts w:hint="eastAsia" w:ascii="宋体" w:hAnsi="宋体" w:eastAsia="宋体" w:cs="宋体"/>
            <w:sz w:val="24"/>
            <w:szCs w:val="24"/>
          </w:rPr>
          <w:delText>△</w:delText>
        </w:r>
      </w:del>
      <w:del w:id="34" w:author="z'z" w:date="2026-06-30T17:14:43Z">
        <w:r>
          <w:rPr>
            <w:rFonts w:hint="eastAsia" w:ascii="宋体" w:hAnsi="宋体" w:eastAsia="宋体" w:cs="宋体"/>
            <w:sz w:val="24"/>
            <w:szCs w:val="24"/>
            <w:lang w:val="en-US" w:eastAsia="zh-CN"/>
          </w:rPr>
          <w:delText>塞弗林停顿了一下，皱着眉劝阻尤利乌斯。</w:delText>
        </w:r>
      </w:del>
    </w:p>
    <w:p w14:paraId="4C7E53C2">
      <w:pPr>
        <w:bidi w:val="0"/>
        <w:spacing w:beforeLines="0" w:afterLines="0"/>
        <w:rPr>
          <w:del w:id="35" w:author="z'z" w:date="2026-06-30T17:14:41Z"/>
          <w:rFonts w:hint="eastAsia" w:ascii="宋体" w:hAnsi="宋体" w:eastAsia="宋体" w:cs="宋体"/>
          <w:sz w:val="24"/>
          <w:szCs w:val="24"/>
        </w:rPr>
      </w:pPr>
      <w:del w:id="36" w:author="z'z" w:date="2026-06-30T17:14:41Z">
        <w:r>
          <w:rPr>
            <w:rFonts w:hint="eastAsia" w:ascii="宋体" w:hAnsi="宋体" w:eastAsia="宋体" w:cs="宋体"/>
            <w:sz w:val="24"/>
            <w:szCs w:val="24"/>
          </w:rPr>
          <w:delText>塞弗林</w:delText>
        </w:r>
      </w:del>
      <w:del w:id="37" w:author="z'z" w:date="2026-06-30T17:14:41Z">
        <w:r>
          <w:rPr>
            <w:rFonts w:hint="eastAsia" w:ascii="宋体" w:hAnsi="宋体" w:eastAsia="宋体" w:cs="宋体"/>
            <w:sz w:val="24"/>
            <w:szCs w:val="24"/>
            <w:lang w:eastAsia="zh-CN"/>
          </w:rPr>
          <w:delText>：</w:delText>
        </w:r>
      </w:del>
      <w:del w:id="38" w:author="z'z" w:date="2026-06-30T17:14:41Z">
        <w:r>
          <w:rPr>
            <w:rFonts w:hint="eastAsia" w:ascii="宋体" w:hAnsi="宋体" w:eastAsia="宋体" w:cs="宋体"/>
            <w:sz w:val="24"/>
            <w:szCs w:val="24"/>
          </w:rPr>
          <w:delText>这里耳目众多，您万金之躯，实在不该亲自来这种地方。</w:delText>
        </w:r>
      </w:del>
    </w:p>
    <w:p w14:paraId="3B0E75BE">
      <w:pPr>
        <w:bidi w:val="0"/>
        <w:spacing w:beforeLines="0" w:afterLines="0"/>
        <w:rPr>
          <w:rFonts w:hint="eastAsia" w:ascii="宋体" w:hAnsi="宋体" w:eastAsia="宋体" w:cs="宋体"/>
          <w:sz w:val="24"/>
          <w:szCs w:val="24"/>
          <w:lang w:val="en-US" w:eastAsia="zh-CN"/>
        </w:rPr>
      </w:pPr>
      <w:r>
        <w:rPr>
          <w:rFonts w:hint="eastAsia" w:ascii="宋体" w:hAnsi="宋体" w:eastAsia="宋体" w:cs="宋体"/>
          <w:sz w:val="24"/>
          <w:szCs w:val="24"/>
        </w:rPr>
        <w:t>△尤利乌斯双手负在身后，看着俱乐部闪烁的招牌，</w:t>
      </w:r>
      <w:r>
        <w:rPr>
          <w:rFonts w:hint="eastAsia" w:ascii="宋体" w:hAnsi="宋体" w:eastAsia="宋体" w:cs="宋体"/>
          <w:sz w:val="24"/>
          <w:szCs w:val="24"/>
          <w:lang w:val="en-US" w:eastAsia="zh-CN"/>
        </w:rPr>
        <w:t>勾唇一笑。</w:t>
      </w:r>
    </w:p>
    <w:p w14:paraId="12D78FD2">
      <w:pPr>
        <w:bidi w:val="0"/>
        <w:spacing w:beforeLines="0" w:afterLines="0"/>
        <w:rPr>
          <w:rFonts w:hint="eastAsia" w:ascii="宋体" w:hAnsi="宋体" w:eastAsia="宋体" w:cs="宋体"/>
          <w:sz w:val="24"/>
          <w:szCs w:val="24"/>
          <w:lang w:val="en-US" w:eastAsia="zh-CN"/>
        </w:rPr>
      </w:pPr>
      <w:r>
        <w:rPr>
          <w:rFonts w:hint="eastAsia" w:ascii="宋体" w:hAnsi="宋体" w:eastAsia="宋体" w:cs="宋体"/>
          <w:sz w:val="24"/>
          <w:szCs w:val="24"/>
        </w:rPr>
        <w:t>尤利乌斯：</w:t>
      </w:r>
      <w:r>
        <w:rPr>
          <w:rFonts w:hint="eastAsia" w:ascii="宋体" w:hAnsi="宋体" w:eastAsia="宋体" w:cs="宋体"/>
          <w:sz w:val="24"/>
          <w:szCs w:val="24"/>
          <w:lang w:val="en-US" w:eastAsia="zh-CN"/>
        </w:rPr>
        <w:t>朕白天封他当驸马，</w:t>
      </w:r>
      <w:del w:id="39" w:author="z'z" w:date="2026-06-30T17:14:48Z">
        <w:r>
          <w:rPr>
            <w:rFonts w:hint="eastAsia" w:ascii="宋体" w:hAnsi="宋体" w:eastAsia="宋体" w:cs="宋体"/>
            <w:sz w:val="24"/>
            <w:szCs w:val="24"/>
            <w:lang w:val="en-US" w:eastAsia="zh-CN"/>
          </w:rPr>
          <w:delText>他怎么有胆子</w:delText>
        </w:r>
      </w:del>
      <w:r>
        <w:rPr>
          <w:rFonts w:hint="eastAsia" w:ascii="宋体" w:hAnsi="宋体" w:eastAsia="宋体" w:cs="宋体"/>
          <w:sz w:val="24"/>
          <w:szCs w:val="24"/>
          <w:lang w:val="en-US" w:eastAsia="zh-CN"/>
        </w:rPr>
        <w:t>晚上就来这儿</w:t>
      </w:r>
      <w:ins w:id="40" w:author="z'z" w:date="2026-06-30T17:14:53Z">
        <w:r>
          <w:rPr>
            <w:rFonts w:hint="eastAsia" w:ascii="宋体" w:hAnsi="宋体" w:eastAsia="宋体" w:cs="宋体"/>
            <w:sz w:val="24"/>
            <w:szCs w:val="24"/>
            <w:lang w:val="en-US" w:eastAsia="zh-CN"/>
          </w:rPr>
          <w:t>，</w:t>
        </w:r>
      </w:ins>
      <w:ins w:id="41" w:author="z'z" w:date="2026-06-30T17:14:54Z">
        <w:r>
          <w:rPr>
            <w:rFonts w:hint="eastAsia" w:ascii="宋体" w:hAnsi="宋体" w:eastAsia="宋体" w:cs="宋体"/>
            <w:sz w:val="24"/>
            <w:szCs w:val="24"/>
            <w:lang w:val="en-US" w:eastAsia="zh-CN"/>
          </w:rPr>
          <w:t>这</w:t>
        </w:r>
      </w:ins>
      <w:ins w:id="42" w:author="z'z" w:date="2026-06-30T17:14:55Z">
        <w:r>
          <w:rPr>
            <w:rFonts w:hint="eastAsia" w:ascii="宋体" w:hAnsi="宋体" w:eastAsia="宋体" w:cs="宋体"/>
            <w:sz w:val="24"/>
            <w:szCs w:val="24"/>
            <w:lang w:val="en-US" w:eastAsia="zh-CN"/>
          </w:rPr>
          <w:t>小子</w:t>
        </w:r>
      </w:ins>
      <w:ins w:id="43" w:author="z'z" w:date="2026-06-30T17:15:03Z">
        <w:r>
          <w:rPr>
            <w:rFonts w:hint="eastAsia" w:ascii="宋体" w:hAnsi="宋体" w:eastAsia="宋体" w:cs="宋体"/>
            <w:sz w:val="24"/>
            <w:szCs w:val="24"/>
            <w:lang w:val="en-US" w:eastAsia="zh-CN"/>
          </w:rPr>
          <w:t>胆</w:t>
        </w:r>
      </w:ins>
      <w:ins w:id="44" w:author="z'z" w:date="2026-06-30T17:15:05Z">
        <w:r>
          <w:rPr>
            <w:rFonts w:hint="eastAsia" w:ascii="宋体" w:hAnsi="宋体" w:eastAsia="宋体" w:cs="宋体"/>
            <w:sz w:val="24"/>
            <w:szCs w:val="24"/>
            <w:lang w:val="en-US" w:eastAsia="zh-CN"/>
          </w:rPr>
          <w:t>子</w:t>
        </w:r>
      </w:ins>
      <w:ins w:id="45" w:author="z'z" w:date="2026-06-30T17:15:06Z">
        <w:r>
          <w:rPr>
            <w:rFonts w:hint="eastAsia" w:ascii="宋体" w:hAnsi="宋体" w:eastAsia="宋体" w:cs="宋体"/>
            <w:sz w:val="24"/>
            <w:szCs w:val="24"/>
            <w:lang w:val="en-US" w:eastAsia="zh-CN"/>
          </w:rPr>
          <w:t>很</w:t>
        </w:r>
      </w:ins>
      <w:ins w:id="46" w:author="z'z" w:date="2026-06-30T17:15:09Z">
        <w:r>
          <w:rPr>
            <w:rFonts w:hint="eastAsia" w:ascii="宋体" w:hAnsi="宋体" w:eastAsia="宋体" w:cs="宋体"/>
            <w:sz w:val="24"/>
            <w:szCs w:val="24"/>
            <w:lang w:val="en-US" w:eastAsia="zh-CN"/>
          </w:rPr>
          <w:t>大</w:t>
        </w:r>
      </w:ins>
      <w:ins w:id="47" w:author="z'z" w:date="2026-06-30T17:15:12Z">
        <w:r>
          <w:rPr>
            <w:rFonts w:hint="eastAsia" w:ascii="宋体" w:hAnsi="宋体" w:eastAsia="宋体" w:cs="宋体"/>
            <w:sz w:val="24"/>
            <w:szCs w:val="24"/>
            <w:lang w:val="en-US" w:eastAsia="zh-CN"/>
          </w:rPr>
          <w:t>啊！</w:t>
        </w:r>
      </w:ins>
      <w:del w:id="48" w:author="z'z" w:date="2026-06-30T17:14:52Z">
        <w:r>
          <w:rPr>
            <w:rFonts w:hint="eastAsia" w:ascii="宋体" w:hAnsi="宋体" w:eastAsia="宋体" w:cs="宋体"/>
            <w:sz w:val="24"/>
            <w:szCs w:val="24"/>
            <w:lang w:val="en-US" w:eastAsia="zh-CN"/>
          </w:rPr>
          <w:delText>的？</w:delText>
        </w:r>
      </w:del>
    </w:p>
    <w:p w14:paraId="264C3EE2">
      <w:pPr>
        <w:bidi w:val="0"/>
        <w:spacing w:beforeLines="0" w:afterLine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尤利乌斯（</w:t>
      </w:r>
      <w:ins w:id="49" w:author="z'z" w:date="2026-06-30T17:15:18Z">
        <w:r>
          <w:rPr>
            <w:rFonts w:hint="eastAsia" w:ascii="宋体" w:hAnsi="宋体" w:eastAsia="宋体" w:cs="宋体"/>
            <w:sz w:val="24"/>
            <w:szCs w:val="24"/>
            <w:lang w:val="en-US" w:eastAsia="zh-CN"/>
          </w:rPr>
          <w:t>恶狠狠</w:t>
        </w:r>
      </w:ins>
      <w:del w:id="50" w:author="z'z" w:date="2026-06-30T17:15:15Z">
        <w:r>
          <w:rPr>
            <w:rFonts w:hint="eastAsia" w:ascii="宋体" w:hAnsi="宋体" w:eastAsia="宋体" w:cs="宋体"/>
            <w:sz w:val="24"/>
            <w:szCs w:val="24"/>
            <w:lang w:val="en-US" w:eastAsia="zh-CN"/>
          </w:rPr>
          <w:delText>率先动身</w:delText>
        </w:r>
      </w:del>
      <w:r>
        <w:rPr>
          <w:rFonts w:hint="eastAsia" w:ascii="宋体" w:hAnsi="宋体" w:eastAsia="宋体" w:cs="宋体"/>
          <w:sz w:val="24"/>
          <w:szCs w:val="24"/>
          <w:lang w:val="en-US" w:eastAsia="zh-CN"/>
        </w:rPr>
        <w:t>）：走，我们去会会他！</w:t>
      </w:r>
    </w:p>
    <w:p w14:paraId="1607661F">
      <w:pPr>
        <w:pStyle w:val="3"/>
        <w:bidi w:val="0"/>
        <w:rPr>
          <w:rFonts w:hint="eastAsia"/>
        </w:rPr>
      </w:pPr>
      <w:r>
        <w:rPr>
          <w:rFonts w:hint="eastAsia"/>
        </w:rPr>
        <w:t>第2</w:t>
      </w:r>
      <w:r>
        <w:rPr>
          <w:rFonts w:hint="eastAsia"/>
          <w:lang w:val="en-US" w:eastAsia="zh-CN"/>
        </w:rPr>
        <w:t>2</w:t>
      </w:r>
      <w:r>
        <w:rPr>
          <w:rFonts w:hint="eastAsia"/>
        </w:rPr>
        <w:t>集</w:t>
      </w:r>
      <w:bookmarkStart w:id="0" w:name="_GoBack"/>
      <w:bookmarkEnd w:id="0"/>
    </w:p>
    <w:p w14:paraId="7BF2DB65">
      <w:pPr>
        <w:bidi w:val="0"/>
        <w:spacing w:beforeLines="0" w:afterLines="0"/>
        <w:rPr>
          <w:rFonts w:hint="eastAsia" w:ascii="宋体" w:hAnsi="宋体" w:eastAsia="宋体" w:cs="宋体"/>
          <w:b/>
          <w:bCs/>
          <w:sz w:val="24"/>
          <w:szCs w:val="24"/>
        </w:rPr>
      </w:pPr>
      <w:r>
        <w:rPr>
          <w:rFonts w:hint="eastAsia" w:ascii="宋体" w:hAnsi="宋体" w:eastAsia="宋体" w:cs="宋体"/>
          <w:b/>
          <w:bCs/>
          <w:sz w:val="24"/>
          <w:szCs w:val="24"/>
          <w:lang w:val="en-US" w:eastAsia="zh-CN"/>
        </w:rPr>
        <w:t>22-1</w:t>
      </w:r>
      <w:r>
        <w:rPr>
          <w:rFonts w:hint="eastAsia" w:ascii="宋体" w:hAnsi="宋体" w:eastAsia="宋体" w:cs="宋体"/>
          <w:b/>
          <w:bCs/>
          <w:sz w:val="24"/>
          <w:szCs w:val="24"/>
        </w:rPr>
        <w:t xml:space="preserve">俱乐部包厢 夜 内 </w:t>
      </w:r>
    </w:p>
    <w:p w14:paraId="65FD481D">
      <w:pPr>
        <w:bidi w:val="0"/>
        <w:spacing w:beforeLines="0" w:afterLines="0"/>
        <w:rPr>
          <w:rFonts w:hint="eastAsia" w:ascii="宋体" w:hAnsi="宋体" w:eastAsia="宋体" w:cs="宋体"/>
          <w:sz w:val="24"/>
          <w:szCs w:val="24"/>
        </w:rPr>
      </w:pPr>
      <w:r>
        <w:rPr>
          <w:rFonts w:hint="eastAsia" w:ascii="宋体" w:hAnsi="宋体" w:eastAsia="宋体" w:cs="宋体"/>
          <w:b/>
          <w:bCs/>
          <w:sz w:val="24"/>
          <w:szCs w:val="24"/>
        </w:rPr>
        <w:t>人物：里文、薇薇安、尤利乌斯、塞弗林、众女郎</w:t>
      </w:r>
    </w:p>
    <w:p w14:paraId="64B071CF">
      <w:pPr>
        <w:bidi w:val="0"/>
        <w:spacing w:beforeLines="0" w:afterLines="0"/>
        <w:rPr>
          <w:rFonts w:hint="eastAsia" w:ascii="宋体" w:hAnsi="宋体" w:eastAsia="宋体" w:cs="宋体"/>
          <w:sz w:val="24"/>
          <w:szCs w:val="24"/>
        </w:rPr>
      </w:pPr>
      <w:r>
        <w:rPr>
          <w:rFonts w:hint="eastAsia" w:ascii="宋体" w:hAnsi="宋体" w:eastAsia="宋体" w:cs="宋体"/>
          <w:sz w:val="24"/>
          <w:szCs w:val="24"/>
        </w:rPr>
        <w:t>△尤利乌斯皇帝站在</w:t>
      </w:r>
      <w:r>
        <w:rPr>
          <w:rFonts w:hint="eastAsia" w:ascii="宋体" w:hAnsi="宋体" w:eastAsia="宋体" w:cs="宋体"/>
          <w:sz w:val="24"/>
          <w:szCs w:val="24"/>
          <w:lang w:val="en-US" w:eastAsia="zh-CN"/>
        </w:rPr>
        <w:t>包厢</w:t>
      </w:r>
      <w:del w:id="51" w:author="salted鱼" w:date="2026-07-01T11:14:57Z">
        <w:r>
          <w:rPr>
            <w:rFonts w:hint="eastAsia" w:ascii="宋体" w:hAnsi="宋体" w:eastAsia="宋体" w:cs="宋体"/>
            <w:sz w:val="24"/>
            <w:szCs w:val="24"/>
            <w:lang w:val="en-US" w:eastAsia="zh-CN"/>
          </w:rPr>
          <w:delText>外</w:delText>
        </w:r>
      </w:del>
      <w:r>
        <w:rPr>
          <w:rFonts w:hint="eastAsia" w:ascii="宋体" w:hAnsi="宋体" w:eastAsia="宋体" w:cs="宋体"/>
          <w:sz w:val="24"/>
          <w:szCs w:val="24"/>
        </w:rPr>
        <w:t>外，</w:t>
      </w:r>
      <w:ins w:id="52" w:author="salted鱼" w:date="2026-07-01T11:15:08Z">
        <w:r>
          <w:rPr>
            <w:rFonts w:hint="eastAsia" w:ascii="宋体" w:hAnsi="宋体" w:eastAsia="宋体" w:cs="宋体"/>
            <w:sz w:val="24"/>
            <w:szCs w:val="24"/>
            <w:lang w:val="en-US" w:eastAsia="zh-CN"/>
          </w:rPr>
          <w:t>猫着腰</w:t>
        </w:r>
      </w:ins>
      <w:r>
        <w:rPr>
          <w:rFonts w:hint="eastAsia" w:ascii="宋体" w:hAnsi="宋体" w:eastAsia="宋体" w:cs="宋体"/>
          <w:sz w:val="24"/>
          <w:szCs w:val="24"/>
        </w:rPr>
        <w:t>透过门缝</w:t>
      </w:r>
      <w:ins w:id="53" w:author="salted鱼" w:date="2026-07-01T11:15:16Z">
        <w:r>
          <w:rPr>
            <w:rFonts w:hint="eastAsia" w:ascii="宋体" w:hAnsi="宋体" w:eastAsia="宋体" w:cs="宋体"/>
            <w:sz w:val="24"/>
            <w:szCs w:val="24"/>
            <w:lang w:val="en-US" w:eastAsia="zh-CN"/>
          </w:rPr>
          <w:t>偷看</w:t>
        </w:r>
      </w:ins>
      <w:del w:id="54" w:author="salted鱼" w:date="2026-07-01T11:15:13Z">
        <w:r>
          <w:rPr>
            <w:rFonts w:hint="eastAsia" w:ascii="宋体" w:hAnsi="宋体" w:eastAsia="宋体" w:cs="宋体"/>
            <w:sz w:val="24"/>
            <w:szCs w:val="24"/>
          </w:rPr>
          <w:delText>看</w:delText>
        </w:r>
      </w:del>
      <w:del w:id="55" w:author="salted鱼" w:date="2026-07-01T11:15:12Z">
        <w:r>
          <w:rPr>
            <w:rFonts w:hint="eastAsia" w:ascii="宋体" w:hAnsi="宋体" w:eastAsia="宋体" w:cs="宋体"/>
            <w:sz w:val="24"/>
            <w:szCs w:val="24"/>
          </w:rPr>
          <w:delText>着</w:delText>
        </w:r>
      </w:del>
      <w:r>
        <w:rPr>
          <w:rFonts w:hint="eastAsia" w:ascii="宋体" w:hAnsi="宋体" w:eastAsia="宋体" w:cs="宋体"/>
          <w:sz w:val="24"/>
          <w:szCs w:val="24"/>
        </w:rPr>
        <w:t>里面。</w:t>
      </w:r>
    </w:p>
    <w:p w14:paraId="3CC2B4CC">
      <w:pPr>
        <w:bidi w:val="0"/>
        <w:spacing w:beforeLines="0" w:afterLines="0"/>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尤利乌斯的主观视角</w:t>
      </w:r>
      <w:r>
        <w:rPr>
          <w:rFonts w:hint="eastAsia" w:ascii="宋体" w:hAnsi="宋体" w:eastAsia="宋体" w:cs="宋体"/>
          <w:sz w:val="24"/>
          <w:szCs w:val="24"/>
          <w:lang w:eastAsia="zh-CN"/>
        </w:rPr>
        <w:t>】</w:t>
      </w:r>
      <w:r>
        <w:rPr>
          <w:rFonts w:hint="eastAsia" w:ascii="宋体" w:hAnsi="宋体" w:eastAsia="宋体" w:cs="宋体"/>
          <w:sz w:val="24"/>
          <w:szCs w:val="24"/>
        </w:rPr>
        <w:t>里文衣服扣子散开，被几名女郎环绕。薇薇安贴在他身边，用手端着酒杯喂到里文嘴边。</w:t>
      </w:r>
    </w:p>
    <w:p w14:paraId="357B374A">
      <w:pPr>
        <w:bidi w:val="0"/>
        <w:spacing w:beforeLines="0" w:afterLines="0"/>
        <w:rPr>
          <w:ins w:id="56" w:author="salted鱼" w:date="2026-07-01T11:15:44Z"/>
          <w:rFonts w:hint="eastAsia" w:ascii="宋体" w:hAnsi="宋体" w:eastAsia="宋体" w:cs="宋体"/>
          <w:sz w:val="24"/>
          <w:szCs w:val="24"/>
          <w:lang w:val="en-US" w:eastAsia="zh-CN"/>
        </w:rPr>
      </w:pPr>
      <w:r>
        <w:rPr>
          <w:rFonts w:hint="eastAsia" w:ascii="宋体" w:hAnsi="宋体" w:eastAsia="宋体" w:cs="宋体"/>
          <w:sz w:val="24"/>
          <w:szCs w:val="24"/>
        </w:rPr>
        <w:t>尤利乌斯</w:t>
      </w:r>
      <w:r>
        <w:rPr>
          <w:rFonts w:hint="eastAsia" w:ascii="宋体" w:hAnsi="宋体" w:eastAsia="宋体" w:cs="宋体"/>
          <w:sz w:val="24"/>
          <w:szCs w:val="24"/>
          <w:lang w:eastAsia="zh-CN"/>
        </w:rPr>
        <w:t>（</w:t>
      </w:r>
      <w:ins w:id="57" w:author="salted鱼" w:date="2026-07-01T11:16:11Z">
        <w:r>
          <w:rPr>
            <w:rFonts w:hint="eastAsia" w:ascii="宋体" w:hAnsi="宋体" w:eastAsia="宋体" w:cs="宋体"/>
            <w:sz w:val="24"/>
            <w:szCs w:val="24"/>
            <w:lang w:val="en-US" w:eastAsia="zh-CN"/>
          </w:rPr>
          <w:t>咬牙切齿</w:t>
        </w:r>
      </w:ins>
      <w:ins w:id="58" w:author="salted鱼" w:date="2026-07-01T11:16:15Z">
        <w:r>
          <w:rPr>
            <w:rFonts w:hint="eastAsia" w:ascii="宋体" w:hAnsi="宋体" w:eastAsia="宋体" w:cs="宋体"/>
            <w:sz w:val="24"/>
            <w:szCs w:val="24"/>
            <w:lang w:val="en-US" w:eastAsia="zh-CN"/>
          </w:rPr>
          <w:t>，</w:t>
        </w:r>
      </w:ins>
      <w:r>
        <w:rPr>
          <w:rFonts w:hint="eastAsia" w:ascii="宋体" w:hAnsi="宋体" w:eastAsia="宋体" w:cs="宋体"/>
          <w:sz w:val="24"/>
          <w:szCs w:val="24"/>
          <w:lang w:val="en-US" w:eastAsia="zh-CN"/>
        </w:rPr>
        <w:t>嫉妒VO</w:t>
      </w:r>
      <w:r>
        <w:rPr>
          <w:rFonts w:hint="eastAsia" w:ascii="宋体" w:hAnsi="宋体" w:eastAsia="宋体" w:cs="宋体"/>
          <w:sz w:val="24"/>
          <w:szCs w:val="24"/>
          <w:lang w:eastAsia="zh-CN"/>
        </w:rPr>
        <w:t>）</w:t>
      </w:r>
      <w:r>
        <w:rPr>
          <w:rFonts w:hint="eastAsia" w:ascii="宋体" w:hAnsi="宋体" w:eastAsia="宋体" w:cs="宋体"/>
          <w:sz w:val="24"/>
          <w:szCs w:val="24"/>
        </w:rPr>
        <w:t>：</w:t>
      </w:r>
      <w:ins w:id="59" w:author="salted鱼" w:date="2026-07-01T11:15:49Z">
        <w:r>
          <w:rPr>
            <w:rFonts w:hint="eastAsia" w:ascii="宋体" w:hAnsi="宋体" w:eastAsia="宋体" w:cs="宋体"/>
            <w:sz w:val="24"/>
            <w:szCs w:val="24"/>
            <w:lang w:val="en-US" w:eastAsia="zh-CN"/>
          </w:rPr>
          <w:t>该死的</w:t>
        </w:r>
      </w:ins>
      <w:ins w:id="60" w:author="salted鱼" w:date="2026-07-01T11:15:51Z">
        <w:r>
          <w:rPr>
            <w:rFonts w:hint="eastAsia" w:ascii="宋体" w:hAnsi="宋体" w:eastAsia="宋体" w:cs="宋体"/>
            <w:sz w:val="24"/>
            <w:szCs w:val="24"/>
            <w:lang w:val="en-US" w:eastAsia="zh-CN"/>
          </w:rPr>
          <w:t>臭小鬼，</w:t>
        </w:r>
      </w:ins>
      <w:ins w:id="61" w:author="salted鱼" w:date="2026-07-01T11:15:53Z">
        <w:r>
          <w:rPr>
            <w:rFonts w:hint="eastAsia" w:ascii="宋体" w:hAnsi="宋体" w:eastAsia="宋体" w:cs="宋体"/>
            <w:sz w:val="24"/>
            <w:szCs w:val="24"/>
            <w:lang w:val="en-US" w:eastAsia="zh-CN"/>
          </w:rPr>
          <w:t>居然</w:t>
        </w:r>
      </w:ins>
      <w:ins w:id="62" w:author="salted鱼" w:date="2026-07-01T11:15:55Z">
        <w:r>
          <w:rPr>
            <w:rFonts w:hint="eastAsia" w:ascii="宋体" w:hAnsi="宋体" w:eastAsia="宋体" w:cs="宋体"/>
            <w:sz w:val="24"/>
            <w:szCs w:val="24"/>
            <w:lang w:val="en-US" w:eastAsia="zh-CN"/>
          </w:rPr>
          <w:t>敢让我的</w:t>
        </w:r>
      </w:ins>
      <w:ins w:id="63" w:author="salted鱼" w:date="2026-07-01T11:15:59Z">
        <w:r>
          <w:rPr>
            <w:rFonts w:hint="eastAsia" w:ascii="宋体" w:hAnsi="宋体" w:eastAsia="宋体" w:cs="宋体"/>
            <w:sz w:val="24"/>
            <w:szCs w:val="24"/>
            <w:lang w:val="en-US" w:eastAsia="zh-CN"/>
          </w:rPr>
          <w:t>薇薇安</w:t>
        </w:r>
      </w:ins>
      <w:ins w:id="64" w:author="salted鱼" w:date="2026-07-01T11:17:07Z">
        <w:r>
          <w:rPr>
            <w:rFonts w:hint="eastAsia" w:ascii="宋体" w:hAnsi="宋体" w:eastAsia="宋体" w:cs="宋体"/>
            <w:sz w:val="24"/>
            <w:szCs w:val="24"/>
            <w:lang w:val="en-US" w:eastAsia="zh-CN"/>
          </w:rPr>
          <w:t>服侍他</w:t>
        </w:r>
      </w:ins>
      <w:ins w:id="65" w:author="salted鱼" w:date="2026-07-01T11:17:08Z">
        <w:r>
          <w:rPr>
            <w:rFonts w:hint="eastAsia" w:ascii="宋体" w:hAnsi="宋体" w:eastAsia="宋体" w:cs="宋体"/>
            <w:sz w:val="24"/>
            <w:szCs w:val="24"/>
            <w:lang w:val="en-US" w:eastAsia="zh-CN"/>
          </w:rPr>
          <w:t>！</w:t>
        </w:r>
      </w:ins>
    </w:p>
    <w:p w14:paraId="775AC5E8">
      <w:pPr>
        <w:bidi w:val="0"/>
        <w:spacing w:beforeLines="0" w:afterLines="0"/>
        <w:rPr>
          <w:del w:id="66" w:author="salted鱼" w:date="2026-07-01T11:15:43Z"/>
          <w:rFonts w:hint="eastAsia" w:ascii="宋体" w:hAnsi="宋体" w:eastAsia="宋体" w:cs="宋体"/>
          <w:sz w:val="24"/>
          <w:szCs w:val="24"/>
          <w:lang w:val="en-US" w:eastAsia="zh-CN"/>
        </w:rPr>
      </w:pPr>
      <w:del w:id="67" w:author="salted鱼" w:date="2026-07-01T11:15:43Z">
        <w:r>
          <w:rPr>
            <w:rFonts w:hint="eastAsia" w:ascii="宋体" w:hAnsi="宋体" w:eastAsia="宋体" w:cs="宋体"/>
            <w:sz w:val="24"/>
            <w:szCs w:val="24"/>
            <w:lang w:val="en-US" w:eastAsia="zh-CN"/>
          </w:rPr>
          <w:delText>这个臭小鬼真是好命，连我见薇薇安都要预约，他却被薇薇安如此青睐......</w:delText>
        </w:r>
      </w:del>
    </w:p>
    <w:p w14:paraId="2E7503B3">
      <w:pPr>
        <w:bidi w:val="0"/>
        <w:spacing w:beforeLines="0" w:afterLines="0"/>
        <w:rPr>
          <w:rFonts w:hint="eastAsia" w:ascii="宋体" w:hAnsi="宋体" w:eastAsia="宋体" w:cs="宋体"/>
          <w:sz w:val="24"/>
          <w:szCs w:val="24"/>
        </w:rPr>
      </w:pPr>
      <w:r>
        <w:rPr>
          <w:rFonts w:hint="eastAsia" w:ascii="宋体" w:hAnsi="宋体" w:eastAsia="宋体" w:cs="宋体"/>
          <w:sz w:val="24"/>
          <w:szCs w:val="24"/>
        </w:rPr>
        <w:t>△塞弗林站在皇帝身后，</w:t>
      </w:r>
      <w:ins w:id="68" w:author="salted鱼" w:date="2026-07-01T11:17:18Z">
        <w:r>
          <w:rPr>
            <w:rFonts w:hint="eastAsia" w:ascii="宋体" w:hAnsi="宋体" w:eastAsia="宋体" w:cs="宋体"/>
            <w:sz w:val="24"/>
            <w:szCs w:val="24"/>
            <w:lang w:val="en-US" w:eastAsia="zh-CN"/>
          </w:rPr>
          <w:t>面色</w:t>
        </w:r>
      </w:ins>
      <w:ins w:id="69" w:author="salted鱼" w:date="2026-07-01T11:17:19Z">
        <w:r>
          <w:rPr>
            <w:rFonts w:hint="eastAsia" w:ascii="宋体" w:hAnsi="宋体" w:eastAsia="宋体" w:cs="宋体"/>
            <w:sz w:val="24"/>
            <w:szCs w:val="24"/>
            <w:lang w:val="en-US" w:eastAsia="zh-CN"/>
          </w:rPr>
          <w:t>尴尬</w:t>
        </w:r>
      </w:ins>
      <w:ins w:id="70" w:author="salted鱼" w:date="2026-07-01T11:19:17Z">
        <w:r>
          <w:rPr>
            <w:rFonts w:hint="eastAsia" w:ascii="宋体" w:hAnsi="宋体" w:eastAsia="宋体" w:cs="宋体"/>
            <w:sz w:val="24"/>
            <w:szCs w:val="24"/>
            <w:lang w:val="en-US" w:eastAsia="zh-CN"/>
          </w:rPr>
          <w:t>，</w:t>
        </w:r>
      </w:ins>
      <w:ins w:id="71" w:author="salted鱼" w:date="2026-07-01T11:19:23Z">
        <w:r>
          <w:rPr>
            <w:rFonts w:hint="eastAsia" w:ascii="宋体" w:hAnsi="宋体" w:eastAsia="宋体" w:cs="宋体"/>
            <w:sz w:val="24"/>
            <w:szCs w:val="24"/>
            <w:lang w:val="en-US" w:eastAsia="zh-CN"/>
          </w:rPr>
          <w:t>想拉</w:t>
        </w:r>
      </w:ins>
      <w:ins w:id="72" w:author="salted鱼" w:date="2026-07-01T11:19:29Z">
        <w:r>
          <w:rPr>
            <w:rFonts w:hint="eastAsia" w:ascii="宋体" w:hAnsi="宋体" w:eastAsia="宋体" w:cs="宋体"/>
            <w:sz w:val="24"/>
            <w:szCs w:val="24"/>
            <w:lang w:val="en-US" w:eastAsia="zh-CN"/>
          </w:rPr>
          <w:t>尤利乌斯</w:t>
        </w:r>
      </w:ins>
      <w:ins w:id="73" w:author="salted鱼" w:date="2026-07-01T11:19:32Z">
        <w:r>
          <w:rPr>
            <w:rFonts w:hint="eastAsia" w:ascii="宋体" w:hAnsi="宋体" w:eastAsia="宋体" w:cs="宋体"/>
            <w:sz w:val="24"/>
            <w:szCs w:val="24"/>
            <w:lang w:val="en-US" w:eastAsia="zh-CN"/>
          </w:rPr>
          <w:t>但是又不敢</w:t>
        </w:r>
      </w:ins>
      <w:del w:id="74" w:author="salted鱼" w:date="2026-07-01T11:17:16Z">
        <w:r>
          <w:rPr>
            <w:rFonts w:hint="eastAsia" w:ascii="宋体" w:hAnsi="宋体" w:eastAsia="宋体" w:cs="宋体"/>
            <w:sz w:val="24"/>
            <w:szCs w:val="24"/>
          </w:rPr>
          <w:delText>低声解释</w:delText>
        </w:r>
      </w:del>
      <w:r>
        <w:rPr>
          <w:rFonts w:hint="eastAsia" w:ascii="宋体" w:hAnsi="宋体" w:eastAsia="宋体" w:cs="宋体"/>
          <w:sz w:val="24"/>
          <w:szCs w:val="24"/>
        </w:rPr>
        <w:t>。</w:t>
      </w:r>
    </w:p>
    <w:p w14:paraId="14D4CCC5">
      <w:pPr>
        <w:bidi w:val="0"/>
        <w:spacing w:beforeLines="0" w:afterLines="0"/>
        <w:rPr>
          <w:rFonts w:hint="eastAsia" w:ascii="宋体" w:hAnsi="宋体" w:eastAsia="宋体" w:cs="宋体"/>
          <w:sz w:val="24"/>
          <w:szCs w:val="24"/>
          <w:lang w:val="en-US" w:eastAsia="zh-CN"/>
        </w:rPr>
      </w:pPr>
      <w:r>
        <w:rPr>
          <w:rFonts w:hint="eastAsia" w:ascii="宋体" w:hAnsi="宋体" w:eastAsia="宋体" w:cs="宋体"/>
          <w:sz w:val="24"/>
          <w:szCs w:val="24"/>
        </w:rPr>
        <w:t>塞弗林</w:t>
      </w:r>
      <w:ins w:id="75" w:author="salted鱼" w:date="2026-07-01T11:21:36Z">
        <w:r>
          <w:rPr>
            <w:rFonts w:hint="eastAsia" w:ascii="宋体" w:hAnsi="宋体" w:eastAsia="宋体" w:cs="宋体"/>
            <w:sz w:val="24"/>
            <w:szCs w:val="24"/>
            <w:lang w:eastAsia="zh-CN"/>
          </w:rPr>
          <w:t>（</w:t>
        </w:r>
      </w:ins>
      <w:ins w:id="76" w:author="salted鱼" w:date="2026-07-01T11:21:38Z">
        <w:r>
          <w:rPr>
            <w:rFonts w:hint="eastAsia" w:ascii="宋体" w:hAnsi="宋体" w:eastAsia="宋体" w:cs="宋体"/>
            <w:sz w:val="24"/>
            <w:szCs w:val="24"/>
            <w:lang w:val="en-US" w:eastAsia="zh-CN"/>
          </w:rPr>
          <w:t>苦笑</w:t>
        </w:r>
      </w:ins>
      <w:ins w:id="77" w:author="salted鱼" w:date="2026-07-01T11:21:36Z">
        <w:r>
          <w:rPr>
            <w:rFonts w:hint="eastAsia" w:ascii="宋体" w:hAnsi="宋体" w:eastAsia="宋体" w:cs="宋体"/>
            <w:sz w:val="24"/>
            <w:szCs w:val="24"/>
            <w:lang w:eastAsia="zh-CN"/>
          </w:rPr>
          <w:t>）</w:t>
        </w:r>
      </w:ins>
      <w:r>
        <w:rPr>
          <w:rFonts w:hint="eastAsia" w:ascii="宋体" w:hAnsi="宋体" w:eastAsia="宋体" w:cs="宋体"/>
          <w:sz w:val="24"/>
          <w:szCs w:val="24"/>
        </w:rPr>
        <w:t>：陛下，</w:t>
      </w:r>
      <w:ins w:id="78" w:author="salted鱼" w:date="2026-07-01T11:19:36Z">
        <w:r>
          <w:rPr>
            <w:rFonts w:hint="eastAsia" w:ascii="宋体" w:hAnsi="宋体" w:eastAsia="宋体" w:cs="宋体"/>
            <w:sz w:val="24"/>
            <w:szCs w:val="24"/>
            <w:lang w:val="en-US" w:eastAsia="zh-CN"/>
          </w:rPr>
          <w:t>这是外面</w:t>
        </w:r>
      </w:ins>
      <w:ins w:id="79" w:author="salted鱼" w:date="2026-07-01T11:19:37Z">
        <w:r>
          <w:rPr>
            <w:rFonts w:hint="eastAsia" w:ascii="宋体" w:hAnsi="宋体" w:eastAsia="宋体" w:cs="宋体"/>
            <w:sz w:val="24"/>
            <w:szCs w:val="24"/>
            <w:lang w:val="en-US" w:eastAsia="zh-CN"/>
          </w:rPr>
          <w:t>，</w:t>
        </w:r>
      </w:ins>
      <w:ins w:id="80" w:author="salted鱼" w:date="2026-07-01T11:36:27Z">
        <w:r>
          <w:rPr>
            <w:rFonts w:hint="eastAsia" w:ascii="宋体" w:hAnsi="宋体" w:eastAsia="宋体" w:cs="宋体"/>
            <w:sz w:val="24"/>
            <w:szCs w:val="24"/>
            <w:lang w:val="en-US" w:eastAsia="zh-CN"/>
          </w:rPr>
          <w:t>多少</w:t>
        </w:r>
      </w:ins>
      <w:ins w:id="81" w:author="salted鱼" w:date="2026-07-01T11:36:30Z">
        <w:r>
          <w:rPr>
            <w:rFonts w:hint="eastAsia" w:ascii="宋体" w:hAnsi="宋体" w:eastAsia="宋体" w:cs="宋体"/>
            <w:sz w:val="24"/>
            <w:szCs w:val="24"/>
            <w:lang w:val="en-US" w:eastAsia="zh-CN"/>
          </w:rPr>
          <w:t>注意些</w:t>
        </w:r>
      </w:ins>
      <w:ins w:id="82" w:author="salted鱼" w:date="2026-07-01T11:36:32Z">
        <w:r>
          <w:rPr>
            <w:rFonts w:hint="eastAsia" w:ascii="宋体" w:hAnsi="宋体" w:eastAsia="宋体" w:cs="宋体"/>
            <w:sz w:val="24"/>
            <w:szCs w:val="24"/>
            <w:lang w:val="en-US" w:eastAsia="zh-CN"/>
          </w:rPr>
          <w:t>形象</w:t>
        </w:r>
      </w:ins>
      <w:ins w:id="83" w:author="salted鱼" w:date="2026-07-01T11:36:36Z">
        <w:r>
          <w:rPr>
            <w:rFonts w:hint="eastAsia" w:ascii="宋体" w:hAnsi="宋体" w:eastAsia="宋体" w:cs="宋体"/>
            <w:sz w:val="24"/>
            <w:szCs w:val="24"/>
            <w:lang w:val="en-US" w:eastAsia="zh-CN"/>
          </w:rPr>
          <w:t>.......</w:t>
        </w:r>
      </w:ins>
      <w:del w:id="84" w:author="salted鱼" w:date="2026-07-01T11:17:54Z">
        <w:r>
          <w:rPr>
            <w:rFonts w:hint="eastAsia" w:ascii="宋体" w:hAnsi="宋体" w:eastAsia="宋体" w:cs="宋体"/>
            <w:sz w:val="24"/>
            <w:szCs w:val="24"/>
          </w:rPr>
          <w:delText>里文少爷此举，或许是为了麻痹公爵府的眼线</w:delText>
        </w:r>
      </w:del>
      <w:del w:id="85" w:author="salted鱼" w:date="2026-07-01T11:17:54Z">
        <w:r>
          <w:rPr>
            <w:rFonts w:hint="eastAsia" w:ascii="宋体" w:hAnsi="宋体" w:eastAsia="宋体" w:cs="宋体"/>
            <w:sz w:val="24"/>
            <w:szCs w:val="24"/>
            <w:lang w:val="en-US" w:eastAsia="zh-CN"/>
          </w:rPr>
          <w:delText>.</w:delText>
        </w:r>
      </w:del>
    </w:p>
    <w:p w14:paraId="62C3BE08">
      <w:pPr>
        <w:bidi w:val="0"/>
        <w:spacing w:beforeLines="0" w:afterLines="0"/>
        <w:rPr>
          <w:rFonts w:hint="eastAsia" w:ascii="宋体" w:hAnsi="宋体" w:eastAsia="宋体" w:cs="宋体"/>
          <w:sz w:val="24"/>
          <w:szCs w:val="24"/>
        </w:rPr>
      </w:pPr>
      <w:r>
        <w:rPr>
          <w:rFonts w:hint="eastAsia" w:ascii="宋体" w:hAnsi="宋体" w:eastAsia="宋体" w:cs="宋体"/>
          <w:sz w:val="24"/>
          <w:szCs w:val="24"/>
        </w:rPr>
        <w:t>尤利乌斯（冷笑）：</w:t>
      </w:r>
      <w:ins w:id="86" w:author="salted鱼" w:date="2026-07-01T11:20:46Z">
        <w:r>
          <w:rPr>
            <w:rFonts w:hint="eastAsia" w:ascii="宋体" w:hAnsi="宋体" w:eastAsia="宋体" w:cs="宋体"/>
            <w:sz w:val="24"/>
            <w:szCs w:val="24"/>
            <w:lang w:val="en-US" w:eastAsia="zh-CN"/>
          </w:rPr>
          <w:t>外面</w:t>
        </w:r>
      </w:ins>
      <w:ins w:id="87" w:author="salted鱼" w:date="2026-07-01T11:20:47Z">
        <w:r>
          <w:rPr>
            <w:rFonts w:hint="eastAsia" w:ascii="宋体" w:hAnsi="宋体" w:eastAsia="宋体" w:cs="宋体"/>
            <w:sz w:val="24"/>
            <w:szCs w:val="24"/>
            <w:lang w:val="en-US" w:eastAsia="zh-CN"/>
          </w:rPr>
          <w:t>，</w:t>
        </w:r>
      </w:ins>
      <w:ins w:id="88" w:author="salted鱼" w:date="2026-07-01T11:20:49Z">
        <w:r>
          <w:rPr>
            <w:rFonts w:hint="eastAsia" w:ascii="宋体" w:hAnsi="宋体" w:eastAsia="宋体" w:cs="宋体"/>
            <w:sz w:val="24"/>
            <w:szCs w:val="24"/>
            <w:lang w:val="en-US" w:eastAsia="zh-CN"/>
          </w:rPr>
          <w:t>外面怎么了</w:t>
        </w:r>
      </w:ins>
      <w:ins w:id="89" w:author="salted鱼" w:date="2026-07-01T11:20:51Z">
        <w:r>
          <w:rPr>
            <w:rFonts w:hint="eastAsia" w:ascii="宋体" w:hAnsi="宋体" w:eastAsia="宋体" w:cs="宋体"/>
            <w:sz w:val="24"/>
            <w:szCs w:val="24"/>
            <w:lang w:val="en-US" w:eastAsia="zh-CN"/>
          </w:rPr>
          <w:t>？</w:t>
        </w:r>
      </w:ins>
      <w:ins w:id="90" w:author="salted鱼" w:date="2026-07-01T11:20:56Z">
        <w:r>
          <w:rPr>
            <w:rFonts w:hint="eastAsia" w:ascii="宋体" w:hAnsi="宋体" w:eastAsia="宋体" w:cs="宋体"/>
            <w:sz w:val="24"/>
            <w:szCs w:val="24"/>
            <w:lang w:val="en-US" w:eastAsia="zh-CN"/>
          </w:rPr>
          <w:t>老子是皇帝</w:t>
        </w:r>
      </w:ins>
      <w:ins w:id="91" w:author="salted鱼" w:date="2026-07-01T11:20:57Z">
        <w:r>
          <w:rPr>
            <w:rFonts w:hint="eastAsia" w:ascii="宋体" w:hAnsi="宋体" w:eastAsia="宋体" w:cs="宋体"/>
            <w:sz w:val="24"/>
            <w:szCs w:val="24"/>
            <w:lang w:val="en-US" w:eastAsia="zh-CN"/>
          </w:rPr>
          <w:t>！</w:t>
        </w:r>
      </w:ins>
      <w:ins w:id="92" w:author="salted鱼" w:date="2026-07-01T11:21:01Z">
        <w:r>
          <w:rPr>
            <w:rFonts w:hint="eastAsia" w:ascii="宋体" w:hAnsi="宋体" w:eastAsia="宋体" w:cs="宋体"/>
            <w:sz w:val="24"/>
            <w:szCs w:val="24"/>
            <w:lang w:val="en-US" w:eastAsia="zh-CN"/>
          </w:rPr>
          <w:t>想</w:t>
        </w:r>
      </w:ins>
      <w:ins w:id="93" w:author="salted鱼" w:date="2026-07-01T11:21:17Z">
        <w:r>
          <w:rPr>
            <w:rFonts w:hint="eastAsia" w:ascii="宋体" w:hAnsi="宋体" w:eastAsia="宋体" w:cs="宋体"/>
            <w:sz w:val="24"/>
            <w:szCs w:val="24"/>
            <w:lang w:val="en-US" w:eastAsia="zh-CN"/>
          </w:rPr>
          <w:t>干什么</w:t>
        </w:r>
      </w:ins>
      <w:ins w:id="94" w:author="salted鱼" w:date="2026-07-01T11:21:01Z">
        <w:r>
          <w:rPr>
            <w:rFonts w:hint="eastAsia" w:ascii="宋体" w:hAnsi="宋体" w:eastAsia="宋体" w:cs="宋体"/>
            <w:sz w:val="24"/>
            <w:szCs w:val="24"/>
            <w:lang w:val="en-US" w:eastAsia="zh-CN"/>
          </w:rPr>
          <w:t>就</w:t>
        </w:r>
      </w:ins>
      <w:ins w:id="95" w:author="salted鱼" w:date="2026-07-01T11:21:21Z">
        <w:r>
          <w:rPr>
            <w:rFonts w:hint="eastAsia" w:ascii="宋体" w:hAnsi="宋体" w:eastAsia="宋体" w:cs="宋体"/>
            <w:sz w:val="24"/>
            <w:szCs w:val="24"/>
            <w:lang w:val="en-US" w:eastAsia="zh-CN"/>
          </w:rPr>
          <w:t>干什么</w:t>
        </w:r>
      </w:ins>
      <w:ins w:id="96" w:author="salted鱼" w:date="2026-07-01T11:21:02Z">
        <w:r>
          <w:rPr>
            <w:rFonts w:hint="eastAsia" w:ascii="宋体" w:hAnsi="宋体" w:eastAsia="宋体" w:cs="宋体"/>
            <w:sz w:val="24"/>
            <w:szCs w:val="24"/>
            <w:lang w:val="en-US" w:eastAsia="zh-CN"/>
          </w:rPr>
          <w:t>！</w:t>
        </w:r>
      </w:ins>
      <w:del w:id="97" w:author="salted鱼" w:date="2026-07-01T11:20:23Z">
        <w:r>
          <w:rPr>
            <w:rFonts w:hint="eastAsia" w:ascii="宋体" w:hAnsi="宋体" w:eastAsia="宋体" w:cs="宋体"/>
            <w:sz w:val="24"/>
            <w:szCs w:val="24"/>
          </w:rPr>
          <w:delText>你</w:delText>
        </w:r>
      </w:del>
      <w:del w:id="98" w:author="salted鱼" w:date="2026-07-01T11:20:23Z">
        <w:r>
          <w:rPr>
            <w:rFonts w:hint="eastAsia" w:ascii="宋体" w:hAnsi="宋体" w:eastAsia="宋体" w:cs="宋体"/>
            <w:sz w:val="24"/>
            <w:szCs w:val="24"/>
            <w:lang w:val="en-US" w:eastAsia="zh-CN"/>
          </w:rPr>
          <w:delText>怎么也会</w:delText>
        </w:r>
      </w:del>
      <w:del w:id="99" w:author="salted鱼" w:date="2026-07-01T11:20:23Z">
        <w:r>
          <w:rPr>
            <w:rFonts w:hint="eastAsia" w:ascii="宋体" w:hAnsi="宋体" w:eastAsia="宋体" w:cs="宋体"/>
            <w:sz w:val="24"/>
            <w:szCs w:val="24"/>
          </w:rPr>
          <w:delText>替</w:delText>
        </w:r>
      </w:del>
      <w:del w:id="100" w:author="salted鱼" w:date="2026-07-01T11:20:23Z">
        <w:r>
          <w:rPr>
            <w:rFonts w:hint="eastAsia" w:ascii="宋体" w:hAnsi="宋体" w:eastAsia="宋体" w:cs="宋体"/>
            <w:sz w:val="24"/>
            <w:szCs w:val="24"/>
            <w:lang w:val="en-US" w:eastAsia="zh-CN"/>
          </w:rPr>
          <w:delText>人</w:delText>
        </w:r>
      </w:del>
      <w:del w:id="101" w:author="salted鱼" w:date="2026-07-01T11:20:23Z">
        <w:r>
          <w:rPr>
            <w:rFonts w:hint="eastAsia" w:ascii="宋体" w:hAnsi="宋体" w:eastAsia="宋体" w:cs="宋体"/>
            <w:sz w:val="24"/>
            <w:szCs w:val="24"/>
          </w:rPr>
          <w:delText>开脱？你是不是也被这小子迷住了？</w:delText>
        </w:r>
      </w:del>
    </w:p>
    <w:p w14:paraId="47FDE365">
      <w:pPr>
        <w:bidi w:val="0"/>
        <w:spacing w:beforeLines="0" w:afterLines="0"/>
        <w:rPr>
          <w:ins w:id="102" w:author="salted鱼" w:date="2026-07-01T11:23:16Z"/>
          <w:rFonts w:hint="eastAsia" w:ascii="宋体" w:hAnsi="宋体" w:eastAsia="宋体" w:cs="宋体"/>
          <w:sz w:val="24"/>
          <w:szCs w:val="24"/>
          <w:lang w:val="en-US" w:eastAsia="zh-CN"/>
        </w:rPr>
      </w:pPr>
      <w:ins w:id="103" w:author="salted鱼" w:date="2026-07-01T11:21:51Z">
        <w:r>
          <w:rPr>
            <w:rFonts w:hint="eastAsia" w:ascii="宋体" w:hAnsi="宋体" w:eastAsia="宋体" w:cs="宋体"/>
            <w:sz w:val="24"/>
            <w:szCs w:val="24"/>
          </w:rPr>
          <w:t>△</w:t>
        </w:r>
      </w:ins>
      <w:ins w:id="104" w:author="salted鱼" w:date="2026-07-01T11:21:54Z">
        <w:r>
          <w:rPr>
            <w:rFonts w:hint="eastAsia" w:ascii="宋体" w:hAnsi="宋体" w:eastAsia="宋体" w:cs="宋体"/>
            <w:sz w:val="24"/>
            <w:szCs w:val="24"/>
            <w:lang w:val="en-US" w:eastAsia="zh-CN"/>
          </w:rPr>
          <w:t>尤利乌斯</w:t>
        </w:r>
      </w:ins>
      <w:ins w:id="105" w:author="salted鱼" w:date="2026-07-01T11:21:57Z">
        <w:r>
          <w:rPr>
            <w:rFonts w:hint="eastAsia" w:ascii="宋体" w:hAnsi="宋体" w:eastAsia="宋体" w:cs="宋体"/>
            <w:sz w:val="24"/>
            <w:szCs w:val="24"/>
            <w:lang w:val="en-US" w:eastAsia="zh-CN"/>
          </w:rPr>
          <w:t>猛地</w:t>
        </w:r>
      </w:ins>
      <w:ins w:id="106" w:author="salted鱼" w:date="2026-07-01T11:22:00Z">
        <w:r>
          <w:rPr>
            <w:rFonts w:hint="eastAsia" w:ascii="宋体" w:hAnsi="宋体" w:eastAsia="宋体" w:cs="宋体"/>
            <w:sz w:val="24"/>
            <w:szCs w:val="24"/>
            <w:lang w:val="en-US" w:eastAsia="zh-CN"/>
          </w:rPr>
          <w:t>站直</w:t>
        </w:r>
      </w:ins>
      <w:ins w:id="107" w:author="salted鱼" w:date="2026-07-01T11:22:02Z">
        <w:r>
          <w:rPr>
            <w:rFonts w:hint="eastAsia" w:ascii="宋体" w:hAnsi="宋体" w:eastAsia="宋体" w:cs="宋体"/>
            <w:sz w:val="24"/>
            <w:szCs w:val="24"/>
            <w:lang w:val="en-US" w:eastAsia="zh-CN"/>
          </w:rPr>
          <w:t>，</w:t>
        </w:r>
      </w:ins>
      <w:ins w:id="108" w:author="salted鱼" w:date="2026-07-01T11:22:05Z">
        <w:r>
          <w:rPr>
            <w:rFonts w:hint="eastAsia" w:ascii="宋体" w:hAnsi="宋体" w:eastAsia="宋体" w:cs="宋体"/>
            <w:sz w:val="24"/>
            <w:szCs w:val="24"/>
            <w:lang w:val="en-US" w:eastAsia="zh-CN"/>
          </w:rPr>
          <w:t>就要</w:t>
        </w:r>
      </w:ins>
      <w:ins w:id="109" w:author="salted鱼" w:date="2026-07-01T11:22:08Z">
        <w:r>
          <w:rPr>
            <w:rFonts w:hint="eastAsia" w:ascii="宋体" w:hAnsi="宋体" w:eastAsia="宋体" w:cs="宋体"/>
            <w:sz w:val="24"/>
            <w:szCs w:val="24"/>
            <w:lang w:val="en-US" w:eastAsia="zh-CN"/>
          </w:rPr>
          <w:t>冲进去</w:t>
        </w:r>
      </w:ins>
      <w:ins w:id="110" w:author="salted鱼" w:date="2026-07-01T11:22:09Z">
        <w:r>
          <w:rPr>
            <w:rFonts w:hint="eastAsia" w:ascii="宋体" w:hAnsi="宋体" w:eastAsia="宋体" w:cs="宋体"/>
            <w:sz w:val="24"/>
            <w:szCs w:val="24"/>
            <w:lang w:val="en-US" w:eastAsia="zh-CN"/>
          </w:rPr>
          <w:t>，</w:t>
        </w:r>
      </w:ins>
      <w:ins w:id="111" w:author="salted鱼" w:date="2026-07-01T11:37:02Z">
        <w:r>
          <w:rPr>
            <w:rFonts w:hint="eastAsia" w:ascii="宋体" w:hAnsi="宋体" w:eastAsia="宋体" w:cs="宋体"/>
            <w:i w:val="0"/>
            <w:iCs w:val="0"/>
            <w:caps w:val="0"/>
            <w:color w:val="424242"/>
            <w:spacing w:val="0"/>
            <w:sz w:val="24"/>
            <w:szCs w:val="24"/>
            <w:shd w:val="clear" w:fill="FFFFFF"/>
          </w:rPr>
          <w:t>塞弗林眼疾手快地把</w:t>
        </w:r>
      </w:ins>
      <w:ins w:id="112" w:author="salted鱼" w:date="2026-07-01T11:37:20Z">
        <w:r>
          <w:rPr>
            <w:rFonts w:hint="eastAsia" w:ascii="宋体" w:hAnsi="宋体" w:eastAsia="宋体" w:cs="宋体"/>
            <w:i w:val="0"/>
            <w:iCs w:val="0"/>
            <w:caps w:val="0"/>
            <w:color w:val="424242"/>
            <w:spacing w:val="0"/>
            <w:sz w:val="24"/>
            <w:szCs w:val="24"/>
            <w:shd w:val="clear" w:fill="FFFFFF"/>
            <w:lang w:val="en-US" w:eastAsia="zh-CN"/>
          </w:rPr>
          <w:t>尤利乌斯</w:t>
        </w:r>
      </w:ins>
      <w:ins w:id="113" w:author="salted鱼" w:date="2026-07-01T11:37:02Z">
        <w:r>
          <w:rPr>
            <w:rFonts w:hint="eastAsia" w:ascii="宋体" w:hAnsi="宋体" w:eastAsia="宋体" w:cs="宋体"/>
            <w:i w:val="0"/>
            <w:iCs w:val="0"/>
            <w:caps w:val="0"/>
            <w:color w:val="424242"/>
            <w:spacing w:val="0"/>
            <w:sz w:val="24"/>
            <w:szCs w:val="24"/>
            <w:shd w:val="clear" w:fill="FFFFFF"/>
          </w:rPr>
          <w:t>拽住。</w:t>
        </w:r>
      </w:ins>
    </w:p>
    <w:p w14:paraId="4AAC5155">
      <w:pPr>
        <w:bidi w:val="0"/>
        <w:spacing w:beforeLines="0" w:afterLines="0"/>
        <w:rPr>
          <w:ins w:id="114" w:author="salted鱼" w:date="2026-07-01T11:25:22Z"/>
          <w:rFonts w:hint="eastAsia" w:ascii="宋体" w:hAnsi="宋体" w:eastAsia="宋体" w:cs="宋体"/>
          <w:sz w:val="24"/>
          <w:szCs w:val="24"/>
          <w:lang w:val="en-US" w:eastAsia="zh-CN"/>
        </w:rPr>
      </w:pPr>
      <w:ins w:id="115" w:author="salted鱼" w:date="2026-07-01T11:23:18Z">
        <w:r>
          <w:rPr>
            <w:rFonts w:hint="eastAsia" w:ascii="宋体" w:hAnsi="宋体" w:eastAsia="宋体" w:cs="宋体"/>
            <w:sz w:val="24"/>
            <w:szCs w:val="24"/>
            <w:lang w:val="en-US" w:eastAsia="zh-CN"/>
          </w:rPr>
          <w:t>塞弗林</w:t>
        </w:r>
      </w:ins>
      <w:ins w:id="116" w:author="salted鱼" w:date="2026-07-01T11:23:19Z">
        <w:r>
          <w:rPr>
            <w:rFonts w:hint="eastAsia" w:ascii="宋体" w:hAnsi="宋体" w:eastAsia="宋体" w:cs="宋体"/>
            <w:sz w:val="24"/>
            <w:szCs w:val="24"/>
            <w:lang w:val="en-US" w:eastAsia="zh-CN"/>
          </w:rPr>
          <w:t>（</w:t>
        </w:r>
      </w:ins>
      <w:ins w:id="117" w:author="salted鱼" w:date="2026-07-01T11:23:24Z">
        <w:r>
          <w:rPr>
            <w:rFonts w:hint="eastAsia" w:ascii="宋体" w:hAnsi="宋体" w:eastAsia="宋体" w:cs="宋体"/>
            <w:sz w:val="24"/>
            <w:szCs w:val="24"/>
            <w:lang w:val="en-US" w:eastAsia="zh-CN"/>
          </w:rPr>
          <w:t>急促</w:t>
        </w:r>
      </w:ins>
      <w:ins w:id="118" w:author="salted鱼" w:date="2026-07-01T11:23:26Z">
        <w:r>
          <w:rPr>
            <w:rFonts w:hint="eastAsia" w:ascii="宋体" w:hAnsi="宋体" w:eastAsia="宋体" w:cs="宋体"/>
            <w:sz w:val="24"/>
            <w:szCs w:val="24"/>
            <w:lang w:val="en-US" w:eastAsia="zh-CN"/>
          </w:rPr>
          <w:t>低声</w:t>
        </w:r>
      </w:ins>
      <w:ins w:id="119" w:author="salted鱼" w:date="2026-07-01T11:23:19Z">
        <w:r>
          <w:rPr>
            <w:rFonts w:hint="eastAsia" w:ascii="宋体" w:hAnsi="宋体" w:eastAsia="宋体" w:cs="宋体"/>
            <w:sz w:val="24"/>
            <w:szCs w:val="24"/>
            <w:lang w:val="en-US" w:eastAsia="zh-CN"/>
          </w:rPr>
          <w:t>）</w:t>
        </w:r>
      </w:ins>
      <w:ins w:id="120" w:author="salted鱼" w:date="2026-07-01T11:23:27Z">
        <w:r>
          <w:rPr>
            <w:rFonts w:hint="eastAsia" w:ascii="宋体" w:hAnsi="宋体" w:eastAsia="宋体" w:cs="宋体"/>
            <w:sz w:val="24"/>
            <w:szCs w:val="24"/>
            <w:lang w:val="en-US" w:eastAsia="zh-CN"/>
          </w:rPr>
          <w:t>：</w:t>
        </w:r>
      </w:ins>
      <w:ins w:id="121" w:author="salted鱼" w:date="2026-07-01T11:23:57Z">
        <w:r>
          <w:rPr>
            <w:rFonts w:hint="eastAsia" w:ascii="宋体" w:hAnsi="宋体" w:eastAsia="宋体" w:cs="宋体"/>
            <w:sz w:val="24"/>
            <w:szCs w:val="24"/>
            <w:lang w:val="en-US" w:eastAsia="zh-CN"/>
          </w:rPr>
          <w:t>别别别，</w:t>
        </w:r>
      </w:ins>
      <w:ins w:id="122" w:author="salted鱼" w:date="2026-07-01T11:23:59Z">
        <w:r>
          <w:rPr>
            <w:rFonts w:hint="eastAsia" w:ascii="宋体" w:hAnsi="宋体" w:eastAsia="宋体" w:cs="宋体"/>
            <w:sz w:val="24"/>
            <w:szCs w:val="24"/>
            <w:lang w:val="en-US" w:eastAsia="zh-CN"/>
          </w:rPr>
          <w:t>陛下</w:t>
        </w:r>
      </w:ins>
      <w:ins w:id="123" w:author="salted鱼" w:date="2026-07-01T11:24:05Z">
        <w:r>
          <w:rPr>
            <w:rFonts w:hint="eastAsia" w:ascii="宋体" w:hAnsi="宋体" w:eastAsia="宋体" w:cs="宋体"/>
            <w:sz w:val="24"/>
            <w:szCs w:val="24"/>
            <w:lang w:val="en-US" w:eastAsia="zh-CN"/>
          </w:rPr>
          <w:t>您忘了</w:t>
        </w:r>
      </w:ins>
      <w:ins w:id="124" w:author="salted鱼" w:date="2026-07-01T11:24:10Z">
        <w:r>
          <w:rPr>
            <w:rFonts w:hint="eastAsia" w:ascii="宋体" w:hAnsi="宋体" w:eastAsia="宋体" w:cs="宋体"/>
            <w:sz w:val="24"/>
            <w:szCs w:val="24"/>
            <w:lang w:val="en-US" w:eastAsia="zh-CN"/>
          </w:rPr>
          <w:t>这是微服私访吗</w:t>
        </w:r>
      </w:ins>
      <w:ins w:id="125" w:author="salted鱼" w:date="2026-07-01T11:24:12Z">
        <w:r>
          <w:rPr>
            <w:rFonts w:hint="eastAsia" w:ascii="宋体" w:hAnsi="宋体" w:eastAsia="宋体" w:cs="宋体"/>
            <w:sz w:val="24"/>
            <w:szCs w:val="24"/>
            <w:lang w:val="en-US" w:eastAsia="zh-CN"/>
          </w:rPr>
          <w:t>？</w:t>
        </w:r>
      </w:ins>
      <w:ins w:id="126" w:author="salted鱼" w:date="2026-07-01T11:25:17Z">
        <w:r>
          <w:rPr>
            <w:rFonts w:hint="eastAsia" w:ascii="宋体" w:hAnsi="宋体" w:eastAsia="宋体" w:cs="宋体"/>
            <w:sz w:val="24"/>
            <w:szCs w:val="24"/>
            <w:lang w:val="en-US" w:eastAsia="zh-CN"/>
          </w:rPr>
          <w:t>咱们</w:t>
        </w:r>
      </w:ins>
      <w:ins w:id="127" w:author="salted鱼" w:date="2026-07-01T11:25:21Z">
        <w:r>
          <w:rPr>
            <w:rFonts w:hint="eastAsia" w:ascii="宋体" w:hAnsi="宋体" w:eastAsia="宋体" w:cs="宋体"/>
            <w:sz w:val="24"/>
            <w:szCs w:val="24"/>
            <w:lang w:val="en-US" w:eastAsia="zh-CN"/>
          </w:rPr>
          <w:t>不能暴露身份啊！</w:t>
        </w:r>
      </w:ins>
    </w:p>
    <w:p w14:paraId="5D60AC38">
      <w:pPr>
        <w:bidi w:val="0"/>
        <w:spacing w:beforeLines="0" w:afterLines="0"/>
        <w:rPr>
          <w:ins w:id="128" w:author="salted鱼" w:date="2026-07-01T11:28:47Z"/>
          <w:rFonts w:hint="eastAsia" w:ascii="宋体" w:hAnsi="宋体" w:eastAsia="宋体" w:cs="宋体"/>
          <w:sz w:val="24"/>
          <w:szCs w:val="24"/>
          <w:lang w:val="en-US" w:eastAsia="zh-CN"/>
        </w:rPr>
      </w:pPr>
      <w:ins w:id="129" w:author="salted鱼" w:date="2026-07-01T11:25:29Z">
        <w:r>
          <w:rPr>
            <w:rFonts w:hint="eastAsia" w:ascii="宋体" w:hAnsi="宋体" w:eastAsia="宋体" w:cs="宋体"/>
            <w:sz w:val="24"/>
            <w:szCs w:val="24"/>
          </w:rPr>
          <w:t>△</w:t>
        </w:r>
      </w:ins>
      <w:ins w:id="130" w:author="salted鱼" w:date="2026-07-01T11:26:34Z">
        <w:r>
          <w:rPr>
            <w:rFonts w:hint="eastAsia" w:ascii="宋体" w:hAnsi="宋体" w:eastAsia="宋体" w:cs="宋体"/>
            <w:sz w:val="24"/>
            <w:szCs w:val="24"/>
            <w:lang w:val="en-US" w:eastAsia="zh-CN"/>
          </w:rPr>
          <w:t>尤利乌斯</w:t>
        </w:r>
      </w:ins>
      <w:ins w:id="131" w:author="salted鱼" w:date="2026-07-01T11:28:29Z">
        <w:r>
          <w:rPr>
            <w:rFonts w:hint="eastAsia" w:ascii="宋体" w:hAnsi="宋体" w:eastAsia="宋体" w:cs="宋体"/>
            <w:sz w:val="24"/>
            <w:szCs w:val="24"/>
            <w:lang w:val="en-US" w:eastAsia="zh-CN"/>
          </w:rPr>
          <w:t>拂开</w:t>
        </w:r>
      </w:ins>
      <w:ins w:id="132" w:author="salted鱼" w:date="2026-07-01T11:28:34Z">
        <w:r>
          <w:rPr>
            <w:rFonts w:hint="eastAsia" w:ascii="宋体" w:hAnsi="宋体" w:eastAsia="宋体" w:cs="宋体"/>
            <w:sz w:val="24"/>
            <w:szCs w:val="24"/>
            <w:lang w:val="en-US" w:eastAsia="zh-CN"/>
          </w:rPr>
          <w:t>塞弗林的</w:t>
        </w:r>
      </w:ins>
      <w:ins w:id="133" w:author="salted鱼" w:date="2026-07-01T11:28:36Z">
        <w:r>
          <w:rPr>
            <w:rFonts w:hint="eastAsia" w:ascii="宋体" w:hAnsi="宋体" w:eastAsia="宋体" w:cs="宋体"/>
            <w:sz w:val="24"/>
            <w:szCs w:val="24"/>
            <w:lang w:val="en-US" w:eastAsia="zh-CN"/>
          </w:rPr>
          <w:t>手</w:t>
        </w:r>
      </w:ins>
      <w:ins w:id="134" w:author="salted鱼" w:date="2026-07-01T11:28:38Z">
        <w:r>
          <w:rPr>
            <w:rFonts w:hint="eastAsia" w:ascii="宋体" w:hAnsi="宋体" w:eastAsia="宋体" w:cs="宋体"/>
            <w:sz w:val="24"/>
            <w:szCs w:val="24"/>
            <w:lang w:val="en-US" w:eastAsia="zh-CN"/>
          </w:rPr>
          <w:t>，</w:t>
        </w:r>
      </w:ins>
      <w:ins w:id="135" w:author="salted鱼" w:date="2026-07-01T11:28:43Z">
        <w:r>
          <w:rPr>
            <w:rFonts w:hint="eastAsia" w:ascii="宋体" w:hAnsi="宋体" w:eastAsia="宋体" w:cs="宋体"/>
            <w:sz w:val="24"/>
            <w:szCs w:val="24"/>
            <w:lang w:val="en-US" w:eastAsia="zh-CN"/>
          </w:rPr>
          <w:t>正了正</w:t>
        </w:r>
      </w:ins>
      <w:ins w:id="136" w:author="salted鱼" w:date="2026-07-01T11:28:46Z">
        <w:r>
          <w:rPr>
            <w:rFonts w:hint="eastAsia" w:ascii="宋体" w:hAnsi="宋体" w:eastAsia="宋体" w:cs="宋体"/>
            <w:sz w:val="24"/>
            <w:szCs w:val="24"/>
            <w:lang w:val="en-US" w:eastAsia="zh-CN"/>
          </w:rPr>
          <w:t>衣服。</w:t>
        </w:r>
      </w:ins>
    </w:p>
    <w:p w14:paraId="582F10DA">
      <w:pPr>
        <w:bidi w:val="0"/>
        <w:spacing w:beforeLines="0" w:afterLines="0"/>
        <w:rPr>
          <w:ins w:id="137" w:author="salted鱼" w:date="2026-07-01T11:21:44Z"/>
          <w:rFonts w:hint="eastAsia" w:ascii="宋体" w:hAnsi="宋体" w:eastAsia="宋体" w:cs="宋体"/>
          <w:sz w:val="24"/>
          <w:szCs w:val="24"/>
          <w:lang w:val="en-US" w:eastAsia="zh-CN"/>
        </w:rPr>
      </w:pPr>
      <w:ins w:id="138" w:author="salted鱼" w:date="2026-07-01T11:29:08Z">
        <w:r>
          <w:rPr>
            <w:rFonts w:hint="eastAsia" w:ascii="宋体" w:hAnsi="宋体" w:eastAsia="宋体" w:cs="宋体"/>
            <w:sz w:val="24"/>
            <w:szCs w:val="24"/>
            <w:lang w:val="en-US" w:eastAsia="zh-CN"/>
          </w:rPr>
          <w:t>尤利乌斯</w:t>
        </w:r>
      </w:ins>
      <w:ins w:id="139" w:author="salted鱼" w:date="2026-07-01T11:29:12Z">
        <w:r>
          <w:rPr>
            <w:rFonts w:hint="eastAsia" w:ascii="宋体" w:hAnsi="宋体" w:eastAsia="宋体" w:cs="宋体"/>
            <w:sz w:val="24"/>
            <w:szCs w:val="24"/>
            <w:lang w:val="en-US" w:eastAsia="zh-CN"/>
          </w:rPr>
          <w:t>：</w:t>
        </w:r>
      </w:ins>
      <w:ins w:id="140" w:author="salted鱼" w:date="2026-07-01T11:29:14Z">
        <w:r>
          <w:rPr>
            <w:rFonts w:hint="eastAsia" w:ascii="宋体" w:hAnsi="宋体" w:eastAsia="宋体" w:cs="宋体"/>
            <w:sz w:val="24"/>
            <w:szCs w:val="24"/>
            <w:lang w:val="en-US" w:eastAsia="zh-CN"/>
          </w:rPr>
          <w:t>行</w:t>
        </w:r>
      </w:ins>
      <w:ins w:id="141" w:author="salted鱼" w:date="2026-07-01T13:13:52Z">
        <w:r>
          <w:rPr>
            <w:rFonts w:hint="eastAsia" w:ascii="宋体" w:hAnsi="宋体" w:eastAsia="宋体" w:cs="宋体"/>
            <w:sz w:val="24"/>
            <w:szCs w:val="24"/>
            <w:lang w:val="en-US" w:eastAsia="zh-CN"/>
          </w:rPr>
          <w:t>吧</w:t>
        </w:r>
      </w:ins>
      <w:ins w:id="142" w:author="salted鱼" w:date="2026-07-01T11:29:16Z">
        <w:r>
          <w:rPr>
            <w:rFonts w:hint="eastAsia" w:ascii="宋体" w:hAnsi="宋体" w:eastAsia="宋体" w:cs="宋体"/>
            <w:sz w:val="24"/>
            <w:szCs w:val="24"/>
            <w:lang w:val="en-US" w:eastAsia="zh-CN"/>
          </w:rPr>
          <w:t>！</w:t>
        </w:r>
      </w:ins>
      <w:ins w:id="143" w:author="salted鱼" w:date="2026-07-01T15:21:35Z">
        <w:r>
          <w:rPr>
            <w:rFonts w:hint="eastAsia" w:ascii="宋体" w:hAnsi="宋体" w:eastAsia="宋体" w:cs="宋体"/>
            <w:sz w:val="24"/>
            <w:szCs w:val="24"/>
            <w:lang w:val="en-US" w:eastAsia="zh-CN"/>
          </w:rPr>
          <w:t>那</w:t>
        </w:r>
      </w:ins>
      <w:ins w:id="144" w:author="salted鱼" w:date="2026-07-01T11:37:41Z">
        <w:r>
          <w:rPr>
            <w:rFonts w:hint="eastAsia" w:ascii="宋体" w:hAnsi="宋体" w:eastAsia="宋体" w:cs="宋体"/>
            <w:sz w:val="24"/>
            <w:szCs w:val="24"/>
            <w:lang w:val="en-US" w:eastAsia="zh-CN"/>
          </w:rPr>
          <w:t>朕</w:t>
        </w:r>
      </w:ins>
      <w:ins w:id="145" w:author="salted鱼" w:date="2026-07-01T11:29:38Z">
        <w:r>
          <w:rPr>
            <w:rFonts w:hint="eastAsia" w:ascii="宋体" w:hAnsi="宋体" w:eastAsia="宋体" w:cs="宋体"/>
            <w:sz w:val="24"/>
            <w:szCs w:val="24"/>
            <w:lang w:val="en-US" w:eastAsia="zh-CN"/>
          </w:rPr>
          <w:t>就换个</w:t>
        </w:r>
      </w:ins>
      <w:ins w:id="146" w:author="salted鱼" w:date="2026-07-01T11:29:40Z">
        <w:r>
          <w:rPr>
            <w:rFonts w:hint="eastAsia" w:ascii="宋体" w:hAnsi="宋体" w:eastAsia="宋体" w:cs="宋体"/>
            <w:sz w:val="24"/>
            <w:szCs w:val="24"/>
            <w:lang w:val="en-US" w:eastAsia="zh-CN"/>
          </w:rPr>
          <w:t>身份</w:t>
        </w:r>
      </w:ins>
      <w:ins w:id="147" w:author="salted鱼" w:date="2026-07-01T11:29:45Z">
        <w:r>
          <w:rPr>
            <w:rFonts w:hint="eastAsia" w:ascii="宋体" w:hAnsi="宋体" w:eastAsia="宋体" w:cs="宋体"/>
            <w:sz w:val="24"/>
            <w:szCs w:val="24"/>
            <w:lang w:val="en-US" w:eastAsia="zh-CN"/>
          </w:rPr>
          <w:t>跟</w:t>
        </w:r>
      </w:ins>
      <w:ins w:id="148" w:author="salted鱼" w:date="2026-07-01T11:29:49Z">
        <w:r>
          <w:rPr>
            <w:rFonts w:hint="eastAsia" w:ascii="宋体" w:hAnsi="宋体" w:eastAsia="宋体" w:cs="宋体"/>
            <w:sz w:val="24"/>
            <w:szCs w:val="24"/>
            <w:lang w:val="en-US" w:eastAsia="zh-CN"/>
          </w:rPr>
          <w:t>他</w:t>
        </w:r>
      </w:ins>
      <w:ins w:id="149" w:author="salted鱼" w:date="2026-07-01T11:29:52Z">
        <w:r>
          <w:rPr>
            <w:rFonts w:hint="eastAsia" w:ascii="宋体" w:hAnsi="宋体" w:eastAsia="宋体" w:cs="宋体"/>
            <w:sz w:val="24"/>
            <w:szCs w:val="24"/>
            <w:lang w:val="en-US" w:eastAsia="zh-CN"/>
          </w:rPr>
          <w:t>好好玩玩</w:t>
        </w:r>
      </w:ins>
      <w:ins w:id="150" w:author="salted鱼" w:date="2026-07-01T11:29:53Z">
        <w:r>
          <w:rPr>
            <w:rFonts w:hint="eastAsia" w:ascii="宋体" w:hAnsi="宋体" w:eastAsia="宋体" w:cs="宋体"/>
            <w:sz w:val="24"/>
            <w:szCs w:val="24"/>
            <w:lang w:val="en-US" w:eastAsia="zh-CN"/>
          </w:rPr>
          <w:t>！</w:t>
        </w:r>
      </w:ins>
    </w:p>
    <w:p w14:paraId="03035467">
      <w:pPr>
        <w:bidi w:val="0"/>
        <w:spacing w:beforeLines="0" w:afterLines="0"/>
        <w:rPr>
          <w:del w:id="151" w:author="salted鱼" w:date="2026-07-01T11:21:42Z"/>
          <w:rFonts w:hint="eastAsia" w:ascii="宋体" w:hAnsi="宋体" w:eastAsia="宋体" w:cs="宋体"/>
          <w:sz w:val="24"/>
          <w:szCs w:val="24"/>
        </w:rPr>
      </w:pPr>
      <w:del w:id="152" w:author="salted鱼" w:date="2026-07-01T11:21:42Z">
        <w:r>
          <w:rPr>
            <w:rFonts w:hint="eastAsia" w:ascii="宋体" w:hAnsi="宋体" w:eastAsia="宋体" w:cs="宋体"/>
            <w:sz w:val="24"/>
            <w:szCs w:val="24"/>
          </w:rPr>
          <w:delText>塞弗林（低头）：臣绝无此意。</w:delText>
        </w:r>
      </w:del>
    </w:p>
    <w:p w14:paraId="140DE0F1">
      <w:pPr>
        <w:bidi w:val="0"/>
        <w:spacing w:beforeLines="0" w:afterLines="0"/>
        <w:rPr>
          <w:ins w:id="153" w:author="salted鱼" w:date="2026-07-01T11:30:05Z"/>
          <w:rFonts w:hint="eastAsia" w:ascii="宋体" w:hAnsi="宋体" w:eastAsia="宋体" w:cs="宋体"/>
          <w:sz w:val="24"/>
          <w:szCs w:val="24"/>
          <w:lang w:val="en-US" w:eastAsia="zh-CN"/>
        </w:rPr>
      </w:pPr>
      <w:r>
        <w:rPr>
          <w:rFonts w:hint="eastAsia" w:ascii="宋体" w:hAnsi="宋体" w:eastAsia="宋体" w:cs="宋体"/>
          <w:sz w:val="24"/>
          <w:szCs w:val="24"/>
        </w:rPr>
        <w:t>△尤利乌斯</w:t>
      </w:r>
      <w:ins w:id="154" w:author="salted鱼" w:date="2026-07-01T11:31:10Z">
        <w:r>
          <w:rPr>
            <w:rFonts w:hint="eastAsia" w:ascii="宋体" w:hAnsi="宋体" w:eastAsia="宋体" w:cs="宋体"/>
            <w:sz w:val="24"/>
            <w:szCs w:val="24"/>
            <w:lang w:val="en-US" w:eastAsia="zh-CN"/>
          </w:rPr>
          <w:t>一脚踹开</w:t>
        </w:r>
      </w:ins>
      <w:ins w:id="155" w:author="salted鱼" w:date="2026-07-01T11:31:13Z">
        <w:r>
          <w:rPr>
            <w:rFonts w:hint="eastAsia" w:ascii="宋体" w:hAnsi="宋体" w:eastAsia="宋体" w:cs="宋体"/>
            <w:sz w:val="24"/>
            <w:szCs w:val="24"/>
            <w:lang w:val="en-US" w:eastAsia="zh-CN"/>
          </w:rPr>
          <w:t>包厢门</w:t>
        </w:r>
      </w:ins>
      <w:ins w:id="156" w:author="salted鱼" w:date="2026-07-01T11:31:14Z">
        <w:r>
          <w:rPr>
            <w:rFonts w:hint="eastAsia" w:ascii="宋体" w:hAnsi="宋体" w:eastAsia="宋体" w:cs="宋体"/>
            <w:sz w:val="24"/>
            <w:szCs w:val="24"/>
            <w:lang w:val="en-US" w:eastAsia="zh-CN"/>
          </w:rPr>
          <w:t>，</w:t>
        </w:r>
      </w:ins>
      <w:ins w:id="157" w:author="salted鱼" w:date="2026-07-01T11:42:11Z">
        <w:r>
          <w:rPr>
            <w:rFonts w:hint="eastAsia" w:ascii="宋体" w:hAnsi="宋体" w:eastAsia="宋体" w:cs="宋体"/>
            <w:sz w:val="24"/>
            <w:szCs w:val="24"/>
            <w:lang w:val="en-US" w:eastAsia="zh-CN"/>
          </w:rPr>
          <w:t>大摇大摆地</w:t>
        </w:r>
      </w:ins>
      <w:ins w:id="158" w:author="salted鱼" w:date="2026-07-01T11:42:13Z">
        <w:r>
          <w:rPr>
            <w:rFonts w:hint="eastAsia" w:ascii="宋体" w:hAnsi="宋体" w:eastAsia="宋体" w:cs="宋体"/>
            <w:sz w:val="24"/>
            <w:szCs w:val="24"/>
            <w:lang w:val="en-US" w:eastAsia="zh-CN"/>
          </w:rPr>
          <w:t>走了</w:t>
        </w:r>
      </w:ins>
      <w:ins w:id="159" w:author="salted鱼" w:date="2026-07-01T11:42:15Z">
        <w:r>
          <w:rPr>
            <w:rFonts w:hint="eastAsia" w:ascii="宋体" w:hAnsi="宋体" w:eastAsia="宋体" w:cs="宋体"/>
            <w:sz w:val="24"/>
            <w:szCs w:val="24"/>
            <w:lang w:val="en-US" w:eastAsia="zh-CN"/>
          </w:rPr>
          <w:t>进去</w:t>
        </w:r>
      </w:ins>
      <w:ins w:id="160" w:author="salted鱼" w:date="2026-07-01T11:42:16Z">
        <w:r>
          <w:rPr>
            <w:rFonts w:hint="eastAsia" w:ascii="宋体" w:hAnsi="宋体" w:eastAsia="宋体" w:cs="宋体"/>
            <w:sz w:val="24"/>
            <w:szCs w:val="24"/>
            <w:lang w:val="en-US" w:eastAsia="zh-CN"/>
          </w:rPr>
          <w:t>，</w:t>
        </w:r>
      </w:ins>
      <w:ins w:id="161" w:author="salted鱼" w:date="2026-07-01T11:35:16Z">
        <w:r>
          <w:rPr>
            <w:rFonts w:hint="eastAsia" w:ascii="宋体" w:hAnsi="宋体" w:eastAsia="宋体" w:cs="宋体"/>
            <w:sz w:val="24"/>
            <w:szCs w:val="24"/>
            <w:lang w:val="en-US" w:eastAsia="zh-CN"/>
          </w:rPr>
          <w:t>身后的</w:t>
        </w:r>
      </w:ins>
      <w:ins w:id="162" w:author="salted鱼" w:date="2026-07-01T11:35:19Z">
        <w:r>
          <w:rPr>
            <w:rFonts w:hint="eastAsia" w:ascii="宋体" w:hAnsi="宋体" w:eastAsia="宋体" w:cs="宋体"/>
            <w:sz w:val="24"/>
            <w:szCs w:val="24"/>
            <w:lang w:val="en-US" w:eastAsia="zh-CN"/>
          </w:rPr>
          <w:t>塞弗林</w:t>
        </w:r>
      </w:ins>
      <w:ins w:id="163" w:author="salted鱼" w:date="2026-07-01T11:35:27Z">
        <w:r>
          <w:rPr>
            <w:rFonts w:hint="eastAsia" w:ascii="宋体" w:hAnsi="宋体" w:eastAsia="宋体" w:cs="宋体"/>
            <w:sz w:val="24"/>
            <w:szCs w:val="24"/>
            <w:lang w:val="en-US" w:eastAsia="zh-CN"/>
          </w:rPr>
          <w:t>无奈</w:t>
        </w:r>
      </w:ins>
      <w:ins w:id="164" w:author="salted鱼" w:date="2026-07-01T11:35:29Z">
        <w:r>
          <w:rPr>
            <w:rFonts w:hint="eastAsia" w:ascii="宋体" w:hAnsi="宋体" w:eastAsia="宋体" w:cs="宋体"/>
            <w:sz w:val="24"/>
            <w:szCs w:val="24"/>
            <w:lang w:val="en-US" w:eastAsia="zh-CN"/>
          </w:rPr>
          <w:t>扶额。</w:t>
        </w:r>
      </w:ins>
    </w:p>
    <w:p w14:paraId="00CA73F1">
      <w:pPr>
        <w:bidi w:val="0"/>
        <w:spacing w:beforeLines="0" w:afterLines="0"/>
        <w:rPr>
          <w:del w:id="165" w:author="salted鱼" w:date="2026-07-01T11:30:04Z"/>
          <w:rFonts w:hint="eastAsia" w:ascii="宋体" w:hAnsi="宋体" w:eastAsia="宋体" w:cs="宋体"/>
          <w:sz w:val="24"/>
          <w:szCs w:val="24"/>
        </w:rPr>
      </w:pPr>
      <w:del w:id="166" w:author="salted鱼" w:date="2026-07-01T11:30:04Z">
        <w:r>
          <w:rPr>
            <w:rFonts w:hint="eastAsia" w:ascii="宋体" w:hAnsi="宋体" w:eastAsia="宋体" w:cs="宋体"/>
            <w:sz w:val="24"/>
            <w:szCs w:val="24"/>
          </w:rPr>
          <w:delText>整理了一下衣服，推门走进包厢。</w:delText>
        </w:r>
      </w:del>
    </w:p>
    <w:p w14:paraId="6182D548">
      <w:pPr>
        <w:bidi w:val="0"/>
        <w:spacing w:beforeLines="0" w:afterLines="0"/>
        <w:rPr>
          <w:rFonts w:hint="eastAsia" w:ascii="宋体" w:hAnsi="宋体" w:eastAsia="宋体" w:cs="宋体"/>
          <w:sz w:val="24"/>
          <w:szCs w:val="24"/>
        </w:rPr>
      </w:pPr>
      <w:r>
        <w:rPr>
          <w:rFonts w:hint="eastAsia" w:ascii="宋体" w:hAnsi="宋体" w:eastAsia="宋体" w:cs="宋体"/>
          <w:sz w:val="24"/>
          <w:szCs w:val="24"/>
        </w:rPr>
        <w:t>尤利乌斯（</w:t>
      </w:r>
      <w:ins w:id="167" w:author="salted鱼" w:date="2026-07-01T11:42:51Z">
        <w:r>
          <w:rPr>
            <w:rFonts w:hint="eastAsia" w:ascii="宋体" w:hAnsi="宋体" w:eastAsia="宋体" w:cs="宋体"/>
            <w:sz w:val="24"/>
            <w:szCs w:val="24"/>
            <w:lang w:val="en-US" w:eastAsia="zh-CN"/>
          </w:rPr>
          <w:t>张扬</w:t>
        </w:r>
      </w:ins>
      <w:del w:id="168" w:author="salted鱼" w:date="2026-07-01T11:42:37Z">
        <w:r>
          <w:rPr>
            <w:rFonts w:hint="eastAsia" w:ascii="宋体" w:hAnsi="宋体" w:eastAsia="宋体" w:cs="宋体"/>
            <w:sz w:val="24"/>
            <w:szCs w:val="24"/>
          </w:rPr>
          <w:delText>大笑</w:delText>
        </w:r>
      </w:del>
      <w:r>
        <w:rPr>
          <w:rFonts w:hint="eastAsia" w:ascii="宋体" w:hAnsi="宋体" w:eastAsia="宋体" w:cs="宋体"/>
          <w:sz w:val="24"/>
          <w:szCs w:val="24"/>
        </w:rPr>
        <w:t>）：</w:t>
      </w:r>
      <w:ins w:id="169" w:author="salted鱼" w:date="2026-07-01T11:42:57Z">
        <w:r>
          <w:rPr>
            <w:rFonts w:hint="eastAsia" w:ascii="宋体" w:hAnsi="宋体" w:eastAsia="宋体" w:cs="宋体"/>
            <w:sz w:val="24"/>
            <w:szCs w:val="24"/>
            <w:lang w:val="en-US" w:eastAsia="zh-CN"/>
          </w:rPr>
          <w:t>薇薇安呢</w:t>
        </w:r>
      </w:ins>
      <w:ins w:id="170" w:author="salted鱼" w:date="2026-07-01T11:42:58Z">
        <w:r>
          <w:rPr>
            <w:rFonts w:hint="eastAsia" w:ascii="宋体" w:hAnsi="宋体" w:eastAsia="宋体" w:cs="宋体"/>
            <w:sz w:val="24"/>
            <w:szCs w:val="24"/>
            <w:lang w:val="en-US" w:eastAsia="zh-CN"/>
          </w:rPr>
          <w:t>？</w:t>
        </w:r>
      </w:ins>
      <w:ins w:id="171" w:author="salted鱼" w:date="2026-07-01T11:43:01Z">
        <w:r>
          <w:rPr>
            <w:rFonts w:hint="eastAsia" w:ascii="宋体" w:hAnsi="宋体" w:eastAsia="宋体" w:cs="宋体"/>
            <w:sz w:val="24"/>
            <w:szCs w:val="24"/>
            <w:lang w:val="en-US" w:eastAsia="zh-CN"/>
          </w:rPr>
          <w:t>我的</w:t>
        </w:r>
      </w:ins>
      <w:ins w:id="172" w:author="salted鱼" w:date="2026-07-01T12:02:50Z">
        <w:r>
          <w:rPr>
            <w:rFonts w:hint="eastAsia" w:ascii="宋体" w:hAnsi="宋体" w:eastAsia="宋体" w:cs="宋体"/>
            <w:sz w:val="24"/>
            <w:szCs w:val="24"/>
            <w:lang w:val="en-US" w:eastAsia="zh-CN"/>
          </w:rPr>
          <w:t>小薇薇安</w:t>
        </w:r>
      </w:ins>
      <w:ins w:id="173" w:author="salted鱼" w:date="2026-07-01T11:43:09Z">
        <w:r>
          <w:rPr>
            <w:rFonts w:hint="eastAsia" w:ascii="宋体" w:hAnsi="宋体" w:eastAsia="宋体" w:cs="宋体"/>
            <w:sz w:val="24"/>
            <w:szCs w:val="24"/>
            <w:lang w:val="en-US" w:eastAsia="zh-CN"/>
          </w:rPr>
          <w:t>在哪</w:t>
        </w:r>
      </w:ins>
      <w:ins w:id="174" w:author="salted鱼" w:date="2026-07-01T11:44:32Z">
        <w:r>
          <w:rPr>
            <w:rFonts w:hint="eastAsia" w:ascii="宋体" w:hAnsi="宋体" w:eastAsia="宋体" w:cs="宋体"/>
            <w:sz w:val="24"/>
            <w:szCs w:val="24"/>
            <w:lang w:val="en-US" w:eastAsia="zh-CN"/>
          </w:rPr>
          <w:t>！</w:t>
        </w:r>
      </w:ins>
      <w:del w:id="175" w:author="salted鱼" w:date="2026-07-01T11:42:54Z">
        <w:r>
          <w:rPr>
            <w:rFonts w:hint="eastAsia" w:ascii="宋体" w:hAnsi="宋体" w:eastAsia="宋体" w:cs="宋体"/>
            <w:sz w:val="24"/>
            <w:szCs w:val="24"/>
          </w:rPr>
          <w:delText>哈哈</w:delText>
        </w:r>
      </w:del>
      <w:del w:id="176" w:author="salted鱼" w:date="2026-07-01T11:42:54Z">
        <w:r>
          <w:rPr>
            <w:rFonts w:hint="eastAsia" w:ascii="宋体" w:hAnsi="宋体" w:eastAsia="宋体" w:cs="宋体"/>
            <w:sz w:val="24"/>
            <w:szCs w:val="24"/>
            <w:lang w:val="en-US" w:eastAsia="zh-CN"/>
          </w:rPr>
          <w:delText>哈，软玉温香在怀，这小哥好福气啊</w:delText>
        </w:r>
      </w:del>
      <w:r>
        <w:rPr>
          <w:rFonts w:hint="eastAsia" w:ascii="宋体" w:hAnsi="宋体" w:eastAsia="宋体" w:cs="宋体"/>
          <w:sz w:val="24"/>
          <w:szCs w:val="24"/>
        </w:rPr>
        <w:t>。</w:t>
      </w:r>
    </w:p>
    <w:p w14:paraId="0CBA00D5">
      <w:pPr>
        <w:bidi w:val="0"/>
        <w:spacing w:beforeLines="0" w:afterLines="0"/>
        <w:rPr>
          <w:rFonts w:hint="eastAsia" w:ascii="宋体" w:hAnsi="宋体" w:eastAsia="宋体" w:cs="宋体"/>
          <w:sz w:val="24"/>
          <w:szCs w:val="24"/>
          <w:lang w:val="en-US" w:eastAsia="zh-CN"/>
        </w:rPr>
      </w:pPr>
      <w:r>
        <w:rPr>
          <w:rFonts w:hint="eastAsia" w:ascii="宋体" w:hAnsi="宋体" w:eastAsia="宋体" w:cs="宋体"/>
          <w:sz w:val="24"/>
          <w:szCs w:val="24"/>
        </w:rPr>
        <w:t>△</w:t>
      </w:r>
      <w:del w:id="177" w:author="salted鱼" w:date="2026-07-01T11:47:15Z">
        <w:r>
          <w:rPr>
            <w:rFonts w:hint="eastAsia" w:ascii="宋体" w:hAnsi="宋体" w:eastAsia="宋体" w:cs="宋体"/>
            <w:sz w:val="24"/>
            <w:szCs w:val="24"/>
          </w:rPr>
          <w:delText>女郎</w:delText>
        </w:r>
      </w:del>
      <w:del w:id="178" w:author="salted鱼" w:date="2026-07-01T11:47:14Z">
        <w:r>
          <w:rPr>
            <w:rFonts w:hint="eastAsia" w:ascii="宋体" w:hAnsi="宋体" w:eastAsia="宋体" w:cs="宋体"/>
            <w:sz w:val="24"/>
            <w:szCs w:val="24"/>
          </w:rPr>
          <w:delText>们</w:delText>
        </w:r>
      </w:del>
      <w:del w:id="179" w:author="salted鱼" w:date="2026-07-01T11:47:13Z">
        <w:r>
          <w:rPr>
            <w:rFonts w:hint="eastAsia" w:ascii="宋体" w:hAnsi="宋体" w:eastAsia="宋体" w:cs="宋体"/>
            <w:sz w:val="24"/>
            <w:szCs w:val="24"/>
          </w:rPr>
          <w:delText>转</w:delText>
        </w:r>
      </w:del>
      <w:del w:id="180" w:author="salted鱼" w:date="2026-07-01T11:47:12Z">
        <w:r>
          <w:rPr>
            <w:rFonts w:hint="eastAsia" w:ascii="宋体" w:hAnsi="宋体" w:eastAsia="宋体" w:cs="宋体"/>
            <w:sz w:val="24"/>
            <w:szCs w:val="24"/>
          </w:rPr>
          <w:delText>头看向这个穿着朴素的老头，</w:delText>
        </w:r>
      </w:del>
      <w:del w:id="181" w:author="salted鱼" w:date="2026-07-01T11:43:33Z">
        <w:r>
          <w:rPr>
            <w:rFonts w:hint="eastAsia" w:ascii="宋体" w:hAnsi="宋体" w:eastAsia="宋体" w:cs="宋体"/>
            <w:sz w:val="24"/>
            <w:szCs w:val="24"/>
          </w:rPr>
          <w:delText>露出嫌弃的表情</w:delText>
        </w:r>
      </w:del>
      <w:ins w:id="182" w:author="salted鱼" w:date="2026-07-01T11:47:19Z">
        <w:r>
          <w:rPr>
            <w:rFonts w:hint="eastAsia" w:ascii="宋体" w:hAnsi="宋体" w:eastAsia="宋体" w:cs="宋体"/>
            <w:sz w:val="24"/>
            <w:szCs w:val="24"/>
            <w:lang w:val="en-US" w:eastAsia="zh-CN"/>
          </w:rPr>
          <w:t>包厢里</w:t>
        </w:r>
      </w:ins>
      <w:ins w:id="183" w:author="salted鱼" w:date="2026-07-01T11:47:21Z">
        <w:r>
          <w:rPr>
            <w:rFonts w:hint="eastAsia" w:ascii="宋体" w:hAnsi="宋体" w:eastAsia="宋体" w:cs="宋体"/>
            <w:sz w:val="24"/>
            <w:szCs w:val="24"/>
            <w:lang w:val="en-US" w:eastAsia="zh-CN"/>
          </w:rPr>
          <w:t>瞬间安静，</w:t>
        </w:r>
      </w:ins>
      <w:del w:id="184" w:author="salted鱼" w:date="2026-07-01T11:47:17Z">
        <w:r>
          <w:rPr>
            <w:rFonts w:hint="eastAsia" w:ascii="宋体" w:hAnsi="宋体" w:eastAsia="宋体" w:cs="宋体"/>
            <w:sz w:val="24"/>
            <w:szCs w:val="24"/>
          </w:rPr>
          <w:delText>。</w:delText>
        </w:r>
      </w:del>
      <w:r>
        <w:rPr>
          <w:rFonts w:hint="eastAsia" w:ascii="宋体" w:hAnsi="宋体" w:eastAsia="宋体" w:cs="宋体"/>
          <w:sz w:val="24"/>
          <w:szCs w:val="24"/>
          <w:lang w:val="en-US" w:eastAsia="zh-CN"/>
        </w:rPr>
        <w:t>薇薇安</w:t>
      </w:r>
      <w:ins w:id="185" w:author="salted鱼" w:date="2026-07-01T11:44:42Z">
        <w:r>
          <w:rPr>
            <w:rFonts w:hint="eastAsia" w:ascii="宋体" w:hAnsi="宋体" w:eastAsia="宋体" w:cs="宋体"/>
            <w:sz w:val="24"/>
            <w:szCs w:val="24"/>
            <w:lang w:val="en-US" w:eastAsia="zh-CN"/>
          </w:rPr>
          <w:t>一怔</w:t>
        </w:r>
      </w:ins>
      <w:ins w:id="186" w:author="salted鱼" w:date="2026-07-01T11:44:43Z">
        <w:r>
          <w:rPr>
            <w:rFonts w:hint="eastAsia" w:ascii="宋体" w:hAnsi="宋体" w:eastAsia="宋体" w:cs="宋体"/>
            <w:sz w:val="24"/>
            <w:szCs w:val="24"/>
            <w:lang w:val="en-US" w:eastAsia="zh-CN"/>
          </w:rPr>
          <w:t>，</w:t>
        </w:r>
      </w:ins>
      <w:ins w:id="187" w:author="salted鱼" w:date="2026-07-01T11:44:45Z">
        <w:r>
          <w:rPr>
            <w:rFonts w:hint="eastAsia" w:ascii="宋体" w:hAnsi="宋体" w:eastAsia="宋体" w:cs="宋体"/>
            <w:sz w:val="24"/>
            <w:szCs w:val="24"/>
            <w:lang w:val="en-US" w:eastAsia="zh-CN"/>
          </w:rPr>
          <w:t>随后</w:t>
        </w:r>
      </w:ins>
      <w:del w:id="188" w:author="salted鱼" w:date="2026-07-01T11:44:39Z">
        <w:r>
          <w:rPr>
            <w:rFonts w:hint="eastAsia" w:ascii="宋体" w:hAnsi="宋体" w:eastAsia="宋体" w:cs="宋体"/>
            <w:sz w:val="24"/>
            <w:szCs w:val="24"/>
            <w:lang w:val="en-US" w:eastAsia="zh-CN"/>
          </w:rPr>
          <w:delText>却</w:delText>
        </w:r>
      </w:del>
      <w:r>
        <w:rPr>
          <w:rFonts w:hint="eastAsia" w:ascii="宋体" w:hAnsi="宋体" w:eastAsia="宋体" w:cs="宋体"/>
          <w:sz w:val="24"/>
          <w:szCs w:val="24"/>
          <w:lang w:val="en-US" w:eastAsia="zh-CN"/>
        </w:rPr>
        <w:t>笑着</w:t>
      </w:r>
      <w:ins w:id="189" w:author="salted鱼" w:date="2026-07-01T11:47:05Z">
        <w:r>
          <w:rPr>
            <w:rFonts w:hint="eastAsia" w:ascii="宋体" w:hAnsi="宋体" w:eastAsia="宋体" w:cs="宋体"/>
            <w:sz w:val="24"/>
            <w:szCs w:val="24"/>
            <w:lang w:val="en-US" w:eastAsia="zh-CN"/>
          </w:rPr>
          <w:t>起身</w:t>
        </w:r>
      </w:ins>
      <w:r>
        <w:rPr>
          <w:rFonts w:hint="eastAsia" w:ascii="宋体" w:hAnsi="宋体" w:eastAsia="宋体" w:cs="宋体"/>
          <w:sz w:val="24"/>
          <w:szCs w:val="24"/>
          <w:lang w:val="en-US" w:eastAsia="zh-CN"/>
        </w:rPr>
        <w:t>迎上去</w:t>
      </w:r>
      <w:ins w:id="190" w:author="salted鱼" w:date="2026-07-01T11:47:27Z">
        <w:r>
          <w:rPr>
            <w:rFonts w:hint="eastAsia" w:ascii="宋体" w:hAnsi="宋体" w:eastAsia="宋体" w:cs="宋体"/>
            <w:sz w:val="24"/>
            <w:szCs w:val="24"/>
            <w:lang w:val="en-US" w:eastAsia="zh-CN"/>
          </w:rPr>
          <w:t>，</w:t>
        </w:r>
      </w:ins>
      <w:ins w:id="191" w:author="salted鱼" w:date="2026-07-01T11:48:28Z">
        <w:r>
          <w:rPr>
            <w:rFonts w:hint="eastAsia" w:ascii="宋体" w:hAnsi="宋体" w:eastAsia="宋体" w:cs="宋体"/>
            <w:sz w:val="24"/>
            <w:szCs w:val="24"/>
            <w:lang w:val="en-US" w:eastAsia="zh-CN"/>
          </w:rPr>
          <w:t>身姿绰约</w:t>
        </w:r>
      </w:ins>
      <w:r>
        <w:rPr>
          <w:rFonts w:hint="eastAsia" w:ascii="宋体" w:hAnsi="宋体" w:eastAsia="宋体" w:cs="宋体"/>
          <w:sz w:val="24"/>
          <w:szCs w:val="24"/>
          <w:lang w:val="en-US" w:eastAsia="zh-CN"/>
        </w:rPr>
        <w:t>。</w:t>
      </w:r>
    </w:p>
    <w:p w14:paraId="510EAC59">
      <w:pPr>
        <w:bidi w:val="0"/>
        <w:spacing w:beforeLines="0" w:afterLines="0"/>
        <w:rPr>
          <w:rFonts w:hint="eastAsia" w:ascii="宋体" w:hAnsi="宋体" w:eastAsia="宋体" w:cs="宋体"/>
          <w:sz w:val="24"/>
          <w:szCs w:val="24"/>
        </w:rPr>
      </w:pPr>
      <w:r>
        <w:rPr>
          <w:rFonts w:hint="eastAsia" w:ascii="宋体" w:hAnsi="宋体" w:eastAsia="宋体" w:cs="宋体"/>
          <w:sz w:val="24"/>
          <w:szCs w:val="24"/>
        </w:rPr>
        <w:t>薇薇安：</w:t>
      </w:r>
      <w:r>
        <w:rPr>
          <w:rFonts w:hint="eastAsia" w:ascii="宋体" w:hAnsi="宋体" w:eastAsia="宋体" w:cs="宋体"/>
          <w:sz w:val="24"/>
          <w:szCs w:val="24"/>
          <w:lang w:val="en-US" w:eastAsia="zh-CN"/>
        </w:rPr>
        <w:t>哎呀，尤里老爷，</w:t>
      </w:r>
      <w:ins w:id="192" w:author="salted鱼" w:date="2026-07-01T11:48:45Z">
        <w:r>
          <w:rPr>
            <w:rFonts w:hint="eastAsia" w:ascii="宋体" w:hAnsi="宋体" w:eastAsia="宋体" w:cs="宋体"/>
            <w:sz w:val="24"/>
            <w:szCs w:val="24"/>
            <w:lang w:val="en-US" w:eastAsia="zh-CN"/>
          </w:rPr>
          <w:t>您怎么</w:t>
        </w:r>
      </w:ins>
      <w:ins w:id="193" w:author="salted鱼" w:date="2026-07-01T11:48:47Z">
        <w:r>
          <w:rPr>
            <w:rFonts w:hint="eastAsia" w:ascii="宋体" w:hAnsi="宋体" w:eastAsia="宋体" w:cs="宋体"/>
            <w:sz w:val="24"/>
            <w:szCs w:val="24"/>
            <w:lang w:val="en-US" w:eastAsia="zh-CN"/>
          </w:rPr>
          <w:t>才来呀</w:t>
        </w:r>
      </w:ins>
      <w:ins w:id="194" w:author="salted鱼" w:date="2026-07-01T11:48:49Z">
        <w:r>
          <w:rPr>
            <w:rFonts w:hint="eastAsia" w:ascii="宋体" w:hAnsi="宋体" w:eastAsia="宋体" w:cs="宋体"/>
            <w:sz w:val="24"/>
            <w:szCs w:val="24"/>
            <w:lang w:val="en-US" w:eastAsia="zh-CN"/>
          </w:rPr>
          <w:t>？</w:t>
        </w:r>
      </w:ins>
      <w:del w:id="195" w:author="salted鱼" w:date="2026-07-01T11:46:56Z">
        <w:r>
          <w:rPr>
            <w:rFonts w:hint="eastAsia" w:ascii="宋体" w:hAnsi="宋体" w:eastAsia="宋体" w:cs="宋体"/>
            <w:sz w:val="24"/>
            <w:szCs w:val="24"/>
            <w:lang w:val="en-US" w:eastAsia="zh-CN"/>
          </w:rPr>
          <w:delText>今个儿您怎么</w:delText>
        </w:r>
      </w:del>
      <w:del w:id="196" w:author="salted鱼" w:date="2026-07-01T11:46:56Z">
        <w:r>
          <w:rPr>
            <w:rFonts w:hint="eastAsia" w:ascii="宋体" w:hAnsi="宋体" w:eastAsia="宋体" w:cs="宋体"/>
            <w:sz w:val="24"/>
            <w:szCs w:val="24"/>
          </w:rPr>
          <w:delText>有空到我这儿来了</w:delText>
        </w:r>
      </w:del>
      <w:ins w:id="197" w:author="salted鱼" w:date="2026-07-01T11:48:54Z">
        <w:r>
          <w:rPr>
            <w:rFonts w:hint="eastAsia" w:ascii="宋体" w:hAnsi="宋体" w:eastAsia="宋体" w:cs="宋体"/>
            <w:sz w:val="24"/>
            <w:szCs w:val="24"/>
            <w:lang w:val="en-US" w:eastAsia="zh-CN"/>
          </w:rPr>
          <w:t>我还以为您</w:t>
        </w:r>
      </w:ins>
      <w:ins w:id="198" w:author="salted鱼" w:date="2026-07-01T11:48:56Z">
        <w:r>
          <w:rPr>
            <w:rFonts w:hint="eastAsia" w:ascii="宋体" w:hAnsi="宋体" w:eastAsia="宋体" w:cs="宋体"/>
            <w:sz w:val="24"/>
            <w:szCs w:val="24"/>
            <w:lang w:val="en-US" w:eastAsia="zh-CN"/>
          </w:rPr>
          <w:t>今晚</w:t>
        </w:r>
      </w:ins>
      <w:ins w:id="199" w:author="salted鱼" w:date="2026-07-01T11:49:03Z">
        <w:r>
          <w:rPr>
            <w:rFonts w:hint="eastAsia" w:ascii="宋体" w:hAnsi="宋体" w:eastAsia="宋体" w:cs="宋体"/>
            <w:sz w:val="24"/>
            <w:szCs w:val="24"/>
            <w:lang w:val="en-US" w:eastAsia="zh-CN"/>
          </w:rPr>
          <w:t>不疼我了呢</w:t>
        </w:r>
      </w:ins>
      <w:ins w:id="200" w:author="salted鱼" w:date="2026-07-01T11:49:05Z">
        <w:r>
          <w:rPr>
            <w:rFonts w:hint="eastAsia" w:ascii="宋体" w:hAnsi="宋体" w:eastAsia="宋体" w:cs="宋体"/>
            <w:sz w:val="24"/>
            <w:szCs w:val="24"/>
            <w:lang w:val="en-US" w:eastAsia="zh-CN"/>
          </w:rPr>
          <w:t>！</w:t>
        </w:r>
      </w:ins>
      <w:del w:id="201" w:author="salted鱼" w:date="2026-07-01T11:48:51Z">
        <w:r>
          <w:rPr>
            <w:rFonts w:hint="eastAsia" w:ascii="宋体" w:hAnsi="宋体" w:eastAsia="宋体" w:cs="宋体"/>
            <w:sz w:val="24"/>
            <w:szCs w:val="24"/>
          </w:rPr>
          <w:delText>？</w:delText>
        </w:r>
      </w:del>
    </w:p>
    <w:p w14:paraId="0CDBF95D">
      <w:pPr>
        <w:bidi w:val="0"/>
        <w:spacing w:beforeLines="0" w:afterLines="0"/>
        <w:rPr>
          <w:ins w:id="202" w:author="salted鱼" w:date="2026-07-01T11:49:21Z"/>
          <w:rFonts w:hint="eastAsia" w:ascii="宋体" w:hAnsi="宋体" w:eastAsia="宋体" w:cs="宋体"/>
          <w:sz w:val="24"/>
          <w:szCs w:val="24"/>
          <w:lang w:val="en-US" w:eastAsia="zh-CN"/>
        </w:rPr>
      </w:pPr>
      <w:r>
        <w:rPr>
          <w:rFonts w:hint="eastAsia" w:ascii="宋体" w:hAnsi="宋体" w:eastAsia="宋体" w:cs="宋体"/>
          <w:sz w:val="24"/>
          <w:szCs w:val="24"/>
        </w:rPr>
        <w:t>△尤利乌斯</w:t>
      </w:r>
      <w:ins w:id="203" w:author="salted鱼" w:date="2026-07-01T11:49:39Z">
        <w:r>
          <w:rPr>
            <w:rFonts w:hint="eastAsia" w:ascii="宋体" w:hAnsi="宋体" w:eastAsia="宋体" w:cs="宋体"/>
            <w:sz w:val="24"/>
            <w:szCs w:val="24"/>
            <w:lang w:val="en-US" w:eastAsia="zh-CN"/>
          </w:rPr>
          <w:t>面色</w:t>
        </w:r>
      </w:ins>
      <w:ins w:id="204" w:author="salted鱼" w:date="2026-07-01T11:49:44Z">
        <w:r>
          <w:rPr>
            <w:rFonts w:hint="eastAsia" w:ascii="宋体" w:hAnsi="宋体" w:eastAsia="宋体" w:cs="宋体"/>
            <w:sz w:val="24"/>
            <w:szCs w:val="24"/>
            <w:lang w:val="en-US" w:eastAsia="zh-CN"/>
          </w:rPr>
          <w:t>稍缓</w:t>
        </w:r>
      </w:ins>
      <w:ins w:id="205" w:author="salted鱼" w:date="2026-07-01T11:49:45Z">
        <w:r>
          <w:rPr>
            <w:rFonts w:hint="eastAsia" w:ascii="宋体" w:hAnsi="宋体" w:eastAsia="宋体" w:cs="宋体"/>
            <w:sz w:val="24"/>
            <w:szCs w:val="24"/>
            <w:lang w:val="en-US" w:eastAsia="zh-CN"/>
          </w:rPr>
          <w:t>，</w:t>
        </w:r>
      </w:ins>
      <w:ins w:id="206" w:author="salted鱼" w:date="2026-07-01T11:49:53Z">
        <w:r>
          <w:rPr>
            <w:rFonts w:hint="eastAsia" w:ascii="宋体" w:hAnsi="宋体" w:eastAsia="宋体" w:cs="宋体"/>
            <w:sz w:val="24"/>
            <w:szCs w:val="24"/>
            <w:lang w:val="en-US" w:eastAsia="zh-CN"/>
          </w:rPr>
          <w:t>目光</w:t>
        </w:r>
      </w:ins>
      <w:ins w:id="207" w:author="salted鱼" w:date="2026-07-01T11:49:55Z">
        <w:r>
          <w:rPr>
            <w:rFonts w:hint="eastAsia" w:ascii="宋体" w:hAnsi="宋体" w:eastAsia="宋体" w:cs="宋体"/>
            <w:sz w:val="24"/>
            <w:szCs w:val="24"/>
            <w:lang w:val="en-US" w:eastAsia="zh-CN"/>
          </w:rPr>
          <w:t>落在</w:t>
        </w:r>
      </w:ins>
      <w:ins w:id="208" w:author="salted鱼" w:date="2026-07-01T11:49:57Z">
        <w:r>
          <w:rPr>
            <w:rFonts w:hint="eastAsia" w:ascii="宋体" w:hAnsi="宋体" w:eastAsia="宋体" w:cs="宋体"/>
            <w:sz w:val="24"/>
            <w:szCs w:val="24"/>
            <w:lang w:val="en-US" w:eastAsia="zh-CN"/>
          </w:rPr>
          <w:t>里文</w:t>
        </w:r>
      </w:ins>
      <w:ins w:id="209" w:author="salted鱼" w:date="2026-07-01T11:49:58Z">
        <w:r>
          <w:rPr>
            <w:rFonts w:hint="eastAsia" w:ascii="宋体" w:hAnsi="宋体" w:eastAsia="宋体" w:cs="宋体"/>
            <w:sz w:val="24"/>
            <w:szCs w:val="24"/>
            <w:lang w:val="en-US" w:eastAsia="zh-CN"/>
          </w:rPr>
          <w:t>身上时</w:t>
        </w:r>
      </w:ins>
      <w:ins w:id="210" w:author="salted鱼" w:date="2026-07-01T11:50:02Z">
        <w:r>
          <w:rPr>
            <w:rFonts w:hint="eastAsia" w:ascii="宋体" w:hAnsi="宋体" w:eastAsia="宋体" w:cs="宋体"/>
            <w:sz w:val="24"/>
            <w:szCs w:val="24"/>
            <w:lang w:val="en-US" w:eastAsia="zh-CN"/>
          </w:rPr>
          <w:t>冷哼一声</w:t>
        </w:r>
      </w:ins>
      <w:ins w:id="211" w:author="salted鱼" w:date="2026-07-01T11:50:03Z">
        <w:r>
          <w:rPr>
            <w:rFonts w:hint="eastAsia" w:ascii="宋体" w:hAnsi="宋体" w:eastAsia="宋体" w:cs="宋体"/>
            <w:sz w:val="24"/>
            <w:szCs w:val="24"/>
            <w:lang w:val="en-US" w:eastAsia="zh-CN"/>
          </w:rPr>
          <w:t>。</w:t>
        </w:r>
      </w:ins>
    </w:p>
    <w:p w14:paraId="44655BCA">
      <w:pPr>
        <w:bidi w:val="0"/>
        <w:spacing w:beforeLines="0" w:afterLines="0"/>
        <w:rPr>
          <w:del w:id="212" w:author="salted鱼" w:date="2026-07-01T11:49:20Z"/>
          <w:rFonts w:hint="eastAsia" w:ascii="宋体" w:hAnsi="宋体" w:eastAsia="宋体" w:cs="宋体"/>
          <w:sz w:val="24"/>
          <w:szCs w:val="24"/>
          <w:lang w:val="en-US" w:eastAsia="zh-CN"/>
        </w:rPr>
      </w:pPr>
      <w:del w:id="213" w:author="salted鱼" w:date="2026-07-01T11:49:20Z">
        <w:r>
          <w:rPr>
            <w:rFonts w:hint="eastAsia" w:ascii="宋体" w:hAnsi="宋体" w:eastAsia="宋体" w:cs="宋体"/>
            <w:sz w:val="24"/>
            <w:szCs w:val="24"/>
            <w:lang w:val="en-US" w:eastAsia="zh-CN"/>
          </w:rPr>
          <w:delText>往桌上丢了一张黑色信用卡</w:delText>
        </w:r>
      </w:del>
      <w:del w:id="214" w:author="salted鱼" w:date="2026-07-01T11:49:20Z">
        <w:r>
          <w:rPr>
            <w:rFonts w:hint="eastAsia" w:ascii="宋体" w:hAnsi="宋体" w:eastAsia="宋体" w:cs="宋体"/>
            <w:sz w:val="24"/>
            <w:szCs w:val="24"/>
          </w:rPr>
          <w:delText>，</w:delText>
        </w:r>
      </w:del>
      <w:del w:id="215" w:author="salted鱼" w:date="2026-07-01T11:49:20Z">
        <w:r>
          <w:rPr>
            <w:rFonts w:hint="eastAsia" w:ascii="宋体" w:hAnsi="宋体" w:eastAsia="宋体" w:cs="宋体"/>
            <w:sz w:val="24"/>
            <w:szCs w:val="24"/>
            <w:lang w:val="en-US" w:eastAsia="zh-CN"/>
          </w:rPr>
          <w:delText>顺势坐在薇薇安身边，举起酒杯盯着里文。</w:delText>
        </w:r>
      </w:del>
    </w:p>
    <w:p w14:paraId="39423FD4">
      <w:pPr>
        <w:bidi w:val="0"/>
        <w:spacing w:beforeLines="0" w:afterLine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尤利乌斯：哼，</w:t>
      </w:r>
      <w:ins w:id="216" w:author="salted鱼" w:date="2026-07-01T11:52:09Z">
        <w:r>
          <w:rPr>
            <w:rFonts w:hint="eastAsia" w:ascii="宋体" w:hAnsi="宋体" w:eastAsia="宋体" w:cs="宋体"/>
            <w:sz w:val="24"/>
            <w:szCs w:val="24"/>
            <w:lang w:val="en-US" w:eastAsia="zh-CN"/>
          </w:rPr>
          <w:t>我要是</w:t>
        </w:r>
      </w:ins>
      <w:ins w:id="217" w:author="salted鱼" w:date="2026-07-01T11:52:12Z">
        <w:r>
          <w:rPr>
            <w:rFonts w:hint="eastAsia" w:ascii="宋体" w:hAnsi="宋体" w:eastAsia="宋体" w:cs="宋体"/>
            <w:sz w:val="24"/>
            <w:szCs w:val="24"/>
            <w:lang w:val="en-US" w:eastAsia="zh-CN"/>
          </w:rPr>
          <w:t>不来</w:t>
        </w:r>
      </w:ins>
      <w:ins w:id="218" w:author="salted鱼" w:date="2026-07-01T11:52:22Z">
        <w:r>
          <w:rPr>
            <w:rFonts w:hint="eastAsia" w:ascii="宋体" w:hAnsi="宋体" w:eastAsia="宋体" w:cs="宋体"/>
            <w:sz w:val="24"/>
            <w:szCs w:val="24"/>
            <w:lang w:val="en-US" w:eastAsia="zh-CN"/>
          </w:rPr>
          <w:t>你不就被</w:t>
        </w:r>
      </w:ins>
      <w:ins w:id="219" w:author="salted鱼" w:date="2026-07-01T11:52:24Z">
        <w:r>
          <w:rPr>
            <w:rFonts w:hint="eastAsia" w:ascii="宋体" w:hAnsi="宋体" w:eastAsia="宋体" w:cs="宋体"/>
            <w:sz w:val="24"/>
            <w:szCs w:val="24"/>
            <w:lang w:val="en-US" w:eastAsia="zh-CN"/>
          </w:rPr>
          <w:t>这</w:t>
        </w:r>
      </w:ins>
      <w:ins w:id="220" w:author="salted鱼" w:date="2026-07-01T11:52:29Z">
        <w:r>
          <w:rPr>
            <w:rFonts w:hint="eastAsia" w:ascii="宋体" w:hAnsi="宋体" w:eastAsia="宋体" w:cs="宋体"/>
            <w:sz w:val="24"/>
            <w:szCs w:val="24"/>
            <w:lang w:val="en-US" w:eastAsia="zh-CN"/>
          </w:rPr>
          <w:t>个</w:t>
        </w:r>
      </w:ins>
      <w:ins w:id="221" w:author="salted鱼" w:date="2026-07-01T11:52:32Z">
        <w:r>
          <w:rPr>
            <w:rFonts w:hint="eastAsia" w:ascii="宋体" w:hAnsi="宋体" w:eastAsia="宋体" w:cs="宋体"/>
            <w:sz w:val="24"/>
            <w:szCs w:val="24"/>
            <w:lang w:val="en-US" w:eastAsia="zh-CN"/>
          </w:rPr>
          <w:t>臭小子</w:t>
        </w:r>
      </w:ins>
      <w:ins w:id="222" w:author="salted鱼" w:date="2026-07-01T11:52:36Z">
        <w:r>
          <w:rPr>
            <w:rFonts w:hint="eastAsia" w:ascii="宋体" w:hAnsi="宋体" w:eastAsia="宋体" w:cs="宋体"/>
            <w:sz w:val="24"/>
            <w:szCs w:val="24"/>
            <w:lang w:val="en-US" w:eastAsia="zh-CN"/>
          </w:rPr>
          <w:t>抢走了吗</w:t>
        </w:r>
      </w:ins>
      <w:ins w:id="223" w:author="salted鱼" w:date="2026-07-01T11:52:38Z">
        <w:r>
          <w:rPr>
            <w:rFonts w:hint="eastAsia" w:ascii="宋体" w:hAnsi="宋体" w:eastAsia="宋体" w:cs="宋体"/>
            <w:sz w:val="24"/>
            <w:szCs w:val="24"/>
            <w:lang w:val="en-US" w:eastAsia="zh-CN"/>
          </w:rPr>
          <w:t>？</w:t>
        </w:r>
      </w:ins>
      <w:del w:id="224" w:author="salted鱼" w:date="2026-07-01T11:50:06Z">
        <w:r>
          <w:rPr>
            <w:rFonts w:hint="eastAsia" w:ascii="宋体" w:hAnsi="宋体" w:eastAsia="宋体" w:cs="宋体"/>
            <w:sz w:val="24"/>
            <w:szCs w:val="24"/>
            <w:lang w:val="en-US" w:eastAsia="zh-CN"/>
          </w:rPr>
          <w:delText>老夫今天赚了笔大的，来找你喝酒</w:delText>
        </w:r>
      </w:del>
      <w:ins w:id="225" w:author="salted鱼" w:date="2026-07-01T11:52:42Z">
        <w:r>
          <w:rPr>
            <w:rFonts w:hint="eastAsia" w:ascii="宋体" w:hAnsi="宋体" w:eastAsia="宋体" w:cs="宋体"/>
            <w:sz w:val="24"/>
            <w:szCs w:val="24"/>
            <w:lang w:val="en-US" w:eastAsia="zh-CN"/>
          </w:rPr>
          <w:t>！</w:t>
        </w:r>
      </w:ins>
      <w:del w:id="226" w:author="salted鱼" w:date="2026-07-01T11:52:40Z">
        <w:r>
          <w:rPr>
            <w:rFonts w:hint="eastAsia" w:ascii="宋体" w:hAnsi="宋体" w:eastAsia="宋体" w:cs="宋体"/>
            <w:sz w:val="24"/>
            <w:szCs w:val="24"/>
            <w:lang w:val="en-US" w:eastAsia="zh-CN"/>
          </w:rPr>
          <w:delText>。</w:delText>
        </w:r>
      </w:del>
    </w:p>
    <w:p w14:paraId="0EF862E3">
      <w:pPr>
        <w:bidi w:val="0"/>
        <w:spacing w:beforeLines="0" w:afterLines="0"/>
        <w:rPr>
          <w:rFonts w:hint="eastAsia" w:ascii="宋体" w:hAnsi="宋体" w:eastAsia="宋体" w:cs="宋体"/>
          <w:sz w:val="24"/>
          <w:szCs w:val="24"/>
        </w:rPr>
      </w:pPr>
      <w:r>
        <w:rPr>
          <w:rFonts w:hint="eastAsia" w:ascii="宋体" w:hAnsi="宋体" w:eastAsia="宋体" w:cs="宋体"/>
          <w:sz w:val="24"/>
          <w:szCs w:val="24"/>
        </w:rPr>
        <w:t>△里文靠在沙发上</w:t>
      </w:r>
      <w:r>
        <w:rPr>
          <w:rFonts w:hint="eastAsia" w:ascii="宋体" w:hAnsi="宋体" w:eastAsia="宋体" w:cs="宋体"/>
          <w:sz w:val="24"/>
          <w:szCs w:val="24"/>
          <w:lang w:eastAsia="zh-CN"/>
        </w:rPr>
        <w:t>，</w:t>
      </w:r>
      <w:r>
        <w:rPr>
          <w:rFonts w:hint="eastAsia" w:ascii="宋体" w:hAnsi="宋体" w:eastAsia="宋体" w:cs="宋体"/>
          <w:sz w:val="24"/>
          <w:szCs w:val="24"/>
        </w:rPr>
        <w:t>摇晃着酒杯。</w:t>
      </w:r>
    </w:p>
    <w:p w14:paraId="18ACFA8A">
      <w:pPr>
        <w:bidi w:val="0"/>
        <w:spacing w:beforeLines="0" w:afterLines="0"/>
        <w:rPr>
          <w:ins w:id="227" w:author="salted鱼" w:date="2026-07-01T11:52:57Z"/>
          <w:rFonts w:hint="eastAsia" w:ascii="宋体" w:hAnsi="宋体" w:eastAsia="宋体" w:cs="宋体"/>
          <w:sz w:val="24"/>
          <w:szCs w:val="24"/>
          <w:lang w:val="en-US" w:eastAsia="zh-CN"/>
        </w:rPr>
      </w:pPr>
      <w:r>
        <w:rPr>
          <w:rFonts w:hint="eastAsia" w:ascii="宋体" w:hAnsi="宋体" w:eastAsia="宋体" w:cs="宋体"/>
          <w:sz w:val="24"/>
          <w:szCs w:val="24"/>
        </w:rPr>
        <w:t>里文（散漫一笑）：</w:t>
      </w:r>
      <w:ins w:id="228" w:author="salted鱼" w:date="2026-07-01T13:10:19Z">
        <w:r>
          <w:rPr>
            <w:rFonts w:hint="eastAsia" w:ascii="宋体" w:hAnsi="宋体" w:eastAsia="宋体" w:cs="宋体"/>
            <w:sz w:val="24"/>
            <w:szCs w:val="24"/>
            <w:lang w:val="en-US" w:eastAsia="zh-CN"/>
          </w:rPr>
          <w:t>老头</w:t>
        </w:r>
      </w:ins>
      <w:del w:id="229" w:author="salted鱼" w:date="2026-07-01T13:10:17Z">
        <w:r>
          <w:rPr>
            <w:rFonts w:hint="eastAsia" w:ascii="宋体" w:hAnsi="宋体" w:eastAsia="宋体" w:cs="宋体"/>
            <w:sz w:val="24"/>
            <w:szCs w:val="24"/>
          </w:rPr>
          <w:delText>尤里老</w:delText>
        </w:r>
      </w:del>
      <w:del w:id="230" w:author="salted鱼" w:date="2026-07-01T13:10:16Z">
        <w:r>
          <w:rPr>
            <w:rFonts w:hint="eastAsia" w:ascii="宋体" w:hAnsi="宋体" w:eastAsia="宋体" w:cs="宋体"/>
            <w:sz w:val="24"/>
            <w:szCs w:val="24"/>
          </w:rPr>
          <w:delText>爷</w:delText>
        </w:r>
      </w:del>
      <w:r>
        <w:rPr>
          <w:rFonts w:hint="eastAsia" w:ascii="宋体" w:hAnsi="宋体" w:eastAsia="宋体" w:cs="宋体"/>
          <w:sz w:val="24"/>
          <w:szCs w:val="24"/>
        </w:rPr>
        <w:t>，</w:t>
      </w:r>
      <w:ins w:id="231" w:author="salted鱼" w:date="2026-07-01T11:57:20Z">
        <w:r>
          <w:rPr>
            <w:rFonts w:hint="eastAsia" w:ascii="宋体" w:hAnsi="宋体" w:eastAsia="宋体" w:cs="宋体"/>
            <w:sz w:val="24"/>
            <w:szCs w:val="24"/>
            <w:lang w:val="en-US" w:eastAsia="zh-CN"/>
          </w:rPr>
          <w:t>您</w:t>
        </w:r>
      </w:ins>
      <w:r>
        <w:rPr>
          <w:rFonts w:hint="eastAsia" w:ascii="宋体" w:hAnsi="宋体" w:eastAsia="宋体" w:cs="宋体"/>
          <w:sz w:val="24"/>
          <w:szCs w:val="24"/>
          <w:lang w:val="en-US" w:eastAsia="zh-CN"/>
        </w:rPr>
        <w:t>就算年纪大</w:t>
      </w:r>
      <w:del w:id="232" w:author="salted鱼" w:date="2026-07-01T11:57:24Z">
        <w:r>
          <w:rPr>
            <w:rFonts w:hint="eastAsia" w:ascii="宋体" w:hAnsi="宋体" w:eastAsia="宋体" w:cs="宋体"/>
            <w:sz w:val="24"/>
            <w:szCs w:val="24"/>
            <w:lang w:val="en-US" w:eastAsia="zh-CN"/>
          </w:rPr>
          <w:delText>了</w:delText>
        </w:r>
      </w:del>
      <w:r>
        <w:rPr>
          <w:rFonts w:hint="eastAsia" w:ascii="宋体" w:hAnsi="宋体" w:eastAsia="宋体" w:cs="宋体"/>
          <w:sz w:val="24"/>
          <w:szCs w:val="24"/>
          <w:lang w:val="en-US" w:eastAsia="zh-CN"/>
        </w:rPr>
        <w:t>糊涂了，也要讲究一个先来后到吧？</w:t>
      </w:r>
    </w:p>
    <w:p w14:paraId="2134CDE4">
      <w:pPr>
        <w:bidi w:val="0"/>
        <w:spacing w:beforeLines="0" w:afterLines="0"/>
        <w:rPr>
          <w:ins w:id="233" w:author="salted鱼" w:date="2026-07-01T11:55:38Z"/>
          <w:rFonts w:hint="eastAsia" w:ascii="宋体" w:hAnsi="宋体" w:eastAsia="宋体" w:cs="宋体"/>
          <w:sz w:val="24"/>
          <w:szCs w:val="24"/>
          <w:lang w:val="en-US" w:eastAsia="zh-CN"/>
        </w:rPr>
      </w:pPr>
      <w:ins w:id="234" w:author="salted鱼" w:date="2026-07-01T11:53:37Z">
        <w:r>
          <w:rPr>
            <w:rFonts w:hint="eastAsia" w:ascii="宋体" w:hAnsi="宋体" w:eastAsia="宋体" w:cs="宋体"/>
            <w:sz w:val="24"/>
            <w:szCs w:val="24"/>
            <w:lang w:val="en-US" w:eastAsia="zh-CN"/>
          </w:rPr>
          <w:t>尤利乌斯</w:t>
        </w:r>
      </w:ins>
      <w:ins w:id="235" w:author="salted鱼" w:date="2026-07-01T11:53:38Z">
        <w:r>
          <w:rPr>
            <w:rFonts w:hint="eastAsia" w:ascii="宋体" w:hAnsi="宋体" w:eastAsia="宋体" w:cs="宋体"/>
            <w:sz w:val="24"/>
            <w:szCs w:val="24"/>
            <w:lang w:val="en-US" w:eastAsia="zh-CN"/>
          </w:rPr>
          <w:t>：</w:t>
        </w:r>
      </w:ins>
      <w:ins w:id="236" w:author="salted鱼" w:date="2026-07-01T11:53:59Z">
        <w:r>
          <w:rPr>
            <w:rFonts w:hint="eastAsia" w:ascii="宋体" w:hAnsi="宋体" w:eastAsia="宋体" w:cs="宋体"/>
            <w:sz w:val="24"/>
            <w:szCs w:val="24"/>
            <w:lang w:val="en-US" w:eastAsia="zh-CN"/>
          </w:rPr>
          <w:t>先来后到</w:t>
        </w:r>
      </w:ins>
      <w:ins w:id="237" w:author="salted鱼" w:date="2026-07-01T11:54:00Z">
        <w:r>
          <w:rPr>
            <w:rFonts w:hint="eastAsia" w:ascii="宋体" w:hAnsi="宋体" w:eastAsia="宋体" w:cs="宋体"/>
            <w:sz w:val="24"/>
            <w:szCs w:val="24"/>
            <w:lang w:val="en-US" w:eastAsia="zh-CN"/>
          </w:rPr>
          <w:t>？</w:t>
        </w:r>
      </w:ins>
      <w:ins w:id="238" w:author="salted鱼" w:date="2026-07-01T11:55:02Z">
        <w:r>
          <w:rPr>
            <w:rFonts w:hint="eastAsia" w:ascii="宋体" w:hAnsi="宋体" w:eastAsia="宋体" w:cs="宋体"/>
            <w:sz w:val="24"/>
            <w:szCs w:val="24"/>
            <w:lang w:val="en-US" w:eastAsia="zh-CN"/>
          </w:rPr>
          <w:t>笑话</w:t>
        </w:r>
      </w:ins>
      <w:ins w:id="239" w:author="salted鱼" w:date="2026-07-01T11:55:03Z">
        <w:r>
          <w:rPr>
            <w:rFonts w:hint="eastAsia" w:ascii="宋体" w:hAnsi="宋体" w:eastAsia="宋体" w:cs="宋体"/>
            <w:sz w:val="24"/>
            <w:szCs w:val="24"/>
            <w:lang w:val="en-US" w:eastAsia="zh-CN"/>
          </w:rPr>
          <w:t>！</w:t>
        </w:r>
      </w:ins>
      <w:ins w:id="240" w:author="salted鱼" w:date="2026-07-01T11:55:07Z">
        <w:r>
          <w:rPr>
            <w:rFonts w:hint="eastAsia" w:ascii="宋体" w:hAnsi="宋体" w:eastAsia="宋体" w:cs="宋体"/>
            <w:sz w:val="24"/>
            <w:szCs w:val="24"/>
            <w:lang w:val="en-US" w:eastAsia="zh-CN"/>
          </w:rPr>
          <w:t>在首都</w:t>
        </w:r>
      </w:ins>
      <w:ins w:id="241" w:author="salted鱼" w:date="2026-07-01T11:55:09Z">
        <w:r>
          <w:rPr>
            <w:rFonts w:hint="eastAsia" w:ascii="宋体" w:hAnsi="宋体" w:eastAsia="宋体" w:cs="宋体"/>
            <w:sz w:val="24"/>
            <w:szCs w:val="24"/>
            <w:lang w:val="en-US" w:eastAsia="zh-CN"/>
          </w:rPr>
          <w:t>星</w:t>
        </w:r>
      </w:ins>
      <w:ins w:id="242" w:author="salted鱼" w:date="2026-07-01T11:55:14Z">
        <w:r>
          <w:rPr>
            <w:rFonts w:hint="eastAsia" w:ascii="宋体" w:hAnsi="宋体" w:eastAsia="宋体" w:cs="宋体"/>
            <w:sz w:val="24"/>
            <w:szCs w:val="24"/>
            <w:lang w:val="en-US" w:eastAsia="zh-CN"/>
          </w:rPr>
          <w:t>还没人</w:t>
        </w:r>
      </w:ins>
      <w:ins w:id="243" w:author="salted鱼" w:date="2026-07-01T11:55:16Z">
        <w:r>
          <w:rPr>
            <w:rFonts w:hint="eastAsia" w:ascii="宋体" w:hAnsi="宋体" w:eastAsia="宋体" w:cs="宋体"/>
            <w:sz w:val="24"/>
            <w:szCs w:val="24"/>
            <w:lang w:val="en-US" w:eastAsia="zh-CN"/>
          </w:rPr>
          <w:t>敢跟我</w:t>
        </w:r>
      </w:ins>
      <w:ins w:id="244" w:author="salted鱼" w:date="2026-07-01T11:55:25Z">
        <w:r>
          <w:rPr>
            <w:rFonts w:hint="eastAsia" w:ascii="宋体" w:hAnsi="宋体" w:eastAsia="宋体" w:cs="宋体"/>
            <w:sz w:val="24"/>
            <w:szCs w:val="24"/>
            <w:lang w:val="en-US" w:eastAsia="zh-CN"/>
          </w:rPr>
          <w:t>说这几个字！</w:t>
        </w:r>
      </w:ins>
    </w:p>
    <w:p w14:paraId="0B5E7251">
      <w:pPr>
        <w:bidi w:val="0"/>
        <w:spacing w:beforeLines="0" w:afterLines="0"/>
        <w:rPr>
          <w:ins w:id="245" w:author="salted鱼" w:date="2026-07-01T13:01:28Z"/>
          <w:rFonts w:hint="eastAsia" w:ascii="宋体" w:hAnsi="宋体" w:eastAsia="宋体" w:cs="宋体"/>
          <w:sz w:val="24"/>
          <w:szCs w:val="24"/>
          <w:lang w:val="en-US" w:eastAsia="zh-CN"/>
        </w:rPr>
      </w:pPr>
      <w:ins w:id="246" w:author="salted鱼" w:date="2026-07-01T11:55:43Z">
        <w:r>
          <w:rPr>
            <w:rFonts w:hint="eastAsia" w:ascii="宋体" w:hAnsi="宋体" w:eastAsia="宋体" w:cs="宋体"/>
            <w:sz w:val="24"/>
            <w:szCs w:val="24"/>
          </w:rPr>
          <w:t>△</w:t>
        </w:r>
      </w:ins>
      <w:ins w:id="247" w:author="salted鱼" w:date="2026-07-01T11:56:20Z">
        <w:r>
          <w:rPr>
            <w:rFonts w:hint="eastAsia" w:ascii="宋体" w:hAnsi="宋体" w:eastAsia="宋体" w:cs="宋体"/>
            <w:sz w:val="24"/>
            <w:szCs w:val="24"/>
            <w:lang w:val="en-US" w:eastAsia="zh-CN"/>
          </w:rPr>
          <w:t>薇薇安</w:t>
        </w:r>
      </w:ins>
      <w:ins w:id="248" w:author="salted鱼" w:date="2026-07-01T11:56:33Z">
        <w:r>
          <w:rPr>
            <w:rFonts w:hint="eastAsia" w:ascii="宋体" w:hAnsi="宋体" w:eastAsia="宋体" w:cs="宋体"/>
            <w:sz w:val="24"/>
            <w:szCs w:val="24"/>
            <w:lang w:val="en-US" w:eastAsia="zh-CN"/>
          </w:rPr>
          <w:t>掩唇</w:t>
        </w:r>
      </w:ins>
      <w:ins w:id="249" w:author="salted鱼" w:date="2026-07-01T11:56:36Z">
        <w:r>
          <w:rPr>
            <w:rFonts w:hint="eastAsia" w:ascii="宋体" w:hAnsi="宋体" w:eastAsia="宋体" w:cs="宋体"/>
            <w:sz w:val="24"/>
            <w:szCs w:val="24"/>
            <w:lang w:val="en-US" w:eastAsia="zh-CN"/>
          </w:rPr>
          <w:t>轻笑</w:t>
        </w:r>
      </w:ins>
      <w:ins w:id="250" w:author="salted鱼" w:date="2026-07-01T11:56:37Z">
        <w:r>
          <w:rPr>
            <w:rFonts w:hint="eastAsia" w:ascii="宋体" w:hAnsi="宋体" w:eastAsia="宋体" w:cs="宋体"/>
            <w:sz w:val="24"/>
            <w:szCs w:val="24"/>
            <w:lang w:val="en-US" w:eastAsia="zh-CN"/>
          </w:rPr>
          <w:t>，</w:t>
        </w:r>
      </w:ins>
      <w:ins w:id="251" w:author="salted鱼" w:date="2026-07-01T11:56:42Z">
        <w:r>
          <w:rPr>
            <w:rFonts w:hint="eastAsia" w:ascii="宋体" w:hAnsi="宋体" w:eastAsia="宋体" w:cs="宋体"/>
            <w:sz w:val="24"/>
            <w:szCs w:val="24"/>
            <w:lang w:val="en-US" w:eastAsia="zh-CN"/>
          </w:rPr>
          <w:t>挽着</w:t>
        </w:r>
      </w:ins>
      <w:ins w:id="252" w:author="salted鱼" w:date="2026-07-01T11:56:45Z">
        <w:r>
          <w:rPr>
            <w:rFonts w:hint="eastAsia" w:ascii="宋体" w:hAnsi="宋体" w:eastAsia="宋体" w:cs="宋体"/>
            <w:sz w:val="24"/>
            <w:szCs w:val="24"/>
            <w:lang w:val="en-US" w:eastAsia="zh-CN"/>
          </w:rPr>
          <w:t>尤利乌斯</w:t>
        </w:r>
      </w:ins>
      <w:ins w:id="253" w:author="salted鱼" w:date="2026-07-01T11:56:48Z">
        <w:r>
          <w:rPr>
            <w:rFonts w:hint="eastAsia" w:ascii="宋体" w:hAnsi="宋体" w:eastAsia="宋体" w:cs="宋体"/>
            <w:sz w:val="24"/>
            <w:szCs w:val="24"/>
            <w:lang w:val="en-US" w:eastAsia="zh-CN"/>
          </w:rPr>
          <w:t>坐到</w:t>
        </w:r>
      </w:ins>
      <w:ins w:id="254" w:author="salted鱼" w:date="2026-07-01T13:15:53Z">
        <w:r>
          <w:rPr>
            <w:rFonts w:hint="eastAsia" w:ascii="宋体" w:hAnsi="宋体" w:eastAsia="宋体" w:cs="宋体"/>
            <w:sz w:val="24"/>
            <w:szCs w:val="24"/>
            <w:lang w:val="en-US" w:eastAsia="zh-CN"/>
          </w:rPr>
          <w:t>里文</w:t>
        </w:r>
      </w:ins>
      <w:ins w:id="255" w:author="salted鱼" w:date="2026-07-01T11:56:52Z">
        <w:r>
          <w:rPr>
            <w:rFonts w:hint="eastAsia" w:ascii="宋体" w:hAnsi="宋体" w:eastAsia="宋体" w:cs="宋体"/>
            <w:sz w:val="24"/>
            <w:szCs w:val="24"/>
            <w:lang w:val="en-US" w:eastAsia="zh-CN"/>
          </w:rPr>
          <w:t>身边</w:t>
        </w:r>
      </w:ins>
      <w:ins w:id="256" w:author="salted鱼" w:date="2026-07-01T11:56:53Z">
        <w:r>
          <w:rPr>
            <w:rFonts w:hint="eastAsia" w:ascii="宋体" w:hAnsi="宋体" w:eastAsia="宋体" w:cs="宋体"/>
            <w:sz w:val="24"/>
            <w:szCs w:val="24"/>
            <w:lang w:val="en-US" w:eastAsia="zh-CN"/>
          </w:rPr>
          <w:t>，</w:t>
        </w:r>
      </w:ins>
      <w:ins w:id="257" w:author="salted鱼" w:date="2026-07-01T12:03:04Z">
        <w:r>
          <w:rPr>
            <w:rFonts w:hint="eastAsia" w:ascii="宋体" w:hAnsi="宋体" w:eastAsia="宋体" w:cs="宋体"/>
            <w:sz w:val="24"/>
            <w:szCs w:val="24"/>
            <w:lang w:val="en-US" w:eastAsia="zh-CN"/>
          </w:rPr>
          <w:t>对着</w:t>
        </w:r>
      </w:ins>
      <w:ins w:id="258" w:author="salted鱼" w:date="2026-07-01T12:03:06Z">
        <w:r>
          <w:rPr>
            <w:rFonts w:hint="eastAsia" w:ascii="宋体" w:hAnsi="宋体" w:eastAsia="宋体" w:cs="宋体"/>
            <w:sz w:val="24"/>
            <w:szCs w:val="24"/>
            <w:lang w:val="en-US" w:eastAsia="zh-CN"/>
          </w:rPr>
          <w:t>里文</w:t>
        </w:r>
      </w:ins>
      <w:ins w:id="259" w:author="salted鱼" w:date="2026-07-01T12:03:14Z">
        <w:r>
          <w:rPr>
            <w:rFonts w:hint="eastAsia" w:ascii="宋体" w:hAnsi="宋体" w:eastAsia="宋体" w:cs="宋体"/>
            <w:sz w:val="24"/>
            <w:szCs w:val="24"/>
            <w:lang w:val="en-US" w:eastAsia="zh-CN"/>
          </w:rPr>
          <w:t>妩媚一笑。</w:t>
        </w:r>
      </w:ins>
    </w:p>
    <w:p w14:paraId="0A3F3437">
      <w:pPr>
        <w:bidi w:val="0"/>
        <w:spacing w:beforeLines="0" w:afterLines="0"/>
        <w:rPr>
          <w:ins w:id="260" w:author="salted鱼" w:date="2026-07-01T13:10:31Z"/>
          <w:rFonts w:hint="eastAsia" w:ascii="宋体" w:hAnsi="宋体" w:eastAsia="宋体" w:cs="宋体"/>
          <w:sz w:val="24"/>
          <w:szCs w:val="24"/>
          <w:lang w:val="en-US" w:eastAsia="zh-CN"/>
        </w:rPr>
      </w:pPr>
      <w:r>
        <w:rPr>
          <w:rFonts w:hint="eastAsia" w:ascii="宋体" w:hAnsi="宋体" w:eastAsia="宋体" w:cs="宋体"/>
          <w:sz w:val="24"/>
          <w:szCs w:val="24"/>
        </w:rPr>
        <w:t>薇薇安（倒酒）</w:t>
      </w:r>
      <w:r>
        <w:rPr>
          <w:rFonts w:hint="eastAsia" w:ascii="宋体" w:hAnsi="宋体" w:eastAsia="宋体" w:cs="宋体"/>
          <w:sz w:val="24"/>
          <w:szCs w:val="24"/>
          <w:lang w:eastAsia="zh-CN"/>
        </w:rPr>
        <w:t>：</w:t>
      </w:r>
      <w:ins w:id="261" w:author="salted鱼" w:date="2026-07-01T13:05:40Z">
        <w:r>
          <w:rPr>
            <w:rFonts w:hint="eastAsia" w:ascii="宋体" w:hAnsi="宋体" w:eastAsia="宋体" w:cs="宋体"/>
            <w:i w:val="0"/>
            <w:iCs w:val="0"/>
            <w:caps w:val="0"/>
            <w:color w:val="424242"/>
            <w:spacing w:val="0"/>
            <w:sz w:val="24"/>
            <w:szCs w:val="24"/>
            <w:shd w:val="clear" w:fill="FFFFFF"/>
          </w:rPr>
          <w:t>两位爷若真为我争起来，薇薇安可要心疼坏了。来，先喝一杯</w:t>
        </w:r>
      </w:ins>
      <w:del w:id="262" w:author="salted鱼" w:date="2026-07-01T13:05:40Z">
        <w:r>
          <w:rPr>
            <w:rFonts w:hint="eastAsia" w:ascii="宋体" w:hAnsi="宋体" w:eastAsia="宋体" w:cs="宋体"/>
            <w:sz w:val="24"/>
            <w:szCs w:val="24"/>
          </w:rPr>
          <w:delText>两位别动气</w:delText>
        </w:r>
      </w:del>
      <w:del w:id="263" w:author="salted鱼" w:date="2026-07-01T13:05:40Z">
        <w:r>
          <w:rPr>
            <w:rFonts w:hint="eastAsia" w:ascii="宋体" w:hAnsi="宋体" w:eastAsia="宋体" w:cs="宋体"/>
            <w:sz w:val="24"/>
            <w:szCs w:val="24"/>
            <w:lang w:eastAsia="zh-CN"/>
          </w:rPr>
          <w:delText>，</w:delText>
        </w:r>
      </w:del>
      <w:del w:id="264" w:author="salted鱼" w:date="2026-07-01T13:05:40Z">
        <w:r>
          <w:rPr>
            <w:rFonts w:hint="eastAsia" w:ascii="宋体" w:hAnsi="宋体" w:eastAsia="宋体" w:cs="宋体"/>
            <w:sz w:val="24"/>
            <w:szCs w:val="24"/>
            <w:lang w:val="en-US" w:eastAsia="zh-CN"/>
          </w:rPr>
          <w:delText>都是稀客，来来来，喝酒喝酒</w:delText>
        </w:r>
      </w:del>
      <w:r>
        <w:rPr>
          <w:rFonts w:hint="eastAsia" w:ascii="宋体" w:hAnsi="宋体" w:eastAsia="宋体" w:cs="宋体"/>
          <w:sz w:val="24"/>
          <w:szCs w:val="24"/>
          <w:lang w:val="en-US" w:eastAsia="zh-CN"/>
        </w:rPr>
        <w:t>。</w:t>
      </w:r>
    </w:p>
    <w:p w14:paraId="0C3394F6">
      <w:pPr>
        <w:bidi w:val="0"/>
        <w:spacing w:beforeLines="0" w:afterLines="0"/>
        <w:rPr>
          <w:ins w:id="265" w:author="salted鱼" w:date="2026-07-01T13:10:52Z"/>
          <w:rFonts w:hint="eastAsia" w:ascii="宋体" w:hAnsi="宋体" w:eastAsia="宋体" w:cs="宋体"/>
          <w:sz w:val="24"/>
          <w:szCs w:val="24"/>
          <w:lang w:val="en-US" w:eastAsia="zh-CN"/>
        </w:rPr>
      </w:pPr>
      <w:ins w:id="266" w:author="salted鱼" w:date="2026-07-01T13:10:37Z">
        <w:r>
          <w:rPr>
            <w:rFonts w:hint="eastAsia" w:ascii="宋体" w:hAnsi="宋体" w:eastAsia="宋体" w:cs="宋体"/>
            <w:sz w:val="24"/>
            <w:szCs w:val="24"/>
            <w:lang w:val="en-US" w:eastAsia="zh-CN"/>
          </w:rPr>
          <w:t>尤利乌斯：</w:t>
        </w:r>
      </w:ins>
      <w:ins w:id="267" w:author="salted鱼" w:date="2026-07-01T13:10:41Z">
        <w:r>
          <w:rPr>
            <w:rFonts w:hint="eastAsia" w:ascii="宋体" w:hAnsi="宋体" w:eastAsia="宋体" w:cs="宋体"/>
            <w:sz w:val="24"/>
            <w:szCs w:val="24"/>
            <w:lang w:val="en-US" w:eastAsia="zh-CN"/>
          </w:rPr>
          <w:t>喝</w:t>
        </w:r>
      </w:ins>
      <w:ins w:id="268" w:author="salted鱼" w:date="2026-07-01T13:10:44Z">
        <w:r>
          <w:rPr>
            <w:rFonts w:hint="eastAsia" w:ascii="宋体" w:hAnsi="宋体" w:eastAsia="宋体" w:cs="宋体"/>
            <w:sz w:val="24"/>
            <w:szCs w:val="24"/>
            <w:lang w:val="en-US" w:eastAsia="zh-CN"/>
          </w:rPr>
          <w:t>就喝</w:t>
        </w:r>
      </w:ins>
      <w:ins w:id="269" w:author="salted鱼" w:date="2026-07-01T13:10:45Z">
        <w:r>
          <w:rPr>
            <w:rFonts w:hint="eastAsia" w:ascii="宋体" w:hAnsi="宋体" w:eastAsia="宋体" w:cs="宋体"/>
            <w:sz w:val="24"/>
            <w:szCs w:val="24"/>
            <w:lang w:val="en-US" w:eastAsia="zh-CN"/>
          </w:rPr>
          <w:t>！</w:t>
        </w:r>
      </w:ins>
    </w:p>
    <w:p w14:paraId="39C6B538">
      <w:pPr>
        <w:bidi w:val="0"/>
        <w:spacing w:beforeLines="0" w:afterLines="0"/>
        <w:rPr>
          <w:del w:id="270" w:author="salted鱼" w:date="2026-07-01T13:11:08Z"/>
          <w:rFonts w:hint="eastAsia" w:ascii="宋体" w:hAnsi="宋体" w:eastAsia="宋体" w:cs="宋体"/>
          <w:sz w:val="24"/>
          <w:szCs w:val="24"/>
          <w:lang w:val="en-US" w:eastAsia="zh-CN"/>
        </w:rPr>
      </w:pPr>
      <w:ins w:id="271" w:author="salted鱼" w:date="2026-07-01T13:10:54Z">
        <w:r>
          <w:rPr>
            <w:rFonts w:hint="eastAsia" w:ascii="宋体" w:hAnsi="宋体" w:eastAsia="宋体" w:cs="宋体"/>
            <w:sz w:val="24"/>
            <w:szCs w:val="24"/>
            <w:lang w:val="en-US" w:eastAsia="zh-CN"/>
          </w:rPr>
          <w:t>里文</w:t>
        </w:r>
      </w:ins>
    </w:p>
    <w:p w14:paraId="627AE21B">
      <w:pPr>
        <w:bidi w:val="0"/>
        <w:spacing w:beforeLines="0" w:afterLines="0"/>
        <w:rPr>
          <w:ins w:id="272" w:author="salted鱼" w:date="2026-07-01T13:11:09Z"/>
          <w:rFonts w:hint="eastAsia" w:ascii="宋体" w:hAnsi="宋体" w:eastAsia="宋体" w:cs="宋体"/>
          <w:sz w:val="24"/>
          <w:szCs w:val="24"/>
          <w:lang w:val="en-US" w:eastAsia="zh-CN"/>
        </w:rPr>
      </w:pPr>
      <w:ins w:id="273" w:author="salted鱼" w:date="2026-07-01T13:11:08Z">
        <w:r>
          <w:rPr>
            <w:rFonts w:hint="eastAsia" w:ascii="宋体" w:hAnsi="宋体" w:eastAsia="宋体" w:cs="宋体"/>
            <w:sz w:val="24"/>
            <w:szCs w:val="24"/>
            <w:lang w:val="en-US" w:eastAsia="zh-CN"/>
          </w:rPr>
          <w:t>（</w:t>
        </w:r>
      </w:ins>
      <w:ins w:id="274" w:author="salted鱼" w:date="2026-07-01T13:11:16Z">
        <w:r>
          <w:rPr>
            <w:rFonts w:hint="eastAsia" w:ascii="宋体" w:hAnsi="宋体" w:eastAsia="宋体" w:cs="宋体"/>
            <w:sz w:val="24"/>
            <w:szCs w:val="24"/>
            <w:lang w:val="en-US" w:eastAsia="zh-CN"/>
          </w:rPr>
          <w:t>挑衅</w:t>
        </w:r>
      </w:ins>
      <w:ins w:id="275" w:author="salted鱼" w:date="2026-07-01T13:11:08Z">
        <w:r>
          <w:rPr>
            <w:rFonts w:hint="eastAsia" w:ascii="宋体" w:hAnsi="宋体" w:eastAsia="宋体" w:cs="宋体"/>
            <w:sz w:val="24"/>
            <w:szCs w:val="24"/>
            <w:lang w:val="en-US" w:eastAsia="zh-CN"/>
          </w:rPr>
          <w:t>）</w:t>
        </w:r>
      </w:ins>
      <w:ins w:id="276" w:author="salted鱼" w:date="2026-07-01T13:11:18Z">
        <w:r>
          <w:rPr>
            <w:rFonts w:hint="eastAsia" w:ascii="宋体" w:hAnsi="宋体" w:eastAsia="宋体" w:cs="宋体"/>
            <w:sz w:val="24"/>
            <w:szCs w:val="24"/>
            <w:lang w:val="en-US" w:eastAsia="zh-CN"/>
          </w:rPr>
          <w:t>：</w:t>
        </w:r>
      </w:ins>
      <w:ins w:id="277" w:author="salted鱼" w:date="2026-07-01T13:11:19Z">
        <w:r>
          <w:rPr>
            <w:rFonts w:hint="eastAsia" w:ascii="宋体" w:hAnsi="宋体" w:eastAsia="宋体" w:cs="宋体"/>
            <w:sz w:val="24"/>
            <w:szCs w:val="24"/>
            <w:lang w:val="en-US" w:eastAsia="zh-CN"/>
          </w:rPr>
          <w:t>好啊</w:t>
        </w:r>
      </w:ins>
      <w:ins w:id="278" w:author="salted鱼" w:date="2026-07-01T13:11:20Z">
        <w:r>
          <w:rPr>
            <w:rFonts w:hint="eastAsia" w:ascii="宋体" w:hAnsi="宋体" w:eastAsia="宋体" w:cs="宋体"/>
            <w:sz w:val="24"/>
            <w:szCs w:val="24"/>
            <w:lang w:val="en-US" w:eastAsia="zh-CN"/>
          </w:rPr>
          <w:t>，</w:t>
        </w:r>
      </w:ins>
      <w:ins w:id="279" w:author="salted鱼" w:date="2026-07-01T13:24:39Z">
        <w:r>
          <w:rPr>
            <w:rFonts w:hint="eastAsia" w:ascii="宋体" w:hAnsi="宋体" w:eastAsia="宋体" w:cs="宋体"/>
            <w:sz w:val="24"/>
            <w:szCs w:val="24"/>
            <w:lang w:val="en-US" w:eastAsia="zh-CN"/>
          </w:rPr>
          <w:t>谁怕谁</w:t>
        </w:r>
      </w:ins>
      <w:ins w:id="280" w:author="salted鱼" w:date="2026-07-01T13:11:24Z">
        <w:r>
          <w:rPr>
            <w:rFonts w:hint="eastAsia" w:ascii="宋体" w:hAnsi="宋体" w:eastAsia="宋体" w:cs="宋体"/>
            <w:sz w:val="24"/>
            <w:szCs w:val="24"/>
            <w:lang w:val="en-US" w:eastAsia="zh-CN"/>
          </w:rPr>
          <w:t>！</w:t>
        </w:r>
      </w:ins>
    </w:p>
    <w:p w14:paraId="55C13F2D">
      <w:pPr>
        <w:bidi w:val="0"/>
        <w:spacing w:beforeLines="0" w:afterLines="0"/>
        <w:rPr>
          <w:rFonts w:hint="eastAsia" w:ascii="宋体" w:hAnsi="宋体" w:eastAsia="宋体" w:cs="宋体"/>
          <w:sz w:val="24"/>
          <w:lang w:val="en-US" w:eastAsia="zh-CN"/>
        </w:rPr>
      </w:pPr>
      <w:r>
        <w:rPr>
          <w:rFonts w:hint="eastAsia"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快切镜头</w:t>
      </w:r>
      <w:r>
        <w:rPr>
          <w:rFonts w:hint="eastAsia" w:ascii="宋体" w:hAnsi="宋体" w:eastAsia="宋体" w:cs="宋体"/>
          <w:sz w:val="24"/>
          <w:szCs w:val="24"/>
          <w:lang w:eastAsia="zh-CN"/>
        </w:rPr>
        <w:t>】</w:t>
      </w:r>
      <w:ins w:id="281" w:author="salted鱼" w:date="2026-07-01T13:03:44Z">
        <w:r>
          <w:rPr>
            <w:rFonts w:hint="eastAsia" w:ascii="宋体" w:hAnsi="宋体" w:eastAsia="宋体" w:cs="宋体"/>
            <w:i w:val="0"/>
            <w:iCs w:val="0"/>
            <w:caps w:val="0"/>
            <w:color w:val="424242"/>
            <w:spacing w:val="0"/>
            <w:sz w:val="24"/>
            <w:szCs w:val="24"/>
            <w:shd w:val="clear" w:fill="FFFFFF"/>
          </w:rPr>
          <w:t>酒杯碰撞，酒液飞溅。两人一杯接一杯，谁也不肯服输。薇薇安</w:t>
        </w:r>
      </w:ins>
      <w:ins w:id="282" w:author="salted鱼" w:date="2026-07-01T13:03:44Z">
        <w:r>
          <w:rPr>
            <w:rFonts w:hint="eastAsia" w:ascii="宋体" w:hAnsi="宋体" w:eastAsia="宋体" w:cs="宋体"/>
            <w:i w:val="0"/>
            <w:iCs w:val="0"/>
            <w:caps w:val="0"/>
            <w:color w:val="auto"/>
            <w:spacing w:val="0"/>
            <w:sz w:val="24"/>
            <w:szCs w:val="24"/>
            <w:shd w:val="clear" w:fill="auto"/>
          </w:rPr>
          <w:t>时而替里文擦去唇边酒渍，时而靠到尤利乌斯身边低声哄劝。</w:t>
        </w:r>
      </w:ins>
      <w:del w:id="283" w:author="salted鱼" w:date="2026-07-01T13:03:39Z">
        <w:r>
          <w:rPr>
            <w:rFonts w:hint="eastAsia" w:ascii="宋体" w:hAnsi="宋体" w:eastAsia="宋体" w:cs="宋体"/>
            <w:sz w:val="24"/>
            <w:lang w:val="en-US" w:eastAsia="zh-CN"/>
          </w:rPr>
          <w:delText>两人盯着对方，一杯接一杯的喝了四轮。</w:delText>
        </w:r>
      </w:del>
    </w:p>
    <w:p w14:paraId="476EC206">
      <w:pPr>
        <w:spacing w:beforeLines="0" w:afterLines="0"/>
        <w:rPr>
          <w:ins w:id="284" w:author="salted鱼" w:date="2026-07-01T13:06:55Z"/>
          <w:rFonts w:hint="eastAsia" w:ascii="宋体" w:hAnsi="宋体" w:eastAsia="宋体" w:cs="宋体"/>
          <w:sz w:val="24"/>
        </w:rPr>
      </w:pPr>
      <w:r>
        <w:rPr>
          <w:rFonts w:hint="eastAsia" w:ascii="宋体" w:hAnsi="宋体" w:eastAsia="宋体" w:cs="宋体"/>
          <w:sz w:val="24"/>
        </w:rPr>
        <w:t>△</w:t>
      </w:r>
      <w:del w:id="285" w:author="salted鱼" w:date="2026-07-01T13:07:25Z">
        <w:r>
          <w:rPr>
            <w:rFonts w:hint="eastAsia" w:ascii="宋体" w:hAnsi="宋体" w:eastAsia="宋体" w:cs="宋体"/>
            <w:sz w:val="24"/>
          </w:rPr>
          <w:delText xml:space="preserve"> </w:delText>
        </w:r>
      </w:del>
      <w:ins w:id="286" w:author="salted鱼" w:date="2026-07-01T13:06:55Z">
        <w:r>
          <w:rPr>
            <w:rFonts w:hint="eastAsia" w:ascii="宋体" w:hAnsi="宋体" w:eastAsia="宋体" w:cs="宋体"/>
            <w:sz w:val="24"/>
          </w:rPr>
          <w:t>画面一转，桌上酒瓶倒了一片。尤利乌斯和里文喝得面红耳赤，勾肩搭背</w:t>
        </w:r>
      </w:ins>
      <w:ins w:id="287" w:author="salted鱼" w:date="2026-07-01T13:07:46Z">
        <w:r>
          <w:rPr>
            <w:rFonts w:hint="eastAsia" w:ascii="宋体" w:hAnsi="宋体" w:eastAsia="宋体" w:cs="宋体"/>
            <w:sz w:val="24"/>
            <w:lang w:val="en-US" w:eastAsia="zh-CN"/>
          </w:rPr>
          <w:t>地</w:t>
        </w:r>
      </w:ins>
      <w:ins w:id="288" w:author="salted鱼" w:date="2026-07-01T13:07:57Z">
        <w:r>
          <w:rPr>
            <w:rFonts w:hint="eastAsia" w:ascii="宋体" w:hAnsi="宋体" w:eastAsia="宋体" w:cs="宋体"/>
            <w:sz w:val="24"/>
            <w:lang w:val="en-US" w:eastAsia="zh-CN"/>
          </w:rPr>
          <w:t>瘫在一起</w:t>
        </w:r>
      </w:ins>
      <w:ins w:id="289" w:author="salted鱼" w:date="2026-07-01T13:06:55Z">
        <w:r>
          <w:rPr>
            <w:rFonts w:hint="eastAsia" w:ascii="宋体" w:hAnsi="宋体" w:eastAsia="宋体" w:cs="宋体"/>
            <w:sz w:val="24"/>
          </w:rPr>
          <w:t>。</w:t>
        </w:r>
      </w:ins>
    </w:p>
    <w:p w14:paraId="0F107405">
      <w:pPr>
        <w:spacing w:beforeLines="0" w:afterLines="0"/>
        <w:rPr>
          <w:ins w:id="290" w:author="salted鱼" w:date="2026-07-01T13:06:55Z"/>
          <w:rFonts w:hint="eastAsia" w:ascii="宋体" w:hAnsi="宋体" w:eastAsia="宋体" w:cs="宋体"/>
          <w:sz w:val="24"/>
        </w:rPr>
      </w:pPr>
      <w:ins w:id="291" w:author="salted鱼" w:date="2026-07-01T13:06:55Z">
        <w:r>
          <w:rPr>
            <w:rFonts w:hint="eastAsia" w:ascii="宋体" w:hAnsi="宋体" w:eastAsia="宋体" w:cs="宋体"/>
            <w:sz w:val="24"/>
          </w:rPr>
          <w:t>尤利乌斯：兄弟！你认我做大哥，以后在首都星横着走！老哥我一句话，贵族院都得给三分面子！</w:t>
        </w:r>
      </w:ins>
    </w:p>
    <w:p w14:paraId="2C3DF2A6">
      <w:pPr>
        <w:spacing w:beforeLines="0" w:afterLines="0"/>
        <w:rPr>
          <w:ins w:id="292" w:author="salted鱼" w:date="2026-07-01T13:06:55Z"/>
          <w:rFonts w:hint="eastAsia" w:ascii="宋体" w:hAnsi="宋体" w:eastAsia="宋体" w:cs="宋体"/>
          <w:sz w:val="24"/>
        </w:rPr>
      </w:pPr>
      <w:ins w:id="293" w:author="salted鱼" w:date="2026-07-01T13:06:55Z">
        <w:r>
          <w:rPr>
            <w:rFonts w:hint="eastAsia" w:ascii="宋体" w:hAnsi="宋体" w:eastAsia="宋体" w:cs="宋体"/>
            <w:sz w:val="24"/>
          </w:rPr>
          <w:t>里文（醉醺醺）：吹吧你，老哥，你怎么不说皇帝都听你的？</w:t>
        </w:r>
      </w:ins>
    </w:p>
    <w:p w14:paraId="24D5BD4F">
      <w:pPr>
        <w:spacing w:beforeLines="0" w:afterLines="0"/>
        <w:rPr>
          <w:ins w:id="294" w:author="salted鱼" w:date="2026-07-01T13:12:49Z"/>
          <w:rFonts w:hint="eastAsia" w:ascii="宋体" w:hAnsi="宋体" w:eastAsia="宋体" w:cs="宋体"/>
          <w:sz w:val="24"/>
        </w:rPr>
      </w:pPr>
      <w:ins w:id="295" w:author="salted鱼" w:date="2026-07-01T13:06:55Z">
        <w:r>
          <w:rPr>
            <w:rFonts w:hint="eastAsia" w:ascii="宋体" w:hAnsi="宋体" w:eastAsia="宋体" w:cs="宋体"/>
            <w:sz w:val="24"/>
          </w:rPr>
          <w:t>尤利乌斯（</w:t>
        </w:r>
      </w:ins>
      <w:ins w:id="296" w:author="salted鱼" w:date="2026-07-01T13:14:24Z">
        <w:r>
          <w:rPr>
            <w:rFonts w:hint="eastAsia" w:ascii="宋体" w:hAnsi="宋体" w:eastAsia="宋体" w:cs="宋体"/>
            <w:sz w:val="24"/>
            <w:lang w:val="en-US" w:eastAsia="zh-CN"/>
          </w:rPr>
          <w:t>得意</w:t>
        </w:r>
      </w:ins>
      <w:ins w:id="297" w:author="salted鱼" w:date="2026-07-01T13:06:55Z">
        <w:r>
          <w:rPr>
            <w:rFonts w:hint="eastAsia" w:ascii="宋体" w:hAnsi="宋体" w:eastAsia="宋体" w:cs="宋体"/>
            <w:sz w:val="24"/>
          </w:rPr>
          <w:t>）：皇帝算什么！我怀里这东西，整个帝国就只有我有！</w:t>
        </w:r>
      </w:ins>
    </w:p>
    <w:p w14:paraId="6CEE5152">
      <w:pPr>
        <w:spacing w:beforeLines="0" w:afterLines="0"/>
        <w:rPr>
          <w:ins w:id="298" w:author="salted鱼" w:date="2026-07-01T13:06:55Z"/>
          <w:rFonts w:hint="eastAsia" w:ascii="宋体" w:hAnsi="宋体" w:eastAsia="宋体" w:cs="宋体"/>
          <w:sz w:val="24"/>
        </w:rPr>
      </w:pPr>
      <w:ins w:id="299" w:author="salted鱼" w:date="2026-07-01T13:12:54Z">
        <w:r>
          <w:rPr>
            <w:rFonts w:hint="eastAsia" w:ascii="宋体" w:hAnsi="宋体" w:eastAsia="宋体" w:cs="宋体"/>
            <w:sz w:val="24"/>
            <w:lang w:val="en-US" w:eastAsia="zh-CN"/>
          </w:rPr>
          <w:t>塞弗林</w:t>
        </w:r>
      </w:ins>
      <w:ins w:id="300" w:author="salted鱼" w:date="2026-07-01T13:12:56Z">
        <w:r>
          <w:rPr>
            <w:rFonts w:hint="eastAsia" w:ascii="宋体" w:hAnsi="宋体" w:eastAsia="宋体" w:cs="宋体"/>
            <w:sz w:val="24"/>
            <w:lang w:val="en-US" w:eastAsia="zh-CN"/>
          </w:rPr>
          <w:t>（</w:t>
        </w:r>
      </w:ins>
      <w:ins w:id="301" w:author="salted鱼" w:date="2026-07-01T13:13:05Z">
        <w:r>
          <w:rPr>
            <w:rFonts w:hint="eastAsia" w:ascii="宋体" w:hAnsi="宋体" w:eastAsia="宋体" w:cs="宋体"/>
            <w:sz w:val="24"/>
            <w:lang w:val="en-US" w:eastAsia="zh-CN"/>
          </w:rPr>
          <w:t>低咳</w:t>
        </w:r>
      </w:ins>
      <w:ins w:id="302" w:author="salted鱼" w:date="2026-07-01T13:13:30Z">
        <w:r>
          <w:rPr>
            <w:rFonts w:hint="eastAsia" w:ascii="宋体" w:hAnsi="宋体" w:eastAsia="宋体" w:cs="宋体"/>
            <w:sz w:val="24"/>
            <w:lang w:val="en-US" w:eastAsia="zh-CN"/>
          </w:rPr>
          <w:t>一声</w:t>
        </w:r>
      </w:ins>
      <w:ins w:id="303" w:author="salted鱼" w:date="2026-07-01T13:12:56Z">
        <w:r>
          <w:rPr>
            <w:rFonts w:hint="eastAsia" w:ascii="宋体" w:hAnsi="宋体" w:eastAsia="宋体" w:cs="宋体"/>
            <w:sz w:val="24"/>
            <w:lang w:val="en-US" w:eastAsia="zh-CN"/>
          </w:rPr>
          <w:t>）</w:t>
        </w:r>
      </w:ins>
      <w:ins w:id="304" w:author="salted鱼" w:date="2026-07-01T13:13:06Z">
        <w:r>
          <w:rPr>
            <w:rFonts w:hint="eastAsia" w:ascii="宋体" w:hAnsi="宋体" w:eastAsia="宋体" w:cs="宋体"/>
            <w:sz w:val="24"/>
            <w:lang w:val="en-US" w:eastAsia="zh-CN"/>
          </w:rPr>
          <w:t>：</w:t>
        </w:r>
      </w:ins>
      <w:ins w:id="305" w:author="salted鱼" w:date="2026-07-01T13:13:08Z">
        <w:r>
          <w:rPr>
            <w:rFonts w:hint="eastAsia" w:ascii="宋体" w:hAnsi="宋体" w:eastAsia="宋体" w:cs="宋体"/>
            <w:sz w:val="24"/>
            <w:lang w:val="en-US" w:eastAsia="zh-CN"/>
          </w:rPr>
          <w:t>老爷</w:t>
        </w:r>
      </w:ins>
      <w:ins w:id="306" w:author="salted鱼" w:date="2026-07-01T13:13:09Z">
        <w:r>
          <w:rPr>
            <w:rFonts w:hint="eastAsia" w:ascii="宋体" w:hAnsi="宋体" w:eastAsia="宋体" w:cs="宋体"/>
            <w:sz w:val="24"/>
            <w:lang w:val="en-US" w:eastAsia="zh-CN"/>
          </w:rPr>
          <w:t>，</w:t>
        </w:r>
      </w:ins>
      <w:ins w:id="307" w:author="salted鱼" w:date="2026-07-01T13:13:11Z">
        <w:r>
          <w:rPr>
            <w:rFonts w:hint="eastAsia" w:ascii="宋体" w:hAnsi="宋体" w:eastAsia="宋体" w:cs="宋体"/>
            <w:sz w:val="24"/>
            <w:lang w:val="en-US" w:eastAsia="zh-CN"/>
          </w:rPr>
          <w:t>差不多行了</w:t>
        </w:r>
      </w:ins>
      <w:ins w:id="308" w:author="salted鱼" w:date="2026-07-01T13:13:12Z">
        <w:r>
          <w:rPr>
            <w:rFonts w:hint="eastAsia" w:ascii="宋体" w:hAnsi="宋体" w:eastAsia="宋体" w:cs="宋体"/>
            <w:sz w:val="24"/>
            <w:lang w:val="en-US" w:eastAsia="zh-CN"/>
          </w:rPr>
          <w:t>...</w:t>
        </w:r>
      </w:ins>
      <w:ins w:id="309" w:author="salted鱼" w:date="2026-07-01T13:13:13Z">
        <w:r>
          <w:rPr>
            <w:rFonts w:hint="eastAsia" w:ascii="宋体" w:hAnsi="宋体" w:eastAsia="宋体" w:cs="宋体"/>
            <w:sz w:val="24"/>
            <w:lang w:val="en-US" w:eastAsia="zh-CN"/>
          </w:rPr>
          <w:t>...</w:t>
        </w:r>
      </w:ins>
    </w:p>
    <w:p w14:paraId="75D58AEC">
      <w:pPr>
        <w:spacing w:beforeLines="0" w:afterLines="0"/>
        <w:rPr>
          <w:ins w:id="310" w:author="salted鱼" w:date="2026-07-01T13:06:55Z"/>
          <w:rFonts w:hint="eastAsia" w:ascii="宋体" w:hAnsi="宋体" w:eastAsia="宋体" w:cs="宋体"/>
          <w:sz w:val="24"/>
        </w:rPr>
      </w:pPr>
      <w:ins w:id="311" w:author="salted鱼" w:date="2026-07-01T13:06:55Z">
        <w:r>
          <w:rPr>
            <w:rFonts w:hint="eastAsia" w:ascii="宋体" w:hAnsi="宋体" w:eastAsia="宋体" w:cs="宋体"/>
            <w:sz w:val="24"/>
          </w:rPr>
          <w:t>△尤利乌斯得意地拍了拍胸前衣襟。里文眯着眼看了看，嗤笑一声。</w:t>
        </w:r>
      </w:ins>
    </w:p>
    <w:p w14:paraId="7D1EC85F">
      <w:pPr>
        <w:spacing w:beforeLines="0" w:afterLines="0"/>
        <w:rPr>
          <w:ins w:id="312" w:author="salted鱼" w:date="2026-07-01T13:06:55Z"/>
          <w:rFonts w:hint="eastAsia" w:ascii="宋体" w:hAnsi="宋体" w:eastAsia="宋体" w:cs="宋体"/>
          <w:sz w:val="24"/>
        </w:rPr>
      </w:pPr>
      <w:ins w:id="313" w:author="salted鱼" w:date="2026-07-01T13:06:55Z">
        <w:r>
          <w:rPr>
            <w:rFonts w:hint="eastAsia" w:ascii="宋体" w:hAnsi="宋体" w:eastAsia="宋体" w:cs="宋体"/>
            <w:sz w:val="24"/>
          </w:rPr>
          <w:t>里文：那算什么？我也有皇帝都没有的</w:t>
        </w:r>
      </w:ins>
      <w:ins w:id="314" w:author="salted鱼" w:date="2026-07-01T13:08:20Z">
        <w:r>
          <w:rPr>
            <w:rFonts w:hint="eastAsia" w:ascii="宋体" w:hAnsi="宋体" w:eastAsia="宋体" w:cs="宋体"/>
            <w:sz w:val="24"/>
            <w:lang w:val="en-US" w:eastAsia="zh-CN"/>
          </w:rPr>
          <w:t>东西</w:t>
        </w:r>
      </w:ins>
      <w:ins w:id="315" w:author="salted鱼" w:date="2026-07-01T13:08:22Z">
        <w:r>
          <w:rPr>
            <w:rFonts w:hint="eastAsia" w:ascii="宋体" w:hAnsi="宋体" w:eastAsia="宋体" w:cs="宋体"/>
            <w:sz w:val="24"/>
            <w:lang w:val="en-US" w:eastAsia="zh-CN"/>
          </w:rPr>
          <w:t>！</w:t>
        </w:r>
      </w:ins>
    </w:p>
    <w:p w14:paraId="4F0D7254">
      <w:pPr>
        <w:spacing w:beforeLines="0" w:afterLines="0"/>
        <w:rPr>
          <w:ins w:id="316" w:author="salted鱼" w:date="2026-07-01T13:06:55Z"/>
          <w:rFonts w:hint="eastAsia" w:ascii="宋体" w:hAnsi="宋体" w:eastAsia="宋体" w:cs="宋体"/>
          <w:sz w:val="24"/>
        </w:rPr>
      </w:pPr>
      <w:ins w:id="317" w:author="salted鱼" w:date="2026-07-01T13:06:55Z">
        <w:r>
          <w:rPr>
            <w:rFonts w:hint="eastAsia" w:ascii="宋体" w:hAnsi="宋体" w:eastAsia="宋体" w:cs="宋体"/>
            <w:sz w:val="24"/>
          </w:rPr>
          <w:t>尤利乌斯：什么？</w:t>
        </w:r>
      </w:ins>
    </w:p>
    <w:p w14:paraId="62EFE8D0">
      <w:pPr>
        <w:spacing w:beforeLines="0" w:afterLines="0"/>
        <w:rPr>
          <w:ins w:id="318" w:author="salted鱼" w:date="2026-07-01T13:06:55Z"/>
          <w:rFonts w:hint="eastAsia" w:ascii="宋体" w:hAnsi="宋体" w:eastAsia="宋体" w:cs="宋体"/>
          <w:sz w:val="24"/>
        </w:rPr>
      </w:pPr>
      <w:ins w:id="319" w:author="salted鱼" w:date="2026-07-01T13:06:55Z">
        <w:r>
          <w:rPr>
            <w:rFonts w:hint="eastAsia" w:ascii="宋体" w:hAnsi="宋体" w:eastAsia="宋体" w:cs="宋体"/>
            <w:sz w:val="24"/>
          </w:rPr>
          <w:t>里文（举杯）：帝国第一败家子</w:t>
        </w:r>
      </w:ins>
      <w:ins w:id="320" w:author="salted鱼" w:date="2026-07-01T13:12:03Z">
        <w:r>
          <w:rPr>
            <w:rFonts w:hint="eastAsia" w:ascii="宋体" w:hAnsi="宋体" w:eastAsia="宋体" w:cs="宋体"/>
            <w:sz w:val="24"/>
            <w:lang w:val="en-US" w:eastAsia="zh-CN"/>
          </w:rPr>
          <w:t>的称号</w:t>
        </w:r>
      </w:ins>
      <w:ins w:id="321" w:author="salted鱼" w:date="2026-07-01T13:06:55Z">
        <w:r>
          <w:rPr>
            <w:rFonts w:hint="eastAsia" w:ascii="宋体" w:hAnsi="宋体" w:eastAsia="宋体" w:cs="宋体"/>
            <w:sz w:val="24"/>
          </w:rPr>
          <w:t>！</w:t>
        </w:r>
      </w:ins>
    </w:p>
    <w:p w14:paraId="255A74BF">
      <w:pPr>
        <w:spacing w:beforeLines="0" w:afterLines="0"/>
        <w:rPr>
          <w:ins w:id="322" w:author="salted鱼" w:date="2026-07-01T13:06:55Z"/>
          <w:rFonts w:hint="eastAsia" w:ascii="宋体" w:hAnsi="宋体" w:eastAsia="宋体" w:cs="宋体"/>
          <w:sz w:val="24"/>
        </w:rPr>
      </w:pPr>
      <w:ins w:id="323" w:author="salted鱼" w:date="2026-07-01T13:06:55Z">
        <w:r>
          <w:rPr>
            <w:rFonts w:hint="eastAsia" w:ascii="宋体" w:hAnsi="宋体" w:eastAsia="宋体" w:cs="宋体"/>
            <w:sz w:val="24"/>
          </w:rPr>
          <w:t>△尤利乌斯愣了一下，随即拍桌大笑。</w:t>
        </w:r>
      </w:ins>
    </w:p>
    <w:p w14:paraId="675DFF88">
      <w:pPr>
        <w:spacing w:beforeLines="0" w:afterLines="0"/>
        <w:rPr>
          <w:ins w:id="324" w:author="salted鱼" w:date="2026-07-01T13:06:55Z"/>
          <w:rFonts w:hint="eastAsia" w:ascii="宋体" w:hAnsi="宋体" w:eastAsia="宋体" w:cs="宋体"/>
          <w:sz w:val="24"/>
        </w:rPr>
      </w:pPr>
      <w:ins w:id="325" w:author="salted鱼" w:date="2026-07-01T13:06:55Z">
        <w:r>
          <w:rPr>
            <w:rFonts w:hint="eastAsia" w:ascii="宋体" w:hAnsi="宋体" w:eastAsia="宋体" w:cs="宋体"/>
            <w:sz w:val="24"/>
          </w:rPr>
          <w:t>尤利乌斯：哈哈哈！好！有</w:t>
        </w:r>
      </w:ins>
      <w:ins w:id="326" w:author="salted鱼" w:date="2026-07-01T13:09:13Z">
        <w:r>
          <w:rPr>
            <w:rFonts w:hint="eastAsia" w:ascii="宋体" w:hAnsi="宋体" w:eastAsia="宋体" w:cs="宋体"/>
            <w:sz w:val="24"/>
            <w:lang w:val="en-US" w:eastAsia="zh-CN"/>
          </w:rPr>
          <w:t>意思</w:t>
        </w:r>
      </w:ins>
      <w:ins w:id="327" w:author="salted鱼" w:date="2026-07-01T13:06:55Z">
        <w:r>
          <w:rPr>
            <w:rFonts w:hint="eastAsia" w:ascii="宋体" w:hAnsi="宋体" w:eastAsia="宋体" w:cs="宋体"/>
            <w:sz w:val="24"/>
          </w:rPr>
          <w:t>！</w:t>
        </w:r>
      </w:ins>
    </w:p>
    <w:p w14:paraId="35E6645F">
      <w:pPr>
        <w:spacing w:beforeLines="0" w:afterLines="0"/>
        <w:rPr>
          <w:ins w:id="328" w:author="salted鱼" w:date="2026-07-01T13:06:55Z"/>
          <w:rFonts w:hint="eastAsia" w:ascii="宋体" w:hAnsi="宋体" w:eastAsia="宋体" w:cs="宋体"/>
          <w:sz w:val="24"/>
        </w:rPr>
      </w:pPr>
      <w:ins w:id="329" w:author="salted鱼" w:date="2026-07-01T13:06:55Z">
        <w:r>
          <w:rPr>
            <w:rFonts w:hint="eastAsia" w:ascii="宋体" w:hAnsi="宋体" w:eastAsia="宋体" w:cs="宋体"/>
            <w:sz w:val="24"/>
          </w:rPr>
          <w:t>△里文喝得上头，忽然伸手去扯尤利乌斯</w:t>
        </w:r>
      </w:ins>
      <w:ins w:id="330" w:author="salted鱼" w:date="2026-07-01T13:16:46Z">
        <w:r>
          <w:rPr>
            <w:rFonts w:hint="eastAsia" w:ascii="宋体" w:hAnsi="宋体" w:eastAsia="宋体" w:cs="宋体"/>
            <w:sz w:val="24"/>
            <w:lang w:val="en-US" w:eastAsia="zh-CN"/>
          </w:rPr>
          <w:t>的</w:t>
        </w:r>
      </w:ins>
      <w:ins w:id="331" w:author="salted鱼" w:date="2026-07-01T13:09:23Z">
        <w:r>
          <w:rPr>
            <w:rFonts w:hint="eastAsia" w:ascii="宋体" w:hAnsi="宋体" w:eastAsia="宋体" w:cs="宋体"/>
            <w:sz w:val="24"/>
            <w:lang w:val="en-US" w:eastAsia="zh-CN"/>
          </w:rPr>
          <w:t>衣襟</w:t>
        </w:r>
      </w:ins>
      <w:ins w:id="332" w:author="salted鱼" w:date="2026-07-01T13:06:55Z">
        <w:r>
          <w:rPr>
            <w:rFonts w:hint="eastAsia" w:ascii="宋体" w:hAnsi="宋体" w:eastAsia="宋体" w:cs="宋体"/>
            <w:sz w:val="24"/>
          </w:rPr>
          <w:t>。</w:t>
        </w:r>
      </w:ins>
    </w:p>
    <w:p w14:paraId="6922E4E1">
      <w:pPr>
        <w:spacing w:beforeLines="0" w:afterLines="0"/>
        <w:rPr>
          <w:ins w:id="333" w:author="salted鱼" w:date="2026-07-01T13:06:55Z"/>
          <w:rFonts w:hint="eastAsia" w:ascii="宋体" w:hAnsi="宋体" w:eastAsia="宋体" w:cs="宋体"/>
          <w:sz w:val="24"/>
        </w:rPr>
      </w:pPr>
      <w:ins w:id="334" w:author="salted鱼" w:date="2026-07-01T13:06:55Z">
        <w:r>
          <w:rPr>
            <w:rFonts w:hint="eastAsia" w:ascii="宋体" w:hAnsi="宋体" w:eastAsia="宋体" w:cs="宋体"/>
            <w:sz w:val="24"/>
          </w:rPr>
          <w:t>里文：来来来，让我看看，什么宝贝这么威风——</w:t>
        </w:r>
      </w:ins>
    </w:p>
    <w:p w14:paraId="07A9E031">
      <w:pPr>
        <w:spacing w:beforeLines="0" w:afterLines="0"/>
        <w:rPr>
          <w:ins w:id="335" w:author="salted鱼" w:date="2026-07-01T13:06:55Z"/>
          <w:rFonts w:hint="eastAsia" w:ascii="宋体" w:hAnsi="宋体" w:eastAsia="宋体" w:cs="宋体"/>
          <w:sz w:val="24"/>
        </w:rPr>
      </w:pPr>
      <w:ins w:id="336" w:author="salted鱼" w:date="2026-07-01T13:06:55Z">
        <w:r>
          <w:rPr>
            <w:rFonts w:hint="eastAsia" w:ascii="宋体" w:hAnsi="宋体" w:eastAsia="宋体" w:cs="宋体"/>
            <w:sz w:val="24"/>
          </w:rPr>
          <w:t>△塞弗林脸色骤变，长剑瞬间出鞘，雪亮的剑锋直指里文咽喉。</w:t>
        </w:r>
      </w:ins>
    </w:p>
    <w:p w14:paraId="7CB7EB79">
      <w:pPr>
        <w:spacing w:beforeLines="0" w:afterLines="0"/>
        <w:rPr>
          <w:ins w:id="337" w:author="salted鱼" w:date="2026-07-01T13:06:34Z"/>
          <w:rFonts w:hint="eastAsia" w:ascii="宋体" w:hAnsi="宋体" w:eastAsia="宋体" w:cs="宋体"/>
          <w:sz w:val="24"/>
        </w:rPr>
      </w:pPr>
      <w:ins w:id="338" w:author="salted鱼" w:date="2026-07-01T13:06:55Z">
        <w:r>
          <w:rPr>
            <w:rFonts w:hint="eastAsia" w:ascii="宋体" w:hAnsi="宋体" w:eastAsia="宋体" w:cs="宋体"/>
            <w:sz w:val="24"/>
          </w:rPr>
          <w:t>塞弗林：放肆！</w:t>
        </w:r>
      </w:ins>
    </w:p>
    <w:p w14:paraId="191A2C7B">
      <w:pPr>
        <w:pStyle w:val="3"/>
        <w:bidi w:val="0"/>
        <w:rPr>
          <w:rFonts w:hint="eastAsia"/>
        </w:rPr>
      </w:pPr>
      <w:r>
        <w:rPr>
          <w:rFonts w:hint="eastAsia"/>
        </w:rPr>
        <w:t>第2</w:t>
      </w:r>
      <w:r>
        <w:rPr>
          <w:rFonts w:hint="eastAsia"/>
          <w:lang w:val="en-US" w:eastAsia="zh-CN"/>
        </w:rPr>
        <w:t>3</w:t>
      </w:r>
      <w:r>
        <w:rPr>
          <w:rFonts w:hint="eastAsia"/>
        </w:rPr>
        <w:t>集</w:t>
      </w:r>
    </w:p>
    <w:p w14:paraId="037BF7B5">
      <w:pPr>
        <w:bidi w:val="0"/>
        <w:spacing w:beforeLines="0" w:afterLines="0"/>
        <w:rPr>
          <w:rFonts w:hint="eastAsia" w:ascii="宋体" w:hAnsi="宋体" w:eastAsia="宋体" w:cs="宋体"/>
          <w:b/>
          <w:bCs/>
          <w:sz w:val="24"/>
          <w:szCs w:val="24"/>
        </w:rPr>
      </w:pPr>
      <w:r>
        <w:rPr>
          <w:rFonts w:hint="eastAsia" w:ascii="宋体" w:hAnsi="宋体" w:eastAsia="宋体" w:cs="宋体"/>
          <w:b/>
          <w:bCs/>
          <w:sz w:val="24"/>
          <w:szCs w:val="24"/>
          <w:lang w:val="en-US" w:eastAsia="zh-CN"/>
        </w:rPr>
        <w:t>23-</w:t>
      </w:r>
      <w:r>
        <w:rPr>
          <w:rFonts w:hint="eastAsia" w:ascii="宋体" w:hAnsi="宋体" w:eastAsia="宋体" w:cs="宋体"/>
          <w:b/>
          <w:bCs/>
          <w:sz w:val="24"/>
          <w:szCs w:val="24"/>
        </w:rPr>
        <w:t>1：俱乐部包厢 夜 内</w:t>
      </w:r>
    </w:p>
    <w:p w14:paraId="4E7039C2">
      <w:pPr>
        <w:bidi w:val="0"/>
        <w:spacing w:beforeLines="0" w:afterLines="0"/>
        <w:rPr>
          <w:rFonts w:hint="eastAsia" w:ascii="宋体" w:hAnsi="宋体" w:eastAsia="宋体" w:cs="宋体"/>
          <w:b/>
          <w:bCs/>
          <w:sz w:val="24"/>
          <w:szCs w:val="24"/>
        </w:rPr>
      </w:pPr>
      <w:r>
        <w:rPr>
          <w:rFonts w:hint="eastAsia" w:ascii="宋体" w:hAnsi="宋体" w:eastAsia="宋体" w:cs="宋体"/>
          <w:b/>
          <w:bCs/>
          <w:sz w:val="24"/>
          <w:szCs w:val="24"/>
        </w:rPr>
        <w:t>人物：里文、尤利乌斯、塞弗林、薇薇安</w:t>
      </w:r>
    </w:p>
    <w:p w14:paraId="448B156C">
      <w:pPr>
        <w:bidi w:val="0"/>
        <w:spacing w:beforeLines="0" w:afterLines="0"/>
        <w:rPr>
          <w:rFonts w:hint="eastAsia" w:ascii="宋体" w:hAnsi="宋体" w:eastAsia="宋体" w:cs="宋体"/>
          <w:sz w:val="24"/>
          <w:szCs w:val="24"/>
        </w:rPr>
      </w:pPr>
      <w:commentRangeStart w:id="2"/>
      <w:r>
        <w:rPr>
          <w:rFonts w:hint="eastAsia" w:ascii="宋体" w:hAnsi="宋体" w:eastAsia="宋体" w:cs="宋体"/>
          <w:sz w:val="24"/>
          <w:szCs w:val="24"/>
        </w:rPr>
        <w:t>△尤利乌斯</w:t>
      </w:r>
      <w:ins w:id="339" w:author="salted鱼" w:date="2026-07-01T13:19:56Z">
        <w:r>
          <w:rPr>
            <w:rFonts w:hint="eastAsia" w:ascii="宋体" w:hAnsi="宋体" w:eastAsia="宋体" w:cs="宋体"/>
            <w:sz w:val="24"/>
            <w:szCs w:val="24"/>
            <w:lang w:val="en-US" w:eastAsia="zh-CN"/>
          </w:rPr>
          <w:t>猛地</w:t>
        </w:r>
      </w:ins>
      <w:ins w:id="340" w:author="salted鱼" w:date="2026-07-01T13:19:58Z">
        <w:r>
          <w:rPr>
            <w:rFonts w:hint="eastAsia" w:ascii="宋体" w:hAnsi="宋体" w:eastAsia="宋体" w:cs="宋体"/>
            <w:sz w:val="24"/>
            <w:szCs w:val="24"/>
            <w:lang w:val="en-US" w:eastAsia="zh-CN"/>
          </w:rPr>
          <w:t>一拍桌子</w:t>
        </w:r>
      </w:ins>
      <w:ins w:id="341" w:author="salted鱼" w:date="2026-07-01T13:19:59Z">
        <w:r>
          <w:rPr>
            <w:rFonts w:hint="eastAsia" w:ascii="宋体" w:hAnsi="宋体" w:eastAsia="宋体" w:cs="宋体"/>
            <w:sz w:val="24"/>
            <w:szCs w:val="24"/>
            <w:lang w:val="en-US" w:eastAsia="zh-CN"/>
          </w:rPr>
          <w:t>，</w:t>
        </w:r>
      </w:ins>
      <w:ins w:id="342" w:author="salted鱼" w:date="2026-07-01T13:20:01Z">
        <w:r>
          <w:rPr>
            <w:rFonts w:hint="eastAsia" w:ascii="宋体" w:hAnsi="宋体" w:eastAsia="宋体" w:cs="宋体"/>
            <w:sz w:val="24"/>
            <w:szCs w:val="24"/>
            <w:lang w:val="en-US" w:eastAsia="zh-CN"/>
          </w:rPr>
          <w:t>醉醺醺</w:t>
        </w:r>
      </w:ins>
      <w:ins w:id="343" w:author="salted鱼" w:date="2026-07-01T13:20:03Z">
        <w:r>
          <w:rPr>
            <w:rFonts w:hint="eastAsia" w:ascii="宋体" w:hAnsi="宋体" w:eastAsia="宋体" w:cs="宋体"/>
            <w:sz w:val="24"/>
            <w:szCs w:val="24"/>
            <w:lang w:val="en-US" w:eastAsia="zh-CN"/>
          </w:rPr>
          <w:t>地</w:t>
        </w:r>
      </w:ins>
      <w:ins w:id="344" w:author="salted鱼" w:date="2026-07-01T13:20:08Z">
        <w:r>
          <w:rPr>
            <w:rFonts w:hint="eastAsia" w:ascii="宋体" w:hAnsi="宋体" w:eastAsia="宋体" w:cs="宋体"/>
            <w:sz w:val="24"/>
            <w:szCs w:val="24"/>
            <w:lang w:val="en-US" w:eastAsia="zh-CN"/>
          </w:rPr>
          <w:t>瞪向</w:t>
        </w:r>
      </w:ins>
      <w:ins w:id="345" w:author="salted鱼" w:date="2026-07-01T13:20:10Z">
        <w:r>
          <w:rPr>
            <w:rFonts w:hint="eastAsia" w:ascii="宋体" w:hAnsi="宋体" w:eastAsia="宋体" w:cs="宋体"/>
            <w:sz w:val="24"/>
            <w:szCs w:val="24"/>
            <w:lang w:val="en-US" w:eastAsia="zh-CN"/>
          </w:rPr>
          <w:t>塞弗林</w:t>
        </w:r>
      </w:ins>
      <w:del w:id="346" w:author="salted鱼" w:date="2026-07-01T13:19:54Z">
        <w:r>
          <w:rPr>
            <w:rFonts w:hint="eastAsia" w:ascii="宋体" w:hAnsi="宋体" w:eastAsia="宋体" w:cs="宋体"/>
            <w:sz w:val="24"/>
            <w:szCs w:val="24"/>
          </w:rPr>
          <w:delText>紧绷的面孔突然一松，随即爆发出震耳欲聋的大笑声</w:delText>
        </w:r>
      </w:del>
      <w:r>
        <w:rPr>
          <w:rFonts w:hint="eastAsia" w:ascii="宋体" w:hAnsi="宋体" w:eastAsia="宋体" w:cs="宋体"/>
          <w:sz w:val="24"/>
          <w:szCs w:val="24"/>
        </w:rPr>
        <w:t>。</w:t>
      </w:r>
    </w:p>
    <w:p w14:paraId="59CBA1FB">
      <w:pPr>
        <w:bidi w:val="0"/>
        <w:spacing w:beforeLines="0" w:afterLines="0"/>
        <w:rPr>
          <w:rFonts w:hint="eastAsia" w:ascii="宋体" w:hAnsi="宋体" w:eastAsia="宋体" w:cs="宋体"/>
          <w:sz w:val="24"/>
          <w:szCs w:val="24"/>
        </w:rPr>
      </w:pPr>
      <w:r>
        <w:rPr>
          <w:rFonts w:hint="eastAsia" w:ascii="宋体" w:hAnsi="宋体" w:eastAsia="宋体" w:cs="宋体"/>
          <w:sz w:val="24"/>
          <w:szCs w:val="24"/>
        </w:rPr>
        <w:t>尤利乌斯：</w:t>
      </w:r>
      <w:ins w:id="347" w:author="salted鱼" w:date="2026-07-01T13:20:23Z">
        <w:r>
          <w:rPr>
            <w:rFonts w:hint="eastAsia" w:ascii="宋体" w:hAnsi="宋体" w:eastAsia="宋体" w:cs="宋体"/>
            <w:sz w:val="24"/>
            <w:szCs w:val="24"/>
            <w:lang w:val="en-US" w:eastAsia="zh-CN"/>
          </w:rPr>
          <w:t>干什么！</w:t>
        </w:r>
      </w:ins>
      <w:ins w:id="348" w:author="salted鱼" w:date="2026-07-01T13:49:40Z">
        <w:r>
          <w:rPr>
            <w:rFonts w:hint="eastAsia" w:ascii="宋体" w:hAnsi="宋体" w:eastAsia="宋体" w:cs="宋体"/>
            <w:sz w:val="24"/>
            <w:szCs w:val="24"/>
            <w:lang w:val="en-US" w:eastAsia="zh-CN"/>
          </w:rPr>
          <w:t>把</w:t>
        </w:r>
      </w:ins>
      <w:ins w:id="349" w:author="salted鱼" w:date="2026-07-01T13:20:29Z">
        <w:r>
          <w:rPr>
            <w:rFonts w:hint="eastAsia" w:ascii="宋体" w:hAnsi="宋体" w:eastAsia="宋体" w:cs="宋体"/>
            <w:sz w:val="24"/>
            <w:szCs w:val="24"/>
            <w:lang w:val="en-US" w:eastAsia="zh-CN"/>
          </w:rPr>
          <w:t>剑收了</w:t>
        </w:r>
      </w:ins>
      <w:ins w:id="350" w:author="salted鱼" w:date="2026-07-01T13:20:30Z">
        <w:r>
          <w:rPr>
            <w:rFonts w:hint="eastAsia" w:ascii="宋体" w:hAnsi="宋体" w:eastAsia="宋体" w:cs="宋体"/>
            <w:sz w:val="24"/>
            <w:szCs w:val="24"/>
            <w:lang w:val="en-US" w:eastAsia="zh-CN"/>
          </w:rPr>
          <w:t>！</w:t>
        </w:r>
      </w:ins>
      <w:ins w:id="351" w:author="salted鱼" w:date="2026-07-01T13:20:33Z">
        <w:r>
          <w:rPr>
            <w:rFonts w:hint="eastAsia" w:ascii="宋体" w:hAnsi="宋体" w:eastAsia="宋体" w:cs="宋体"/>
            <w:sz w:val="24"/>
            <w:szCs w:val="24"/>
            <w:lang w:val="en-US" w:eastAsia="zh-CN"/>
          </w:rPr>
          <w:t>谁准你</w:t>
        </w:r>
      </w:ins>
      <w:ins w:id="352" w:author="salted鱼" w:date="2026-07-01T13:20:37Z">
        <w:r>
          <w:rPr>
            <w:rFonts w:hint="eastAsia" w:ascii="宋体" w:hAnsi="宋体" w:eastAsia="宋体" w:cs="宋体"/>
            <w:sz w:val="24"/>
            <w:szCs w:val="24"/>
            <w:lang w:val="en-US" w:eastAsia="zh-CN"/>
          </w:rPr>
          <w:t>吓唬我</w:t>
        </w:r>
      </w:ins>
      <w:ins w:id="353" w:author="salted鱼" w:date="2026-07-01T13:20:39Z">
        <w:r>
          <w:rPr>
            <w:rFonts w:hint="eastAsia" w:ascii="宋体" w:hAnsi="宋体" w:eastAsia="宋体" w:cs="宋体"/>
            <w:sz w:val="24"/>
            <w:szCs w:val="24"/>
            <w:lang w:val="en-US" w:eastAsia="zh-CN"/>
          </w:rPr>
          <w:t>老弟的</w:t>
        </w:r>
      </w:ins>
      <w:ins w:id="354" w:author="salted鱼" w:date="2026-07-01T13:20:40Z">
        <w:r>
          <w:rPr>
            <w:rFonts w:hint="eastAsia" w:ascii="宋体" w:hAnsi="宋体" w:eastAsia="宋体" w:cs="宋体"/>
            <w:sz w:val="24"/>
            <w:szCs w:val="24"/>
            <w:lang w:val="en-US" w:eastAsia="zh-CN"/>
          </w:rPr>
          <w:t>？</w:t>
        </w:r>
      </w:ins>
      <w:del w:id="355" w:author="salted鱼" w:date="2026-07-01T13:20:16Z">
        <w:r>
          <w:rPr>
            <w:rFonts w:hint="eastAsia" w:ascii="宋体" w:hAnsi="宋体" w:eastAsia="宋体" w:cs="宋体"/>
            <w:sz w:val="24"/>
            <w:szCs w:val="24"/>
          </w:rPr>
          <w:delText>哈哈哈哈！好！好一个诛九族的死罪！</w:delText>
        </w:r>
      </w:del>
    </w:p>
    <w:p w14:paraId="2937B27B">
      <w:pPr>
        <w:bidi w:val="0"/>
        <w:spacing w:beforeLines="0" w:afterLines="0"/>
        <w:rPr>
          <w:del w:id="356" w:author="salted鱼" w:date="2026-07-01T13:20:52Z"/>
          <w:rFonts w:hint="eastAsia" w:ascii="宋体" w:hAnsi="宋体" w:eastAsia="宋体" w:cs="宋体"/>
          <w:sz w:val="24"/>
          <w:szCs w:val="24"/>
        </w:rPr>
      </w:pPr>
      <w:r>
        <w:rPr>
          <w:rFonts w:hint="eastAsia" w:ascii="宋体" w:hAnsi="宋体" w:eastAsia="宋体" w:cs="宋体"/>
          <w:sz w:val="24"/>
          <w:szCs w:val="24"/>
        </w:rPr>
        <w:t>△</w:t>
      </w:r>
      <w:ins w:id="357" w:author="salted鱼" w:date="2026-07-01T13:20:57Z">
        <w:r>
          <w:rPr>
            <w:rFonts w:hint="eastAsia" w:ascii="宋体" w:hAnsi="宋体" w:eastAsia="宋体" w:cs="宋体"/>
            <w:sz w:val="24"/>
            <w:szCs w:val="24"/>
            <w:lang w:val="en-US" w:eastAsia="zh-CN"/>
          </w:rPr>
          <w:t>塞弗林</w:t>
        </w:r>
      </w:ins>
      <w:ins w:id="358" w:author="salted鱼" w:date="2026-07-01T13:21:02Z">
        <w:r>
          <w:rPr>
            <w:rFonts w:hint="eastAsia" w:ascii="宋体" w:hAnsi="宋体" w:eastAsia="宋体" w:cs="宋体"/>
            <w:sz w:val="24"/>
            <w:szCs w:val="24"/>
            <w:lang w:val="en-US" w:eastAsia="zh-CN"/>
          </w:rPr>
          <w:t>一僵</w:t>
        </w:r>
      </w:ins>
      <w:ins w:id="359" w:author="salted鱼" w:date="2026-07-01T13:21:03Z">
        <w:r>
          <w:rPr>
            <w:rFonts w:hint="eastAsia" w:ascii="宋体" w:hAnsi="宋体" w:eastAsia="宋体" w:cs="宋体"/>
            <w:sz w:val="24"/>
            <w:szCs w:val="24"/>
            <w:lang w:val="en-US" w:eastAsia="zh-CN"/>
          </w:rPr>
          <w:t>，</w:t>
        </w:r>
      </w:ins>
      <w:ins w:id="360" w:author="salted鱼" w:date="2026-07-01T13:21:13Z">
        <w:r>
          <w:rPr>
            <w:rFonts w:hint="eastAsia" w:ascii="宋体" w:hAnsi="宋体" w:eastAsia="宋体" w:cs="宋体"/>
            <w:sz w:val="24"/>
            <w:szCs w:val="24"/>
            <w:lang w:val="en-US" w:eastAsia="zh-CN"/>
          </w:rPr>
          <w:t>握着剑的</w:t>
        </w:r>
      </w:ins>
      <w:ins w:id="361" w:author="salted鱼" w:date="2026-07-01T13:21:15Z">
        <w:r>
          <w:rPr>
            <w:rFonts w:hint="eastAsia" w:ascii="宋体" w:hAnsi="宋体" w:eastAsia="宋体" w:cs="宋体"/>
            <w:sz w:val="24"/>
            <w:szCs w:val="24"/>
            <w:lang w:val="en-US" w:eastAsia="zh-CN"/>
          </w:rPr>
          <w:t>手</w:t>
        </w:r>
      </w:ins>
      <w:ins w:id="362" w:author="salted鱼" w:date="2026-07-01T13:21:33Z">
        <w:r>
          <w:rPr>
            <w:rFonts w:hint="eastAsia" w:ascii="宋体" w:hAnsi="宋体" w:eastAsia="宋体" w:cs="宋体"/>
            <w:sz w:val="24"/>
            <w:szCs w:val="24"/>
            <w:lang w:val="en-US" w:eastAsia="zh-CN"/>
          </w:rPr>
          <w:t>顿</w:t>
        </w:r>
      </w:ins>
      <w:ins w:id="363" w:author="salted鱼" w:date="2026-07-01T13:21:25Z">
        <w:r>
          <w:rPr>
            <w:rFonts w:hint="eastAsia" w:ascii="宋体" w:hAnsi="宋体" w:eastAsia="宋体" w:cs="宋体"/>
            <w:sz w:val="24"/>
            <w:szCs w:val="24"/>
            <w:lang w:val="en-US" w:eastAsia="zh-CN"/>
          </w:rPr>
          <w:t>在</w:t>
        </w:r>
      </w:ins>
      <w:ins w:id="364" w:author="salted鱼" w:date="2026-07-01T13:21:28Z">
        <w:r>
          <w:rPr>
            <w:rFonts w:hint="eastAsia" w:ascii="宋体" w:hAnsi="宋体" w:eastAsia="宋体" w:cs="宋体"/>
            <w:sz w:val="24"/>
            <w:szCs w:val="24"/>
            <w:lang w:val="en-US" w:eastAsia="zh-CN"/>
          </w:rPr>
          <w:t>半空中</w:t>
        </w:r>
      </w:ins>
      <w:ins w:id="365" w:author="salted鱼" w:date="2026-07-01T13:21:30Z">
        <w:r>
          <w:rPr>
            <w:rFonts w:hint="eastAsia" w:ascii="宋体" w:hAnsi="宋体" w:eastAsia="宋体" w:cs="宋体"/>
            <w:sz w:val="24"/>
            <w:szCs w:val="24"/>
            <w:lang w:val="en-US" w:eastAsia="zh-CN"/>
          </w:rPr>
          <w:t>。</w:t>
        </w:r>
      </w:ins>
      <w:del w:id="366" w:author="salted鱼" w:date="2026-07-01T13:20:52Z">
        <w:r>
          <w:rPr>
            <w:rFonts w:hint="eastAsia" w:ascii="宋体" w:hAnsi="宋体" w:eastAsia="宋体" w:cs="宋体"/>
            <w:sz w:val="24"/>
            <w:szCs w:val="24"/>
          </w:rPr>
          <w:delText>尤利乌斯一边笑，一边随意地挥了挥手。</w:delText>
        </w:r>
      </w:del>
    </w:p>
    <w:p w14:paraId="701AAE5F">
      <w:pPr>
        <w:bidi w:val="0"/>
        <w:spacing w:beforeLines="0" w:afterLines="0"/>
        <w:rPr>
          <w:rFonts w:hint="eastAsia" w:ascii="宋体" w:hAnsi="宋体" w:eastAsia="宋体" w:cs="宋体"/>
          <w:sz w:val="24"/>
          <w:szCs w:val="24"/>
        </w:rPr>
      </w:pPr>
      <w:del w:id="367" w:author="salted鱼" w:date="2026-07-01T13:20:52Z">
        <w:r>
          <w:rPr>
            <w:rFonts w:hint="eastAsia" w:ascii="宋体" w:hAnsi="宋体" w:eastAsia="宋体" w:cs="宋体"/>
            <w:sz w:val="24"/>
            <w:szCs w:val="24"/>
          </w:rPr>
          <w:delText>尤利乌斯：把剑收回去。老夫不过是多喝了几杯，借着酒劲吓唬吓唬年轻人，你当什么真？</w:delText>
        </w:r>
      </w:del>
    </w:p>
    <w:p w14:paraId="78FD8B08">
      <w:pPr>
        <w:bidi w:val="0"/>
        <w:spacing w:beforeLines="0" w:afterLines="0"/>
        <w:rPr>
          <w:ins w:id="368" w:author="salted鱼" w:date="2026-07-01T13:21:58Z"/>
          <w:rFonts w:hint="eastAsia" w:ascii="宋体" w:hAnsi="宋体" w:eastAsia="宋体" w:cs="宋体"/>
          <w:sz w:val="24"/>
          <w:szCs w:val="24"/>
          <w:lang w:val="en-US" w:eastAsia="zh-CN"/>
        </w:rPr>
      </w:pPr>
      <w:del w:id="369" w:author="salted鱼" w:date="2026-07-01T13:21:36Z">
        <w:r>
          <w:rPr>
            <w:rFonts w:hint="eastAsia" w:ascii="宋体" w:hAnsi="宋体" w:eastAsia="宋体" w:cs="宋体"/>
            <w:sz w:val="24"/>
            <w:szCs w:val="24"/>
          </w:rPr>
          <w:delText>△</w:delText>
        </w:r>
      </w:del>
      <w:r>
        <w:rPr>
          <w:rFonts w:hint="eastAsia" w:ascii="宋体" w:hAnsi="宋体" w:eastAsia="宋体" w:cs="宋体"/>
          <w:sz w:val="24"/>
          <w:szCs w:val="24"/>
        </w:rPr>
        <w:t>塞弗林</w:t>
      </w:r>
      <w:ins w:id="370" w:author="salted鱼" w:date="2026-07-01T13:21:42Z">
        <w:r>
          <w:rPr>
            <w:rFonts w:hint="eastAsia" w:ascii="宋体" w:hAnsi="宋体" w:eastAsia="宋体" w:cs="宋体"/>
            <w:sz w:val="24"/>
            <w:szCs w:val="24"/>
            <w:lang w:eastAsia="zh-CN"/>
          </w:rPr>
          <w:t>：</w:t>
        </w:r>
      </w:ins>
      <w:ins w:id="371" w:author="salted鱼" w:date="2026-07-01T13:21:45Z">
        <w:r>
          <w:rPr>
            <w:rFonts w:hint="eastAsia" w:ascii="宋体" w:hAnsi="宋体" w:eastAsia="宋体" w:cs="宋体"/>
            <w:sz w:val="24"/>
            <w:szCs w:val="24"/>
            <w:lang w:val="en-US" w:eastAsia="zh-CN"/>
          </w:rPr>
          <w:t>可是老爷</w:t>
        </w:r>
      </w:ins>
      <w:ins w:id="372" w:author="salted鱼" w:date="2026-07-01T13:21:46Z">
        <w:r>
          <w:rPr>
            <w:rFonts w:hint="eastAsia" w:ascii="宋体" w:hAnsi="宋体" w:eastAsia="宋体" w:cs="宋体"/>
            <w:sz w:val="24"/>
            <w:szCs w:val="24"/>
            <w:lang w:val="en-US" w:eastAsia="zh-CN"/>
          </w:rPr>
          <w:t>，</w:t>
        </w:r>
      </w:ins>
      <w:ins w:id="373" w:author="salted鱼" w:date="2026-07-01T13:21:49Z">
        <w:r>
          <w:rPr>
            <w:rFonts w:hint="eastAsia" w:ascii="宋体" w:hAnsi="宋体" w:eastAsia="宋体" w:cs="宋体"/>
            <w:sz w:val="24"/>
            <w:szCs w:val="24"/>
            <w:lang w:val="en-US" w:eastAsia="zh-CN"/>
          </w:rPr>
          <w:t>方才</w:t>
        </w:r>
      </w:ins>
      <w:ins w:id="374" w:author="salted鱼" w:date="2026-07-01T13:21:50Z">
        <w:r>
          <w:rPr>
            <w:rFonts w:hint="eastAsia" w:ascii="宋体" w:hAnsi="宋体" w:eastAsia="宋体" w:cs="宋体"/>
            <w:sz w:val="24"/>
            <w:szCs w:val="24"/>
            <w:lang w:val="en-US" w:eastAsia="zh-CN"/>
          </w:rPr>
          <w:t>他</w:t>
        </w:r>
      </w:ins>
      <w:ins w:id="375" w:author="salted鱼" w:date="2026-07-01T13:21:51Z">
        <w:r>
          <w:rPr>
            <w:rFonts w:hint="eastAsia" w:ascii="宋体" w:hAnsi="宋体" w:eastAsia="宋体" w:cs="宋体"/>
            <w:sz w:val="24"/>
            <w:szCs w:val="24"/>
            <w:lang w:val="en-US" w:eastAsia="zh-CN"/>
          </w:rPr>
          <w:t>....</w:t>
        </w:r>
      </w:ins>
      <w:ins w:id="376" w:author="salted鱼" w:date="2026-07-01T13:21:52Z">
        <w:r>
          <w:rPr>
            <w:rFonts w:hint="eastAsia" w:ascii="宋体" w:hAnsi="宋体" w:eastAsia="宋体" w:cs="宋体"/>
            <w:sz w:val="24"/>
            <w:szCs w:val="24"/>
            <w:lang w:val="en-US" w:eastAsia="zh-CN"/>
          </w:rPr>
          <w:t>..</w:t>
        </w:r>
      </w:ins>
    </w:p>
    <w:p w14:paraId="709A9E66">
      <w:pPr>
        <w:bidi w:val="0"/>
        <w:spacing w:beforeLines="0" w:afterLines="0"/>
        <w:rPr>
          <w:ins w:id="377" w:author="salted鱼" w:date="2026-07-01T13:23:10Z"/>
          <w:rFonts w:hint="eastAsia" w:ascii="宋体" w:hAnsi="宋体" w:eastAsia="宋体" w:cs="宋体"/>
          <w:sz w:val="24"/>
          <w:szCs w:val="24"/>
          <w:lang w:val="en-US" w:eastAsia="zh-CN"/>
        </w:rPr>
      </w:pPr>
      <w:ins w:id="378" w:author="salted鱼" w:date="2026-07-01T13:22:00Z">
        <w:r>
          <w:rPr>
            <w:rFonts w:hint="eastAsia" w:ascii="宋体" w:hAnsi="宋体" w:eastAsia="宋体" w:cs="宋体"/>
            <w:sz w:val="24"/>
            <w:szCs w:val="24"/>
            <w:lang w:val="en-US" w:eastAsia="zh-CN"/>
          </w:rPr>
          <w:t>尤利乌斯</w:t>
        </w:r>
      </w:ins>
      <w:ins w:id="379" w:author="salted鱼" w:date="2026-07-01T13:22:04Z">
        <w:r>
          <w:rPr>
            <w:rFonts w:hint="eastAsia" w:ascii="宋体" w:hAnsi="宋体" w:eastAsia="宋体" w:cs="宋体"/>
            <w:sz w:val="24"/>
            <w:szCs w:val="24"/>
            <w:lang w:val="en-US" w:eastAsia="zh-CN"/>
          </w:rPr>
          <w:t>（</w:t>
        </w:r>
      </w:ins>
      <w:ins w:id="380" w:author="salted鱼" w:date="2026-07-01T13:22:14Z">
        <w:r>
          <w:rPr>
            <w:rFonts w:hint="eastAsia" w:ascii="宋体" w:hAnsi="宋体" w:eastAsia="宋体" w:cs="宋体"/>
            <w:sz w:val="24"/>
            <w:szCs w:val="24"/>
            <w:lang w:val="en-US" w:eastAsia="zh-CN"/>
          </w:rPr>
          <w:t>挥手</w:t>
        </w:r>
      </w:ins>
      <w:ins w:id="381" w:author="salted鱼" w:date="2026-07-01T13:22:16Z">
        <w:r>
          <w:rPr>
            <w:rFonts w:hint="eastAsia" w:ascii="宋体" w:hAnsi="宋体" w:eastAsia="宋体" w:cs="宋体"/>
            <w:sz w:val="24"/>
            <w:szCs w:val="24"/>
            <w:lang w:val="en-US" w:eastAsia="zh-CN"/>
          </w:rPr>
          <w:t>打断</w:t>
        </w:r>
      </w:ins>
      <w:ins w:id="382" w:author="salted鱼" w:date="2026-07-01T13:22:04Z">
        <w:r>
          <w:rPr>
            <w:rFonts w:hint="eastAsia" w:ascii="宋体" w:hAnsi="宋体" w:eastAsia="宋体" w:cs="宋体"/>
            <w:sz w:val="24"/>
            <w:szCs w:val="24"/>
            <w:lang w:val="en-US" w:eastAsia="zh-CN"/>
          </w:rPr>
          <w:t>）</w:t>
        </w:r>
      </w:ins>
      <w:ins w:id="383" w:author="salted鱼" w:date="2026-07-01T13:22:17Z">
        <w:r>
          <w:rPr>
            <w:rFonts w:hint="eastAsia" w:ascii="宋体" w:hAnsi="宋体" w:eastAsia="宋体" w:cs="宋体"/>
            <w:sz w:val="24"/>
            <w:szCs w:val="24"/>
            <w:lang w:val="en-US" w:eastAsia="zh-CN"/>
          </w:rPr>
          <w:t>：</w:t>
        </w:r>
      </w:ins>
      <w:ins w:id="384" w:author="salted鱼" w:date="2026-07-01T13:22:23Z">
        <w:r>
          <w:rPr>
            <w:rFonts w:hint="eastAsia" w:ascii="宋体" w:hAnsi="宋体" w:eastAsia="宋体" w:cs="宋体"/>
            <w:sz w:val="24"/>
            <w:szCs w:val="24"/>
            <w:lang w:val="en-US" w:eastAsia="zh-CN"/>
          </w:rPr>
          <w:t>方才怎么了</w:t>
        </w:r>
      </w:ins>
      <w:ins w:id="385" w:author="salted鱼" w:date="2026-07-01T13:22:48Z">
        <w:r>
          <w:rPr>
            <w:rFonts w:hint="eastAsia" w:ascii="宋体" w:hAnsi="宋体" w:eastAsia="宋体" w:cs="宋体"/>
            <w:sz w:val="24"/>
            <w:szCs w:val="24"/>
            <w:lang w:val="en-US" w:eastAsia="zh-CN"/>
          </w:rPr>
          <w:t>？</w:t>
        </w:r>
      </w:ins>
      <w:ins w:id="386" w:author="salted鱼" w:date="2026-07-01T13:22:51Z">
        <w:r>
          <w:rPr>
            <w:rFonts w:hint="eastAsia" w:ascii="宋体" w:hAnsi="宋体" w:eastAsia="宋体" w:cs="宋体"/>
            <w:sz w:val="24"/>
            <w:szCs w:val="24"/>
            <w:lang w:val="en-US" w:eastAsia="zh-CN"/>
          </w:rPr>
          <w:t>我老弟</w:t>
        </w:r>
      </w:ins>
      <w:ins w:id="387" w:author="salted鱼" w:date="2026-07-01T13:22:52Z">
        <w:r>
          <w:rPr>
            <w:rFonts w:hint="eastAsia" w:ascii="宋体" w:hAnsi="宋体" w:eastAsia="宋体" w:cs="宋体"/>
            <w:sz w:val="24"/>
            <w:szCs w:val="24"/>
            <w:lang w:val="en-US" w:eastAsia="zh-CN"/>
          </w:rPr>
          <w:t>喝多了</w:t>
        </w:r>
      </w:ins>
      <w:ins w:id="388" w:author="salted鱼" w:date="2026-07-01T13:22:54Z">
        <w:r>
          <w:rPr>
            <w:rFonts w:hint="eastAsia" w:ascii="宋体" w:hAnsi="宋体" w:eastAsia="宋体" w:cs="宋体"/>
            <w:sz w:val="24"/>
            <w:szCs w:val="24"/>
            <w:lang w:val="en-US" w:eastAsia="zh-CN"/>
          </w:rPr>
          <w:t>，</w:t>
        </w:r>
      </w:ins>
      <w:ins w:id="389" w:author="salted鱼" w:date="2026-07-01T13:22:55Z">
        <w:r>
          <w:rPr>
            <w:rFonts w:hint="eastAsia" w:ascii="宋体" w:hAnsi="宋体" w:eastAsia="宋体" w:cs="宋体"/>
            <w:sz w:val="24"/>
            <w:szCs w:val="24"/>
            <w:lang w:val="en-US" w:eastAsia="zh-CN"/>
          </w:rPr>
          <w:t>跟我</w:t>
        </w:r>
      </w:ins>
      <w:ins w:id="390" w:author="salted鱼" w:date="2026-07-01T13:22:59Z">
        <w:r>
          <w:rPr>
            <w:rFonts w:hint="eastAsia" w:ascii="宋体" w:hAnsi="宋体" w:eastAsia="宋体" w:cs="宋体"/>
            <w:sz w:val="24"/>
            <w:szCs w:val="24"/>
            <w:lang w:val="en-US" w:eastAsia="zh-CN"/>
          </w:rPr>
          <w:t>闹着玩呢</w:t>
        </w:r>
      </w:ins>
      <w:ins w:id="391" w:author="salted鱼" w:date="2026-07-01T13:23:00Z">
        <w:r>
          <w:rPr>
            <w:rFonts w:hint="eastAsia" w:ascii="宋体" w:hAnsi="宋体" w:eastAsia="宋体" w:cs="宋体"/>
            <w:sz w:val="24"/>
            <w:szCs w:val="24"/>
            <w:lang w:val="en-US" w:eastAsia="zh-CN"/>
          </w:rPr>
          <w:t>！</w:t>
        </w:r>
      </w:ins>
      <w:ins w:id="392" w:author="salted鱼" w:date="2026-07-01T13:23:04Z">
        <w:r>
          <w:rPr>
            <w:rFonts w:hint="eastAsia" w:ascii="宋体" w:hAnsi="宋体" w:eastAsia="宋体" w:cs="宋体"/>
            <w:sz w:val="24"/>
            <w:szCs w:val="24"/>
            <w:lang w:val="en-US" w:eastAsia="zh-CN"/>
          </w:rPr>
          <w:t>你还当真了</w:t>
        </w:r>
      </w:ins>
      <w:ins w:id="393" w:author="salted鱼" w:date="2026-07-01T13:23:05Z">
        <w:r>
          <w:rPr>
            <w:rFonts w:hint="eastAsia" w:ascii="宋体" w:hAnsi="宋体" w:eastAsia="宋体" w:cs="宋体"/>
            <w:sz w:val="24"/>
            <w:szCs w:val="24"/>
            <w:lang w:val="en-US" w:eastAsia="zh-CN"/>
          </w:rPr>
          <w:t>？</w:t>
        </w:r>
      </w:ins>
    </w:p>
    <w:p w14:paraId="0045E020">
      <w:pPr>
        <w:bidi w:val="0"/>
        <w:spacing w:beforeLines="0" w:afterLines="0"/>
        <w:rPr>
          <w:rFonts w:hint="eastAsia" w:ascii="宋体" w:hAnsi="宋体" w:eastAsia="宋体" w:cs="宋体"/>
          <w:sz w:val="24"/>
          <w:szCs w:val="24"/>
        </w:rPr>
      </w:pPr>
      <w:ins w:id="394" w:author="salted鱼" w:date="2026-07-01T13:23:13Z">
        <w:r>
          <w:rPr>
            <w:rFonts w:hint="eastAsia" w:ascii="宋体" w:hAnsi="宋体" w:eastAsia="宋体" w:cs="宋体"/>
            <w:sz w:val="24"/>
            <w:szCs w:val="24"/>
          </w:rPr>
          <w:t>△</w:t>
        </w:r>
      </w:ins>
      <w:ins w:id="395" w:author="salted鱼" w:date="2026-07-01T13:23:17Z">
        <w:r>
          <w:rPr>
            <w:rFonts w:hint="eastAsia" w:ascii="宋体" w:hAnsi="宋体" w:eastAsia="宋体" w:cs="宋体"/>
            <w:sz w:val="24"/>
            <w:szCs w:val="24"/>
            <w:lang w:val="en-US" w:eastAsia="zh-CN"/>
          </w:rPr>
          <w:t>塞弗林</w:t>
        </w:r>
      </w:ins>
      <w:ins w:id="396" w:author="salted鱼" w:date="2026-07-01T13:23:20Z">
        <w:r>
          <w:rPr>
            <w:rFonts w:hint="eastAsia" w:ascii="宋体" w:hAnsi="宋体" w:eastAsia="宋体" w:cs="宋体"/>
            <w:sz w:val="24"/>
            <w:szCs w:val="24"/>
            <w:lang w:val="en-US" w:eastAsia="zh-CN"/>
          </w:rPr>
          <w:t>无奈的</w:t>
        </w:r>
      </w:ins>
      <w:ins w:id="397" w:author="salted鱼" w:date="2026-07-01T13:23:22Z">
        <w:r>
          <w:rPr>
            <w:rFonts w:hint="eastAsia" w:ascii="宋体" w:hAnsi="宋体" w:eastAsia="宋体" w:cs="宋体"/>
            <w:sz w:val="24"/>
            <w:szCs w:val="24"/>
            <w:lang w:val="en-US" w:eastAsia="zh-CN"/>
          </w:rPr>
          <w:t>看着</w:t>
        </w:r>
      </w:ins>
      <w:ins w:id="398" w:author="salted鱼" w:date="2026-07-01T13:23:26Z">
        <w:r>
          <w:rPr>
            <w:rFonts w:hint="eastAsia" w:ascii="宋体" w:hAnsi="宋体" w:eastAsia="宋体" w:cs="宋体"/>
            <w:sz w:val="24"/>
            <w:szCs w:val="24"/>
            <w:lang w:val="en-US" w:eastAsia="zh-CN"/>
          </w:rPr>
          <w:t>尤利乌斯</w:t>
        </w:r>
      </w:ins>
      <w:ins w:id="399" w:author="salted鱼" w:date="2026-07-01T13:23:27Z">
        <w:r>
          <w:rPr>
            <w:rFonts w:hint="eastAsia" w:ascii="宋体" w:hAnsi="宋体" w:eastAsia="宋体" w:cs="宋体"/>
            <w:sz w:val="24"/>
            <w:szCs w:val="24"/>
            <w:lang w:val="en-US" w:eastAsia="zh-CN"/>
          </w:rPr>
          <w:t>，</w:t>
        </w:r>
      </w:ins>
      <w:ins w:id="400" w:author="salted鱼" w:date="2026-07-01T13:25:11Z">
        <w:r>
          <w:rPr>
            <w:rFonts w:hint="eastAsia" w:ascii="宋体" w:hAnsi="宋体" w:eastAsia="宋体" w:cs="宋体"/>
            <w:sz w:val="24"/>
            <w:szCs w:val="24"/>
            <w:lang w:val="en-US" w:eastAsia="zh-CN"/>
          </w:rPr>
          <w:t>只得</w:t>
        </w:r>
      </w:ins>
      <w:ins w:id="401" w:author="salted鱼" w:date="2026-07-01T13:23:38Z">
        <w:r>
          <w:rPr>
            <w:rFonts w:hint="eastAsia" w:ascii="宋体" w:hAnsi="宋体" w:eastAsia="宋体" w:cs="宋体"/>
            <w:sz w:val="24"/>
            <w:szCs w:val="24"/>
            <w:lang w:val="en-US" w:eastAsia="zh-CN"/>
          </w:rPr>
          <w:t>收剑退后。</w:t>
        </w:r>
      </w:ins>
      <w:del w:id="402" w:author="salted鱼" w:date="2026-07-01T13:21:39Z">
        <w:r>
          <w:rPr>
            <w:rFonts w:hint="eastAsia" w:ascii="宋体" w:hAnsi="宋体" w:eastAsia="宋体" w:cs="宋体"/>
            <w:sz w:val="24"/>
            <w:szCs w:val="24"/>
          </w:rPr>
          <w:delText>听到命令，暗暗松了口气，长剑无声回鞘，</w:delText>
        </w:r>
      </w:del>
      <w:del w:id="403" w:author="salted鱼" w:date="2026-07-01T13:21:39Z">
        <w:r>
          <w:rPr>
            <w:rFonts w:hint="eastAsia" w:ascii="宋体" w:hAnsi="宋体" w:eastAsia="宋体" w:cs="宋体"/>
            <w:sz w:val="24"/>
            <w:szCs w:val="24"/>
            <w:lang w:val="en-US" w:eastAsia="zh-CN"/>
          </w:rPr>
          <w:delText>他</w:delText>
        </w:r>
      </w:del>
      <w:del w:id="404" w:author="salted鱼" w:date="2026-07-01T13:21:39Z">
        <w:r>
          <w:rPr>
            <w:rFonts w:hint="eastAsia" w:ascii="宋体" w:hAnsi="宋体" w:eastAsia="宋体" w:cs="宋体"/>
            <w:sz w:val="24"/>
            <w:szCs w:val="24"/>
          </w:rPr>
          <w:delText>退回阴影中。</w:delText>
        </w:r>
      </w:del>
    </w:p>
    <w:p w14:paraId="166C6BC3">
      <w:pPr>
        <w:bidi w:val="0"/>
        <w:spacing w:beforeLines="0" w:afterLines="0"/>
        <w:rPr>
          <w:rFonts w:hint="eastAsia" w:ascii="宋体" w:hAnsi="宋体" w:eastAsia="宋体" w:cs="宋体"/>
          <w:sz w:val="24"/>
          <w:szCs w:val="24"/>
        </w:rPr>
      </w:pPr>
      <w:r>
        <w:rPr>
          <w:rFonts w:hint="eastAsia" w:ascii="宋体" w:hAnsi="宋体" w:eastAsia="宋体" w:cs="宋体"/>
          <w:sz w:val="24"/>
          <w:szCs w:val="24"/>
        </w:rPr>
        <w:t>△薇薇安拍着胸口，娇嗔地白了尤利乌斯一眼</w:t>
      </w:r>
    </w:p>
    <w:p w14:paraId="6B7939F4">
      <w:pPr>
        <w:bidi w:val="0"/>
        <w:spacing w:beforeLines="0" w:afterLines="0"/>
        <w:rPr>
          <w:ins w:id="405" w:author="salted鱼" w:date="2026-07-01T13:25:47Z"/>
          <w:rFonts w:hint="eastAsia" w:ascii="宋体" w:hAnsi="宋体" w:eastAsia="宋体" w:cs="宋体"/>
          <w:i w:val="0"/>
          <w:iCs w:val="0"/>
          <w:caps w:val="0"/>
          <w:color w:val="424242"/>
          <w:spacing w:val="0"/>
          <w:sz w:val="24"/>
          <w:szCs w:val="24"/>
          <w:shd w:val="clear" w:fill="FFFFFF"/>
        </w:rPr>
      </w:pPr>
      <w:ins w:id="406" w:author="salted鱼" w:date="2026-07-01T13:25:52Z">
        <w:r>
          <w:rPr>
            <w:rFonts w:hint="eastAsia" w:ascii="宋体" w:hAnsi="宋体" w:eastAsia="宋体" w:cs="宋体"/>
            <w:sz w:val="24"/>
            <w:szCs w:val="24"/>
            <w:lang w:val="en-US" w:eastAsia="zh-CN"/>
          </w:rPr>
          <w:t>薇薇安</w:t>
        </w:r>
      </w:ins>
      <w:del w:id="407" w:author="salted鱼" w:date="2026-07-01T13:25:51Z">
        <w:r>
          <w:rPr>
            <w:rFonts w:hint="eastAsia" w:ascii="宋体" w:hAnsi="宋体" w:eastAsia="宋体" w:cs="宋体"/>
            <w:sz w:val="24"/>
            <w:szCs w:val="24"/>
          </w:rPr>
          <w:delText>薇</w:delText>
        </w:r>
      </w:del>
      <w:del w:id="408" w:author="salted鱼" w:date="2026-07-01T13:25:50Z">
        <w:r>
          <w:rPr>
            <w:rFonts w:hint="eastAsia" w:ascii="宋体" w:hAnsi="宋体" w:eastAsia="宋体" w:cs="宋体"/>
            <w:sz w:val="24"/>
            <w:szCs w:val="24"/>
          </w:rPr>
          <w:delText>薇</w:delText>
        </w:r>
      </w:del>
      <w:r>
        <w:rPr>
          <w:rFonts w:hint="eastAsia" w:ascii="宋体" w:hAnsi="宋体" w:eastAsia="宋体" w:cs="宋体"/>
          <w:sz w:val="24"/>
          <w:szCs w:val="24"/>
        </w:rPr>
        <w:t>：尤里老爷，</w:t>
      </w:r>
      <w:ins w:id="409" w:author="salted鱼" w:date="2026-07-01T13:25:36Z">
        <w:r>
          <w:rPr>
            <w:rFonts w:hint="eastAsia" w:ascii="宋体" w:hAnsi="宋体" w:eastAsia="宋体" w:cs="宋体"/>
            <w:i w:val="0"/>
            <w:iCs w:val="0"/>
            <w:caps w:val="0"/>
            <w:color w:val="424242"/>
            <w:spacing w:val="0"/>
            <w:sz w:val="24"/>
            <w:szCs w:val="24"/>
            <w:shd w:val="clear" w:fill="FFFFFF"/>
          </w:rPr>
          <w:t>您</w:t>
        </w:r>
      </w:ins>
      <w:ins w:id="410" w:author="salted鱼" w:date="2026-07-01T13:26:27Z">
        <w:r>
          <w:rPr>
            <w:rFonts w:hint="eastAsia" w:ascii="宋体" w:hAnsi="宋体" w:eastAsia="宋体" w:cs="宋体"/>
            <w:i w:val="0"/>
            <w:iCs w:val="0"/>
            <w:caps w:val="0"/>
            <w:color w:val="424242"/>
            <w:spacing w:val="0"/>
            <w:sz w:val="24"/>
            <w:szCs w:val="24"/>
            <w:shd w:val="clear" w:fill="FFFFFF"/>
            <w:lang w:val="en-US" w:eastAsia="zh-CN"/>
          </w:rPr>
          <w:t>这</w:t>
        </w:r>
      </w:ins>
      <w:ins w:id="411" w:author="salted鱼" w:date="2026-07-01T13:26:28Z">
        <w:r>
          <w:rPr>
            <w:rFonts w:hint="eastAsia" w:ascii="宋体" w:hAnsi="宋体" w:eastAsia="宋体" w:cs="宋体"/>
            <w:i w:val="0"/>
            <w:iCs w:val="0"/>
            <w:caps w:val="0"/>
            <w:color w:val="424242"/>
            <w:spacing w:val="0"/>
            <w:sz w:val="24"/>
            <w:szCs w:val="24"/>
            <w:shd w:val="clear" w:fill="FFFFFF"/>
            <w:lang w:val="en-US" w:eastAsia="zh-CN"/>
          </w:rPr>
          <w:t>侍卫</w:t>
        </w:r>
      </w:ins>
      <w:ins w:id="412" w:author="salted鱼" w:date="2026-07-01T13:25:36Z">
        <w:r>
          <w:rPr>
            <w:rFonts w:hint="eastAsia" w:ascii="宋体" w:hAnsi="宋体" w:eastAsia="宋体" w:cs="宋体"/>
            <w:i w:val="0"/>
            <w:iCs w:val="0"/>
            <w:caps w:val="0"/>
            <w:color w:val="424242"/>
            <w:spacing w:val="0"/>
            <w:sz w:val="24"/>
            <w:szCs w:val="24"/>
            <w:shd w:val="clear" w:fill="FFFFFF"/>
          </w:rPr>
          <w:t>真会吓人。方才那一下，</w:t>
        </w:r>
      </w:ins>
      <w:ins w:id="413" w:author="salted鱼" w:date="2026-07-01T13:43:39Z">
        <w:r>
          <w:rPr>
            <w:rFonts w:hint="eastAsia" w:ascii="宋体" w:hAnsi="宋体" w:eastAsia="宋体" w:cs="宋体"/>
            <w:i w:val="0"/>
            <w:iCs w:val="0"/>
            <w:caps w:val="0"/>
            <w:color w:val="424242"/>
            <w:spacing w:val="0"/>
            <w:sz w:val="24"/>
            <w:szCs w:val="24"/>
            <w:shd w:val="clear" w:fill="FFFFFF"/>
            <w:lang w:val="en-US" w:eastAsia="zh-CN"/>
          </w:rPr>
          <w:t>人家</w:t>
        </w:r>
      </w:ins>
      <w:ins w:id="414" w:author="salted鱼" w:date="2026-07-01T13:25:36Z">
        <w:r>
          <w:rPr>
            <w:rFonts w:hint="eastAsia" w:ascii="宋体" w:hAnsi="宋体" w:eastAsia="宋体" w:cs="宋体"/>
            <w:i w:val="0"/>
            <w:iCs w:val="0"/>
            <w:caps w:val="0"/>
            <w:color w:val="424242"/>
            <w:spacing w:val="0"/>
            <w:sz w:val="24"/>
            <w:szCs w:val="24"/>
            <w:shd w:val="clear" w:fill="FFFFFF"/>
          </w:rPr>
          <w:t>的魂都快</w:t>
        </w:r>
      </w:ins>
      <w:ins w:id="415" w:author="salted鱼" w:date="2026-07-01T13:26:40Z">
        <w:r>
          <w:rPr>
            <w:rFonts w:hint="eastAsia" w:ascii="宋体" w:hAnsi="宋体" w:eastAsia="宋体" w:cs="宋体"/>
            <w:i w:val="0"/>
            <w:iCs w:val="0"/>
            <w:caps w:val="0"/>
            <w:color w:val="424242"/>
            <w:spacing w:val="0"/>
            <w:sz w:val="24"/>
            <w:szCs w:val="24"/>
            <w:shd w:val="clear" w:fill="FFFFFF"/>
            <w:lang w:val="en-US" w:eastAsia="zh-CN"/>
          </w:rPr>
          <w:t>被</w:t>
        </w:r>
      </w:ins>
      <w:ins w:id="416" w:author="salted鱼" w:date="2026-07-01T13:25:36Z">
        <w:r>
          <w:rPr>
            <w:rFonts w:hint="eastAsia" w:ascii="宋体" w:hAnsi="宋体" w:eastAsia="宋体" w:cs="宋体"/>
            <w:i w:val="0"/>
            <w:iCs w:val="0"/>
            <w:caps w:val="0"/>
            <w:color w:val="424242"/>
            <w:spacing w:val="0"/>
            <w:sz w:val="24"/>
            <w:szCs w:val="24"/>
            <w:shd w:val="clear" w:fill="FFFFFF"/>
          </w:rPr>
          <w:t>吓没了。</w:t>
        </w:r>
      </w:ins>
    </w:p>
    <w:p w14:paraId="1EB68EE2">
      <w:pPr>
        <w:bidi w:val="0"/>
        <w:spacing w:beforeLines="0" w:afterLines="0"/>
        <w:rPr>
          <w:rFonts w:hint="eastAsia" w:ascii="宋体" w:hAnsi="宋体" w:eastAsia="宋体" w:cs="宋体"/>
          <w:sz w:val="24"/>
          <w:szCs w:val="24"/>
          <w:lang w:val="en-US"/>
        </w:rPr>
      </w:pPr>
      <w:ins w:id="417" w:author="salted鱼" w:date="2026-07-01T13:25:55Z">
        <w:r>
          <w:rPr>
            <w:rFonts w:hint="eastAsia" w:ascii="宋体" w:hAnsi="宋体" w:eastAsia="宋体" w:cs="宋体"/>
            <w:sz w:val="24"/>
            <w:szCs w:val="24"/>
            <w:lang w:val="en-US" w:eastAsia="zh-CN"/>
          </w:rPr>
          <w:t>薇薇安</w:t>
        </w:r>
      </w:ins>
      <w:ins w:id="418" w:author="salted鱼" w:date="2026-07-01T13:25:56Z">
        <w:r>
          <w:rPr>
            <w:rFonts w:hint="eastAsia" w:ascii="宋体" w:hAnsi="宋体" w:eastAsia="宋体" w:cs="宋体"/>
            <w:sz w:val="24"/>
            <w:szCs w:val="24"/>
            <w:lang w:val="en-US" w:eastAsia="zh-CN"/>
          </w:rPr>
          <w:t>（</w:t>
        </w:r>
      </w:ins>
      <w:ins w:id="419" w:author="salted鱼" w:date="2026-07-01T13:26:00Z">
        <w:r>
          <w:rPr>
            <w:rFonts w:hint="eastAsia" w:ascii="宋体" w:hAnsi="宋体" w:eastAsia="宋体" w:cs="宋体"/>
            <w:sz w:val="24"/>
            <w:szCs w:val="24"/>
            <w:lang w:val="en-US" w:eastAsia="zh-CN"/>
          </w:rPr>
          <w:t>起身</w:t>
        </w:r>
      </w:ins>
      <w:ins w:id="420" w:author="salted鱼" w:date="2026-07-01T13:25:56Z">
        <w:r>
          <w:rPr>
            <w:rFonts w:hint="eastAsia" w:ascii="宋体" w:hAnsi="宋体" w:eastAsia="宋体" w:cs="宋体"/>
            <w:sz w:val="24"/>
            <w:szCs w:val="24"/>
            <w:lang w:val="en-US" w:eastAsia="zh-CN"/>
          </w:rPr>
          <w:t>）</w:t>
        </w:r>
      </w:ins>
      <w:ins w:id="421" w:author="salted鱼" w:date="2026-07-01T13:26:01Z">
        <w:r>
          <w:rPr>
            <w:rFonts w:hint="eastAsia" w:ascii="宋体" w:hAnsi="宋体" w:eastAsia="宋体" w:cs="宋体"/>
            <w:sz w:val="24"/>
            <w:szCs w:val="24"/>
            <w:lang w:val="en-US" w:eastAsia="zh-CN"/>
          </w:rPr>
          <w:t>：</w:t>
        </w:r>
      </w:ins>
      <w:ins w:id="422" w:author="salted鱼" w:date="2026-07-01T13:26:17Z">
        <w:r>
          <w:rPr>
            <w:rFonts w:hint="eastAsia" w:ascii="宋体" w:hAnsi="宋体" w:eastAsia="宋体" w:cs="宋体"/>
            <w:i w:val="0"/>
            <w:iCs w:val="0"/>
            <w:caps w:val="0"/>
            <w:color w:val="424242"/>
            <w:spacing w:val="0"/>
            <w:sz w:val="24"/>
            <w:szCs w:val="24"/>
            <w:shd w:val="clear" w:fill="FFFFFF"/>
          </w:rPr>
          <w:t>我去给两位爷再拿些好酒，今晚可得喝个尽兴。</w:t>
        </w:r>
      </w:ins>
      <w:del w:id="423" w:author="salted鱼" w:date="2026-07-01T13:25:36Z">
        <w:r>
          <w:rPr>
            <w:rFonts w:hint="eastAsia" w:ascii="宋体" w:hAnsi="宋体" w:eastAsia="宋体" w:cs="宋体"/>
            <w:sz w:val="24"/>
            <w:szCs w:val="24"/>
          </w:rPr>
          <w:delText>您这玩笑开得也太吓人了，我以为您真要</w:delText>
        </w:r>
      </w:del>
      <w:del w:id="424" w:author="salted鱼" w:date="2026-07-01T13:25:36Z">
        <w:r>
          <w:rPr>
            <w:rFonts w:hint="eastAsia" w:ascii="宋体" w:hAnsi="宋体" w:eastAsia="宋体" w:cs="宋体"/>
            <w:sz w:val="24"/>
            <w:szCs w:val="24"/>
            <w:lang w:val="en-US" w:eastAsia="zh-CN"/>
          </w:rPr>
          <w:delText>砍里文少爷的脑袋呢！我再去给您拿一些酒来。</w:delText>
        </w:r>
      </w:del>
    </w:p>
    <w:p w14:paraId="660DB632">
      <w:pPr>
        <w:bidi w:val="0"/>
        <w:spacing w:beforeLines="0" w:afterLines="0"/>
        <w:rPr>
          <w:del w:id="425" w:author="salted鱼" w:date="2026-07-01T13:28:06Z"/>
          <w:rFonts w:hint="eastAsia" w:ascii="宋体" w:hAnsi="宋体" w:eastAsia="宋体" w:cs="宋体"/>
          <w:sz w:val="24"/>
          <w:szCs w:val="24"/>
        </w:rPr>
      </w:pPr>
      <w:r>
        <w:rPr>
          <w:rFonts w:hint="eastAsia" w:ascii="宋体" w:hAnsi="宋体" w:eastAsia="宋体" w:cs="宋体"/>
          <w:sz w:val="24"/>
          <w:szCs w:val="24"/>
        </w:rPr>
        <w:t>△薇薇安笑着</w:t>
      </w:r>
      <w:r>
        <w:rPr>
          <w:rFonts w:hint="eastAsia" w:ascii="宋体" w:hAnsi="宋体" w:eastAsia="宋体" w:cs="宋体"/>
          <w:sz w:val="24"/>
          <w:szCs w:val="24"/>
          <w:lang w:val="en-US" w:eastAsia="zh-CN"/>
        </w:rPr>
        <w:t>离去</w:t>
      </w:r>
      <w:r>
        <w:rPr>
          <w:rFonts w:hint="eastAsia" w:ascii="宋体" w:hAnsi="宋体" w:eastAsia="宋体" w:cs="宋体"/>
          <w:sz w:val="24"/>
          <w:szCs w:val="24"/>
        </w:rPr>
        <w:t>。里文靠回沙发上，</w:t>
      </w:r>
      <w:ins w:id="426" w:author="salted鱼" w:date="2026-07-01T13:31:13Z">
        <w:r>
          <w:rPr>
            <w:rFonts w:hint="eastAsia" w:ascii="宋体" w:hAnsi="宋体" w:eastAsia="宋体" w:cs="宋体"/>
            <w:sz w:val="24"/>
            <w:szCs w:val="24"/>
            <w:lang w:val="en-US" w:eastAsia="zh-CN"/>
          </w:rPr>
          <w:t>眼神</w:t>
        </w:r>
      </w:ins>
      <w:ins w:id="427" w:author="salted鱼" w:date="2026-07-01T13:31:15Z">
        <w:r>
          <w:rPr>
            <w:rFonts w:hint="eastAsia" w:ascii="宋体" w:hAnsi="宋体" w:eastAsia="宋体" w:cs="宋体"/>
            <w:sz w:val="24"/>
            <w:szCs w:val="24"/>
            <w:lang w:val="en-US" w:eastAsia="zh-CN"/>
          </w:rPr>
          <w:t>扫过</w:t>
        </w:r>
      </w:ins>
      <w:ins w:id="428" w:author="salted鱼" w:date="2026-07-01T13:50:01Z">
        <w:r>
          <w:rPr>
            <w:rFonts w:hint="eastAsia" w:ascii="宋体" w:hAnsi="宋体" w:eastAsia="宋体" w:cs="宋体"/>
            <w:sz w:val="24"/>
            <w:szCs w:val="24"/>
            <w:lang w:val="en-US" w:eastAsia="zh-CN"/>
          </w:rPr>
          <w:t>站在</w:t>
        </w:r>
      </w:ins>
      <w:ins w:id="429" w:author="salted鱼" w:date="2026-07-01T13:50:05Z">
        <w:r>
          <w:rPr>
            <w:rFonts w:hint="eastAsia" w:ascii="宋体" w:hAnsi="宋体" w:eastAsia="宋体" w:cs="宋体"/>
            <w:sz w:val="24"/>
            <w:szCs w:val="24"/>
            <w:lang w:val="en-US" w:eastAsia="zh-CN"/>
          </w:rPr>
          <w:t>窗边</w:t>
        </w:r>
      </w:ins>
      <w:ins w:id="430" w:author="salted鱼" w:date="2026-07-01T13:50:07Z">
        <w:r>
          <w:rPr>
            <w:rFonts w:hint="eastAsia" w:ascii="宋体" w:hAnsi="宋体" w:eastAsia="宋体" w:cs="宋体"/>
            <w:sz w:val="24"/>
            <w:szCs w:val="24"/>
            <w:lang w:val="en-US" w:eastAsia="zh-CN"/>
          </w:rPr>
          <w:t>的</w:t>
        </w:r>
      </w:ins>
      <w:ins w:id="431" w:author="salted鱼" w:date="2026-07-01T13:31:29Z">
        <w:r>
          <w:rPr>
            <w:rFonts w:hint="eastAsia" w:ascii="宋体" w:hAnsi="宋体" w:eastAsia="宋体" w:cs="宋体"/>
            <w:sz w:val="24"/>
            <w:szCs w:val="24"/>
            <w:lang w:val="en-US" w:eastAsia="zh-CN"/>
          </w:rPr>
          <w:t>塞弗林</w:t>
        </w:r>
      </w:ins>
      <w:ins w:id="432" w:author="salted鱼" w:date="2026-07-01T13:31:30Z">
        <w:r>
          <w:rPr>
            <w:rFonts w:hint="eastAsia" w:ascii="宋体" w:hAnsi="宋体" w:eastAsia="宋体" w:cs="宋体"/>
            <w:sz w:val="24"/>
            <w:szCs w:val="24"/>
            <w:lang w:val="en-US" w:eastAsia="zh-CN"/>
          </w:rPr>
          <w:t>。</w:t>
        </w:r>
      </w:ins>
      <w:del w:id="433" w:author="salted鱼" w:date="2026-07-01T13:28:06Z">
        <w:r>
          <w:rPr>
            <w:rFonts w:hint="eastAsia" w:ascii="宋体" w:hAnsi="宋体" w:eastAsia="宋体" w:cs="宋体"/>
            <w:sz w:val="24"/>
            <w:szCs w:val="24"/>
            <w:lang w:val="en-US" w:eastAsia="zh-CN"/>
          </w:rPr>
          <w:delText>虽然神态放松，眼神却还是紧紧注视着尤利乌斯</w:delText>
        </w:r>
      </w:del>
      <w:del w:id="434" w:author="salted鱼" w:date="2026-07-01T13:28:06Z">
        <w:r>
          <w:rPr>
            <w:rFonts w:hint="eastAsia" w:ascii="宋体" w:hAnsi="宋体" w:eastAsia="宋体" w:cs="宋体"/>
            <w:sz w:val="24"/>
            <w:szCs w:val="24"/>
          </w:rPr>
          <w:delText>。</w:delText>
        </w:r>
      </w:del>
    </w:p>
    <w:p w14:paraId="4E18FE7B">
      <w:pPr>
        <w:bidi w:val="0"/>
        <w:spacing w:beforeLines="0" w:afterLines="0"/>
        <w:rPr>
          <w:del w:id="435" w:author="salted鱼" w:date="2026-07-01T13:28:06Z"/>
          <w:rFonts w:hint="eastAsia" w:ascii="宋体" w:hAnsi="宋体" w:eastAsia="宋体" w:cs="宋体"/>
          <w:sz w:val="24"/>
          <w:szCs w:val="24"/>
        </w:rPr>
      </w:pPr>
      <w:del w:id="436" w:author="salted鱼" w:date="2026-07-01T13:28:06Z">
        <w:r>
          <w:rPr>
            <w:rFonts w:hint="eastAsia" w:ascii="宋体" w:hAnsi="宋体" w:eastAsia="宋体" w:cs="宋体"/>
            <w:sz w:val="24"/>
            <w:szCs w:val="24"/>
          </w:rPr>
          <w:delText>里文</w:delText>
        </w:r>
      </w:del>
      <w:del w:id="437" w:author="salted鱼" w:date="2026-07-01T13:28:06Z">
        <w:r>
          <w:rPr>
            <w:rFonts w:hint="eastAsia" w:ascii="宋体" w:hAnsi="宋体" w:eastAsia="宋体" w:cs="宋体"/>
            <w:sz w:val="24"/>
            <w:szCs w:val="24"/>
            <w:lang w:val="en-US" w:eastAsia="zh-CN"/>
          </w:rPr>
          <w:delText>os</w:delText>
        </w:r>
      </w:del>
      <w:del w:id="438" w:author="salted鱼" w:date="2026-07-01T13:28:06Z">
        <w:r>
          <w:rPr>
            <w:rFonts w:hint="eastAsia" w:ascii="宋体" w:hAnsi="宋体" w:eastAsia="宋体" w:cs="宋体"/>
            <w:sz w:val="24"/>
            <w:szCs w:val="24"/>
          </w:rPr>
          <w:delText>：能随意</w:delText>
        </w:r>
      </w:del>
      <w:del w:id="439" w:author="salted鱼" w:date="2026-07-01T13:28:06Z">
        <w:r>
          <w:rPr>
            <w:rFonts w:hint="eastAsia" w:ascii="宋体" w:hAnsi="宋体" w:eastAsia="宋体" w:cs="宋体"/>
            <w:sz w:val="24"/>
            <w:szCs w:val="24"/>
            <w:lang w:val="en-US" w:eastAsia="zh-CN"/>
          </w:rPr>
          <w:delText>使唤</w:delText>
        </w:r>
      </w:del>
      <w:del w:id="440" w:author="salted鱼" w:date="2026-07-01T13:28:06Z">
        <w:r>
          <w:rPr>
            <w:rFonts w:hint="eastAsia" w:ascii="宋体" w:hAnsi="宋体" w:eastAsia="宋体" w:cs="宋体"/>
            <w:sz w:val="24"/>
            <w:szCs w:val="24"/>
          </w:rPr>
          <w:delText>高阶法师</w:delText>
        </w:r>
      </w:del>
      <w:del w:id="441" w:author="salted鱼" w:date="2026-07-01T13:28:06Z">
        <w:r>
          <w:rPr>
            <w:rFonts w:hint="eastAsia" w:ascii="宋体" w:hAnsi="宋体" w:eastAsia="宋体" w:cs="宋体"/>
            <w:sz w:val="24"/>
            <w:szCs w:val="24"/>
            <w:lang w:val="en-US" w:eastAsia="zh-CN"/>
          </w:rPr>
          <w:delText>......</w:delText>
        </w:r>
      </w:del>
      <w:del w:id="442" w:author="salted鱼" w:date="2026-07-01T13:28:06Z">
        <w:r>
          <w:rPr>
            <w:rFonts w:hint="eastAsia" w:ascii="宋体" w:hAnsi="宋体" w:eastAsia="宋体" w:cs="宋体"/>
            <w:sz w:val="24"/>
            <w:szCs w:val="24"/>
          </w:rPr>
          <w:delText>这个‘尤里老爷</w:delText>
        </w:r>
      </w:del>
      <w:del w:id="443" w:author="salted鱼" w:date="2026-07-01T13:28:06Z">
        <w:r>
          <w:rPr>
            <w:rFonts w:hint="eastAsia" w:ascii="宋体" w:hAnsi="宋体" w:eastAsia="宋体" w:cs="宋体"/>
            <w:sz w:val="24"/>
            <w:szCs w:val="24"/>
            <w:lang w:val="en-US" w:eastAsia="zh-CN"/>
          </w:rPr>
          <w:delText>’，</w:delText>
        </w:r>
      </w:del>
      <w:del w:id="444" w:author="salted鱼" w:date="2026-07-01T13:28:06Z">
        <w:r>
          <w:rPr>
            <w:rFonts w:hint="eastAsia" w:ascii="宋体" w:hAnsi="宋体" w:eastAsia="宋体" w:cs="宋体"/>
            <w:sz w:val="24"/>
            <w:szCs w:val="24"/>
          </w:rPr>
          <w:delText>绝不是普通贵族。</w:delText>
        </w:r>
      </w:del>
    </w:p>
    <w:p w14:paraId="7486BF9E">
      <w:pPr>
        <w:bidi w:val="0"/>
        <w:spacing w:beforeLines="0" w:afterLines="0"/>
        <w:rPr>
          <w:ins w:id="445" w:author="salted鱼" w:date="2026-07-01T13:27:41Z"/>
          <w:rFonts w:hint="eastAsia" w:ascii="宋体" w:hAnsi="宋体" w:eastAsia="宋体" w:cs="宋体"/>
          <w:sz w:val="24"/>
          <w:szCs w:val="24"/>
        </w:rPr>
      </w:pPr>
      <w:del w:id="446" w:author="salted鱼" w:date="2026-07-01T13:28:06Z">
        <w:r>
          <w:rPr>
            <w:rFonts w:hint="eastAsia" w:ascii="宋体" w:hAnsi="宋体" w:eastAsia="宋体" w:cs="宋体"/>
            <w:sz w:val="24"/>
            <w:szCs w:val="24"/>
          </w:rPr>
          <w:delText>△尤利乌斯夺过</w:delText>
        </w:r>
      </w:del>
      <w:del w:id="447" w:author="salted鱼" w:date="2026-07-01T13:28:06Z">
        <w:r>
          <w:rPr>
            <w:rFonts w:hint="eastAsia" w:ascii="宋体" w:hAnsi="宋体" w:eastAsia="宋体" w:cs="宋体"/>
            <w:sz w:val="24"/>
            <w:szCs w:val="24"/>
            <w:lang w:val="en-US" w:eastAsia="zh-CN"/>
          </w:rPr>
          <w:delText>桌上的</w:delText>
        </w:r>
      </w:del>
      <w:del w:id="448" w:author="salted鱼" w:date="2026-07-01T13:28:06Z">
        <w:r>
          <w:rPr>
            <w:rFonts w:hint="eastAsia" w:ascii="宋体" w:hAnsi="宋体" w:eastAsia="宋体" w:cs="宋体"/>
            <w:sz w:val="24"/>
            <w:szCs w:val="24"/>
          </w:rPr>
          <w:delText>酒瓶，亲自为里文和自己各倒了一杯。他看着里文，眼神里多了几分审视。</w:delText>
        </w:r>
      </w:del>
    </w:p>
    <w:p w14:paraId="3494ABA7">
      <w:pPr>
        <w:bidi w:val="0"/>
        <w:spacing w:beforeLines="0" w:afterLines="0"/>
        <w:rPr>
          <w:rFonts w:hint="eastAsia" w:ascii="宋体" w:hAnsi="宋体" w:eastAsia="宋体" w:cs="宋体"/>
          <w:sz w:val="24"/>
          <w:szCs w:val="24"/>
        </w:rPr>
      </w:pPr>
      <w:ins w:id="449" w:author="salted鱼" w:date="2026-07-01T13:27:43Z">
        <w:r>
          <w:rPr>
            <w:rFonts w:hint="eastAsia" w:ascii="宋体" w:hAnsi="宋体" w:eastAsia="宋体" w:cs="宋体"/>
            <w:sz w:val="24"/>
            <w:szCs w:val="24"/>
          </w:rPr>
          <w:t>里文</w:t>
        </w:r>
      </w:ins>
      <w:ins w:id="450" w:author="salted鱼" w:date="2026-07-01T13:28:17Z">
        <w:r>
          <w:rPr>
            <w:rFonts w:hint="eastAsia" w:ascii="宋体" w:hAnsi="宋体" w:eastAsia="宋体" w:cs="宋体"/>
            <w:sz w:val="24"/>
            <w:szCs w:val="24"/>
            <w:lang w:val="en-US" w:eastAsia="zh-CN"/>
          </w:rPr>
          <w:t>OS</w:t>
        </w:r>
      </w:ins>
      <w:ins w:id="451" w:author="salted鱼" w:date="2026-07-01T13:27:43Z">
        <w:r>
          <w:rPr>
            <w:rFonts w:hint="eastAsia" w:ascii="宋体" w:hAnsi="宋体" w:eastAsia="宋体" w:cs="宋体"/>
            <w:sz w:val="24"/>
            <w:szCs w:val="24"/>
          </w:rPr>
          <w:t>：能随意</w:t>
        </w:r>
      </w:ins>
      <w:ins w:id="452" w:author="salted鱼" w:date="2026-07-01T13:27:43Z">
        <w:r>
          <w:rPr>
            <w:rFonts w:hint="eastAsia" w:ascii="宋体" w:hAnsi="宋体" w:eastAsia="宋体" w:cs="宋体"/>
            <w:sz w:val="24"/>
            <w:szCs w:val="24"/>
            <w:lang w:val="en-US" w:eastAsia="zh-CN"/>
          </w:rPr>
          <w:t>使唤</w:t>
        </w:r>
      </w:ins>
      <w:ins w:id="453" w:author="salted鱼" w:date="2026-07-01T13:27:43Z">
        <w:r>
          <w:rPr>
            <w:rFonts w:hint="eastAsia" w:ascii="宋体" w:hAnsi="宋体" w:eastAsia="宋体" w:cs="宋体"/>
            <w:sz w:val="24"/>
            <w:szCs w:val="24"/>
          </w:rPr>
          <w:t>高阶法师</w:t>
        </w:r>
      </w:ins>
      <w:ins w:id="454" w:author="salted鱼" w:date="2026-07-01T13:27:43Z">
        <w:r>
          <w:rPr>
            <w:rFonts w:hint="eastAsia" w:ascii="宋体" w:hAnsi="宋体" w:eastAsia="宋体" w:cs="宋体"/>
            <w:sz w:val="24"/>
            <w:szCs w:val="24"/>
            <w:lang w:val="en-US" w:eastAsia="zh-CN"/>
          </w:rPr>
          <w:t>......</w:t>
        </w:r>
      </w:ins>
      <w:ins w:id="455" w:author="salted鱼" w:date="2026-07-01T13:27:43Z">
        <w:r>
          <w:rPr>
            <w:rFonts w:hint="eastAsia" w:ascii="宋体" w:hAnsi="宋体" w:eastAsia="宋体" w:cs="宋体"/>
            <w:sz w:val="24"/>
            <w:szCs w:val="24"/>
          </w:rPr>
          <w:t>这个‘尤里老爷</w:t>
        </w:r>
      </w:ins>
      <w:ins w:id="456" w:author="salted鱼" w:date="2026-07-01T13:27:43Z">
        <w:r>
          <w:rPr>
            <w:rFonts w:hint="eastAsia" w:ascii="宋体" w:hAnsi="宋体" w:eastAsia="宋体" w:cs="宋体"/>
            <w:sz w:val="24"/>
            <w:szCs w:val="24"/>
            <w:lang w:val="en-US" w:eastAsia="zh-CN"/>
          </w:rPr>
          <w:t>’，</w:t>
        </w:r>
      </w:ins>
      <w:ins w:id="457" w:author="salted鱼" w:date="2026-07-01T13:27:43Z">
        <w:r>
          <w:rPr>
            <w:rFonts w:hint="eastAsia" w:ascii="宋体" w:hAnsi="宋体" w:eastAsia="宋体" w:cs="宋体"/>
            <w:sz w:val="24"/>
            <w:szCs w:val="24"/>
          </w:rPr>
          <w:t>绝不普通。</w:t>
        </w:r>
      </w:ins>
    </w:p>
    <w:p w14:paraId="4A44141F">
      <w:pPr>
        <w:bidi w:val="0"/>
        <w:spacing w:beforeLines="0" w:afterLines="0"/>
        <w:rPr>
          <w:del w:id="458" w:author="salted鱼" w:date="2026-07-01T13:32:01Z"/>
          <w:rFonts w:hint="eastAsia" w:ascii="宋体" w:hAnsi="宋体" w:eastAsia="宋体" w:cs="宋体"/>
          <w:sz w:val="24"/>
          <w:szCs w:val="24"/>
        </w:rPr>
      </w:pPr>
      <w:del w:id="459" w:author="salted鱼" w:date="2026-07-01T13:32:01Z">
        <w:r>
          <w:rPr>
            <w:rFonts w:hint="eastAsia" w:ascii="宋体" w:hAnsi="宋体" w:eastAsia="宋体" w:cs="宋体"/>
            <w:sz w:val="24"/>
            <w:szCs w:val="24"/>
          </w:rPr>
          <w:delText>尤利乌斯：小子，你今天在擂台上确实风光，但下了台就跑到这儿左拥右抱，行事放肆浪荡，半点不懂得收敛。</w:delText>
        </w:r>
      </w:del>
    </w:p>
    <w:p w14:paraId="7905A444">
      <w:pPr>
        <w:bidi w:val="0"/>
        <w:spacing w:beforeLines="0" w:afterLines="0"/>
        <w:rPr>
          <w:del w:id="460" w:author="salted鱼" w:date="2026-07-01T13:32:01Z"/>
          <w:rFonts w:hint="eastAsia" w:ascii="宋体" w:hAnsi="宋体" w:eastAsia="宋体" w:cs="宋体"/>
          <w:sz w:val="24"/>
          <w:szCs w:val="24"/>
        </w:rPr>
      </w:pPr>
      <w:del w:id="461" w:author="salted鱼" w:date="2026-07-01T13:32:01Z">
        <w:r>
          <w:rPr>
            <w:rFonts w:hint="eastAsia" w:ascii="宋体" w:hAnsi="宋体" w:eastAsia="宋体" w:cs="宋体"/>
            <w:sz w:val="24"/>
            <w:szCs w:val="24"/>
            <w:lang w:val="en-US" w:eastAsia="zh-CN"/>
          </w:rPr>
          <w:delText>尤利乌斯（再次一饮而尽）：</w:delText>
        </w:r>
      </w:del>
      <w:del w:id="462" w:author="salted鱼" w:date="2026-07-01T13:32:01Z">
        <w:r>
          <w:rPr>
            <w:rFonts w:hint="eastAsia" w:ascii="宋体" w:hAnsi="宋体" w:eastAsia="宋体" w:cs="宋体"/>
            <w:sz w:val="24"/>
            <w:szCs w:val="24"/>
          </w:rPr>
          <w:delText>按常理，你这种品行，根本不配当什么准驸马。</w:delText>
        </w:r>
      </w:del>
    </w:p>
    <w:p w14:paraId="1B2ACBD7">
      <w:pPr>
        <w:bidi w:val="0"/>
        <w:spacing w:beforeLines="0" w:afterLines="0"/>
        <w:rPr>
          <w:del w:id="463" w:author="salted鱼" w:date="2026-07-01T13:32:01Z"/>
          <w:rFonts w:hint="eastAsia" w:ascii="宋体" w:hAnsi="宋体" w:eastAsia="宋体" w:cs="宋体"/>
          <w:sz w:val="24"/>
          <w:szCs w:val="24"/>
        </w:rPr>
      </w:pPr>
      <w:del w:id="464" w:author="salted鱼" w:date="2026-07-01T13:32:01Z">
        <w:r>
          <w:rPr>
            <w:rFonts w:hint="eastAsia" w:ascii="宋体" w:hAnsi="宋体" w:eastAsia="宋体" w:cs="宋体"/>
            <w:sz w:val="24"/>
            <w:szCs w:val="24"/>
          </w:rPr>
          <w:delText>△里文一脸无所谓</w:delText>
        </w:r>
      </w:del>
      <w:del w:id="465" w:author="salted鱼" w:date="2026-07-01T13:32:01Z">
        <w:r>
          <w:rPr>
            <w:rFonts w:hint="eastAsia" w:ascii="宋体" w:hAnsi="宋体" w:eastAsia="宋体" w:cs="宋体"/>
            <w:sz w:val="24"/>
            <w:szCs w:val="24"/>
            <w:lang w:val="en-US" w:eastAsia="zh-CN"/>
          </w:rPr>
          <w:delText>地“喔”了一声</w:delText>
        </w:r>
      </w:del>
      <w:del w:id="466" w:author="salted鱼" w:date="2026-07-01T13:32:01Z">
        <w:r>
          <w:rPr>
            <w:rFonts w:hint="eastAsia" w:ascii="宋体" w:hAnsi="宋体" w:eastAsia="宋体" w:cs="宋体"/>
            <w:sz w:val="24"/>
            <w:szCs w:val="24"/>
          </w:rPr>
          <w:delText>，自顾自地晃着酒杯。</w:delText>
        </w:r>
      </w:del>
    </w:p>
    <w:p w14:paraId="68284253">
      <w:pPr>
        <w:bidi w:val="0"/>
        <w:spacing w:beforeLines="0" w:afterLines="0"/>
        <w:rPr>
          <w:del w:id="467" w:author="salted鱼" w:date="2026-07-01T13:32:01Z"/>
          <w:rFonts w:hint="eastAsia" w:ascii="宋体" w:hAnsi="宋体" w:eastAsia="宋体" w:cs="宋体"/>
          <w:sz w:val="24"/>
          <w:szCs w:val="24"/>
        </w:rPr>
      </w:pPr>
      <w:del w:id="468" w:author="salted鱼" w:date="2026-07-01T13:32:01Z">
        <w:r>
          <w:rPr>
            <w:rFonts w:hint="eastAsia" w:ascii="宋体" w:hAnsi="宋体" w:eastAsia="宋体" w:cs="宋体"/>
            <w:sz w:val="24"/>
            <w:szCs w:val="24"/>
          </w:rPr>
          <w:delText>△尤利乌斯</w:delText>
        </w:r>
      </w:del>
      <w:del w:id="469" w:author="salted鱼" w:date="2026-07-01T13:32:01Z">
        <w:r>
          <w:rPr>
            <w:rFonts w:hint="eastAsia" w:ascii="宋体" w:hAnsi="宋体" w:eastAsia="宋体" w:cs="宋体"/>
            <w:sz w:val="24"/>
            <w:szCs w:val="24"/>
            <w:lang w:val="en-US" w:eastAsia="zh-CN"/>
          </w:rPr>
          <w:delText>的</w:delText>
        </w:r>
      </w:del>
      <w:del w:id="470" w:author="salted鱼" w:date="2026-07-01T13:32:01Z">
        <w:r>
          <w:rPr>
            <w:rFonts w:hint="eastAsia" w:ascii="宋体" w:hAnsi="宋体" w:eastAsia="宋体" w:cs="宋体"/>
            <w:sz w:val="24"/>
            <w:szCs w:val="24"/>
          </w:rPr>
          <w:delText>嘴角</w:delText>
        </w:r>
      </w:del>
      <w:del w:id="471" w:author="salted鱼" w:date="2026-07-01T13:32:01Z">
        <w:r>
          <w:rPr>
            <w:rFonts w:hint="eastAsia" w:ascii="宋体" w:hAnsi="宋体" w:eastAsia="宋体" w:cs="宋体"/>
            <w:sz w:val="24"/>
            <w:szCs w:val="24"/>
            <w:lang w:val="en-US" w:eastAsia="zh-CN"/>
          </w:rPr>
          <w:delText>却</w:delText>
        </w:r>
      </w:del>
      <w:del w:id="472" w:author="salted鱼" w:date="2026-07-01T13:32:01Z">
        <w:r>
          <w:rPr>
            <w:rFonts w:hint="eastAsia" w:ascii="宋体" w:hAnsi="宋体" w:eastAsia="宋体" w:cs="宋体"/>
            <w:sz w:val="24"/>
            <w:szCs w:val="24"/>
          </w:rPr>
          <w:delText>咧开一个豪迈的弧度。</w:delText>
        </w:r>
      </w:del>
    </w:p>
    <w:p w14:paraId="34D84E3A">
      <w:pPr>
        <w:bidi w:val="0"/>
        <w:spacing w:beforeLines="0" w:afterLines="0"/>
        <w:rPr>
          <w:del w:id="473" w:author="salted鱼" w:date="2026-07-01T13:32:01Z"/>
          <w:rFonts w:hint="eastAsia" w:ascii="宋体" w:hAnsi="宋体" w:eastAsia="宋体" w:cs="宋体"/>
          <w:sz w:val="24"/>
          <w:szCs w:val="24"/>
        </w:rPr>
      </w:pPr>
      <w:del w:id="474" w:author="salted鱼" w:date="2026-07-01T13:32:01Z">
        <w:r>
          <w:rPr>
            <w:rFonts w:hint="eastAsia" w:ascii="宋体" w:hAnsi="宋体" w:eastAsia="宋体" w:cs="宋体"/>
            <w:sz w:val="24"/>
            <w:szCs w:val="24"/>
          </w:rPr>
          <w:delText>尤利乌斯：不过，老夫偏偏最讨厌那些满嘴仁义道德的伪君子！反倒是你这种</w:delText>
        </w:r>
      </w:del>
      <w:del w:id="475" w:author="salted鱼" w:date="2026-07-01T13:32:01Z">
        <w:r>
          <w:rPr>
            <w:rFonts w:hint="eastAsia" w:ascii="宋体" w:hAnsi="宋体" w:eastAsia="宋体" w:cs="宋体"/>
            <w:sz w:val="24"/>
            <w:szCs w:val="24"/>
            <w:lang w:val="en-US" w:eastAsia="zh-CN"/>
          </w:rPr>
          <w:delText>坦荡</w:delText>
        </w:r>
      </w:del>
      <w:del w:id="476" w:author="salted鱼" w:date="2026-07-01T13:32:01Z">
        <w:r>
          <w:rPr>
            <w:rFonts w:hint="eastAsia" w:ascii="宋体" w:hAnsi="宋体" w:eastAsia="宋体" w:cs="宋体"/>
            <w:sz w:val="24"/>
            <w:szCs w:val="24"/>
          </w:rPr>
          <w:delText>的混账，更合老夫的胃口！来，干了！</w:delText>
        </w:r>
      </w:del>
    </w:p>
    <w:p w14:paraId="36BBCE05">
      <w:pPr>
        <w:bidi w:val="0"/>
        <w:spacing w:beforeLines="0" w:afterLines="0"/>
        <w:rPr>
          <w:del w:id="477" w:author="salted鱼" w:date="2026-07-01T13:32:01Z"/>
          <w:rFonts w:hint="eastAsia" w:ascii="宋体" w:hAnsi="宋体" w:eastAsia="宋体" w:cs="宋体"/>
          <w:sz w:val="24"/>
          <w:szCs w:val="24"/>
        </w:rPr>
      </w:pPr>
      <w:del w:id="478" w:author="salted鱼" w:date="2026-07-01T13:32:01Z">
        <w:r>
          <w:rPr>
            <w:rFonts w:hint="eastAsia" w:ascii="宋体" w:hAnsi="宋体" w:eastAsia="宋体" w:cs="宋体"/>
            <w:sz w:val="24"/>
            <w:szCs w:val="24"/>
          </w:rPr>
          <w:delText>里文（</w:delText>
        </w:r>
      </w:del>
      <w:del w:id="479" w:author="salted鱼" w:date="2026-07-01T13:32:01Z">
        <w:r>
          <w:rPr>
            <w:rFonts w:hint="eastAsia" w:ascii="宋体" w:hAnsi="宋体" w:eastAsia="宋体" w:cs="宋体"/>
            <w:sz w:val="24"/>
            <w:szCs w:val="24"/>
            <w:lang w:val="en-US" w:eastAsia="zh-CN"/>
          </w:rPr>
          <w:delText>眉头</w:delText>
        </w:r>
      </w:del>
      <w:del w:id="480" w:author="salted鱼" w:date="2026-07-01T13:32:01Z">
        <w:r>
          <w:rPr>
            <w:rFonts w:hint="eastAsia" w:ascii="宋体" w:hAnsi="宋体" w:eastAsia="宋体" w:cs="宋体"/>
            <w:sz w:val="24"/>
            <w:szCs w:val="24"/>
          </w:rPr>
          <w:delText>微挑，举杯相撞）：彼此彼此，</w:delText>
        </w:r>
      </w:del>
      <w:del w:id="481" w:author="salted鱼" w:date="2026-07-01T13:32:01Z">
        <w:r>
          <w:rPr>
            <w:rFonts w:hint="eastAsia" w:ascii="宋体" w:hAnsi="宋体" w:eastAsia="宋体" w:cs="宋体"/>
            <w:sz w:val="24"/>
            <w:szCs w:val="24"/>
            <w:lang w:val="en-US" w:eastAsia="zh-CN"/>
          </w:rPr>
          <w:delText>您</w:delText>
        </w:r>
      </w:del>
      <w:del w:id="482" w:author="salted鱼" w:date="2026-07-01T13:32:01Z">
        <w:r>
          <w:rPr>
            <w:rFonts w:hint="eastAsia" w:ascii="宋体" w:hAnsi="宋体" w:eastAsia="宋体" w:cs="宋体"/>
            <w:sz w:val="24"/>
            <w:szCs w:val="24"/>
          </w:rPr>
          <w:delText>也挺让人意外的。</w:delText>
        </w:r>
      </w:del>
    </w:p>
    <w:p w14:paraId="4CBD5740">
      <w:pPr>
        <w:bidi w:val="0"/>
        <w:spacing w:beforeLines="0" w:afterLines="0"/>
        <w:rPr>
          <w:del w:id="483" w:author="salted鱼" w:date="2026-07-01T13:32:01Z"/>
          <w:rFonts w:hint="eastAsia" w:ascii="宋体" w:hAnsi="宋体" w:eastAsia="宋体" w:cs="宋体"/>
          <w:sz w:val="24"/>
          <w:szCs w:val="24"/>
        </w:rPr>
      </w:pPr>
      <w:del w:id="484" w:author="salted鱼" w:date="2026-07-01T13:32:01Z">
        <w:r>
          <w:rPr>
            <w:rFonts w:hint="eastAsia" w:ascii="宋体" w:hAnsi="宋体" w:eastAsia="宋体" w:cs="宋体"/>
            <w:sz w:val="24"/>
            <w:szCs w:val="24"/>
          </w:rPr>
          <w:delText>△</w:delText>
        </w:r>
      </w:del>
      <w:del w:id="485" w:author="salted鱼" w:date="2026-07-01T13:32:01Z">
        <w:r>
          <w:rPr>
            <w:rFonts w:hint="eastAsia" w:ascii="宋体" w:hAnsi="宋体" w:eastAsia="宋体" w:cs="宋体"/>
            <w:sz w:val="24"/>
            <w:szCs w:val="24"/>
            <w:lang w:eastAsia="zh-CN"/>
          </w:rPr>
          <w:delText>【</w:delText>
        </w:r>
      </w:del>
      <w:del w:id="486" w:author="salted鱼" w:date="2026-07-01T13:32:01Z">
        <w:r>
          <w:rPr>
            <w:rFonts w:hint="eastAsia" w:ascii="宋体" w:hAnsi="宋体" w:eastAsia="宋体" w:cs="宋体"/>
            <w:sz w:val="24"/>
            <w:szCs w:val="24"/>
            <w:lang w:val="en-US" w:eastAsia="zh-CN"/>
          </w:rPr>
          <w:delText>镜头快切两人喝酒场景</w:delText>
        </w:r>
      </w:del>
      <w:del w:id="487" w:author="salted鱼" w:date="2026-07-01T13:32:01Z">
        <w:r>
          <w:rPr>
            <w:rFonts w:hint="eastAsia" w:ascii="宋体" w:hAnsi="宋体" w:eastAsia="宋体" w:cs="宋体"/>
            <w:sz w:val="24"/>
            <w:szCs w:val="24"/>
            <w:lang w:eastAsia="zh-CN"/>
          </w:rPr>
          <w:delText>】</w:delText>
        </w:r>
      </w:del>
      <w:del w:id="488" w:author="salted鱼" w:date="2026-07-01T13:32:01Z">
        <w:r>
          <w:rPr>
            <w:rFonts w:hint="eastAsia" w:ascii="宋体" w:hAnsi="宋体" w:eastAsia="宋体" w:cs="宋体"/>
            <w:sz w:val="24"/>
            <w:szCs w:val="24"/>
          </w:rPr>
          <w:delText>两人再次开始更加放肆、更加较劲的酒桌交锋。</w:delText>
        </w:r>
      </w:del>
    </w:p>
    <w:p w14:paraId="31D4D25C">
      <w:pPr>
        <w:bidi w:val="0"/>
        <w:spacing w:beforeLines="0" w:afterLines="0"/>
        <w:rPr>
          <w:del w:id="489" w:author="salted鱼" w:date="2026-07-01T13:32:01Z"/>
          <w:rFonts w:hint="eastAsia" w:ascii="宋体" w:hAnsi="宋体" w:eastAsia="宋体" w:cs="宋体"/>
          <w:sz w:val="24"/>
          <w:szCs w:val="24"/>
          <w:lang w:val="en-US" w:eastAsia="zh-CN"/>
        </w:rPr>
      </w:pPr>
      <w:del w:id="490" w:author="salted鱼" w:date="2026-07-01T13:32:01Z">
        <w:r>
          <w:rPr>
            <w:rFonts w:hint="eastAsia" w:ascii="宋体" w:hAnsi="宋体" w:eastAsia="宋体" w:cs="宋体"/>
            <w:sz w:val="24"/>
            <w:szCs w:val="24"/>
            <w:lang w:val="en-US" w:eastAsia="zh-CN"/>
          </w:rPr>
          <w:delText>尤利乌斯：来喝！</w:delText>
        </w:r>
      </w:del>
    </w:p>
    <w:p w14:paraId="6947A1B6">
      <w:pPr>
        <w:bidi w:val="0"/>
        <w:spacing w:beforeLines="0" w:afterLines="0"/>
        <w:rPr>
          <w:del w:id="491" w:author="salted鱼" w:date="2026-07-01T13:32:01Z"/>
          <w:rFonts w:hint="eastAsia" w:ascii="宋体" w:hAnsi="宋体" w:eastAsia="宋体" w:cs="宋体"/>
          <w:sz w:val="24"/>
          <w:szCs w:val="24"/>
          <w:lang w:val="en-US" w:eastAsia="zh-CN"/>
        </w:rPr>
      </w:pPr>
      <w:del w:id="492" w:author="salted鱼" w:date="2026-07-01T13:32:01Z">
        <w:r>
          <w:rPr>
            <w:rFonts w:hint="eastAsia" w:ascii="宋体" w:hAnsi="宋体" w:eastAsia="宋体" w:cs="宋体"/>
            <w:sz w:val="24"/>
            <w:szCs w:val="24"/>
            <w:lang w:val="en-US" w:eastAsia="zh-CN"/>
          </w:rPr>
          <w:delText>里文：喝！</w:delText>
        </w:r>
      </w:del>
    </w:p>
    <w:p w14:paraId="42DA8C2C">
      <w:pPr>
        <w:bidi w:val="0"/>
        <w:spacing w:beforeLines="0" w:afterLines="0"/>
        <w:rPr>
          <w:rFonts w:hint="eastAsia" w:ascii="宋体" w:hAnsi="宋体" w:eastAsia="宋体" w:cs="宋体"/>
          <w:sz w:val="24"/>
          <w:szCs w:val="24"/>
        </w:rPr>
      </w:pPr>
      <w:r>
        <w:rPr>
          <w:rFonts w:hint="eastAsia" w:ascii="宋体" w:hAnsi="宋体" w:eastAsia="宋体" w:cs="宋体"/>
          <w:sz w:val="24"/>
          <w:szCs w:val="24"/>
        </w:rPr>
        <w:t>△尤利乌斯明显到了兴头上，脸上一片酡红，一把搂住里文的肩膀，</w:t>
      </w:r>
      <w:r>
        <w:rPr>
          <w:rFonts w:hint="eastAsia" w:ascii="宋体" w:hAnsi="宋体" w:eastAsia="宋体" w:cs="宋体"/>
          <w:sz w:val="24"/>
          <w:szCs w:val="24"/>
          <w:lang w:val="en-US" w:eastAsia="zh-CN"/>
        </w:rPr>
        <w:t>指着桌子上十几个空瓶，</w:t>
      </w:r>
      <w:r>
        <w:rPr>
          <w:rFonts w:hint="eastAsia" w:ascii="宋体" w:hAnsi="宋体" w:eastAsia="宋体" w:cs="宋体"/>
          <w:sz w:val="24"/>
          <w:szCs w:val="24"/>
        </w:rPr>
        <w:t>大着舌头开口。</w:t>
      </w:r>
    </w:p>
    <w:p w14:paraId="100528B1">
      <w:pPr>
        <w:bidi w:val="0"/>
        <w:spacing w:beforeLines="0" w:afterLines="0"/>
        <w:rPr>
          <w:rFonts w:hint="eastAsia" w:ascii="宋体" w:hAnsi="宋体" w:eastAsia="宋体" w:cs="宋体"/>
          <w:sz w:val="24"/>
          <w:szCs w:val="24"/>
        </w:rPr>
      </w:pPr>
      <w:r>
        <w:rPr>
          <w:rFonts w:hint="eastAsia" w:ascii="宋体" w:hAnsi="宋体" w:eastAsia="宋体" w:cs="宋体"/>
          <w:sz w:val="24"/>
          <w:szCs w:val="24"/>
        </w:rPr>
        <w:t>尤利乌斯：老</w:t>
      </w:r>
      <w:ins w:id="493" w:author="salted鱼" w:date="2026-07-01T13:35:21Z">
        <w:r>
          <w:rPr>
            <w:rFonts w:hint="eastAsia" w:ascii="宋体" w:hAnsi="宋体" w:eastAsia="宋体" w:cs="宋体"/>
            <w:sz w:val="24"/>
            <w:szCs w:val="24"/>
            <w:lang w:val="en-US" w:eastAsia="zh-CN"/>
          </w:rPr>
          <w:t>子</w:t>
        </w:r>
      </w:ins>
      <w:del w:id="494" w:author="salted鱼" w:date="2026-07-01T13:35:19Z">
        <w:r>
          <w:rPr>
            <w:rFonts w:hint="eastAsia" w:ascii="宋体" w:hAnsi="宋体" w:eastAsia="宋体" w:cs="宋体"/>
            <w:sz w:val="24"/>
            <w:szCs w:val="24"/>
          </w:rPr>
          <w:delText>夫</w:delText>
        </w:r>
      </w:del>
      <w:r>
        <w:rPr>
          <w:rFonts w:hint="eastAsia" w:ascii="宋体" w:hAnsi="宋体" w:eastAsia="宋体" w:cs="宋体"/>
          <w:sz w:val="24"/>
          <w:szCs w:val="24"/>
        </w:rPr>
        <w:t>在帝都混了这么多年，</w:t>
      </w:r>
      <w:del w:id="495" w:author="salted鱼" w:date="2026-07-01T13:35:11Z">
        <w:r>
          <w:rPr>
            <w:rFonts w:hint="eastAsia" w:ascii="宋体" w:hAnsi="宋体" w:eastAsia="宋体" w:cs="宋体"/>
            <w:sz w:val="24"/>
            <w:szCs w:val="24"/>
          </w:rPr>
          <w:delText>底子比你想象的厚！</w:delText>
        </w:r>
      </w:del>
      <w:r>
        <w:rPr>
          <w:rFonts w:hint="eastAsia" w:ascii="宋体" w:hAnsi="宋体" w:eastAsia="宋体" w:cs="宋体"/>
          <w:sz w:val="24"/>
          <w:szCs w:val="24"/>
        </w:rPr>
        <w:t>你今晚要是</w:t>
      </w:r>
      <w:ins w:id="496" w:author="salted鱼" w:date="2026-07-01T13:50:22Z">
        <w:r>
          <w:rPr>
            <w:rFonts w:hint="eastAsia" w:ascii="宋体" w:hAnsi="宋体" w:eastAsia="宋体" w:cs="宋体"/>
            <w:sz w:val="24"/>
            <w:szCs w:val="24"/>
            <w:lang w:val="en-US" w:eastAsia="zh-CN"/>
          </w:rPr>
          <w:t>肯</w:t>
        </w:r>
      </w:ins>
      <w:del w:id="497" w:author="salted鱼" w:date="2026-07-01T13:50:18Z">
        <w:r>
          <w:rPr>
            <w:rFonts w:hint="eastAsia" w:ascii="宋体" w:hAnsi="宋体" w:eastAsia="宋体" w:cs="宋体"/>
            <w:sz w:val="24"/>
            <w:szCs w:val="24"/>
          </w:rPr>
          <w:delText>敢</w:delText>
        </w:r>
      </w:del>
      <w:r>
        <w:rPr>
          <w:rFonts w:hint="eastAsia" w:ascii="宋体" w:hAnsi="宋体" w:eastAsia="宋体" w:cs="宋体"/>
          <w:sz w:val="24"/>
          <w:szCs w:val="24"/>
        </w:rPr>
        <w:t>拜个把子</w:t>
      </w:r>
      <w:del w:id="498" w:author="salted鱼" w:date="2026-07-01T13:43:02Z">
        <w:r>
          <w:rPr>
            <w:rFonts w:hint="eastAsia" w:ascii="宋体" w:hAnsi="宋体" w:eastAsia="宋体" w:cs="宋体"/>
            <w:sz w:val="24"/>
            <w:szCs w:val="24"/>
          </w:rPr>
          <w:delText>，认了老夫当大哥</w:delText>
        </w:r>
      </w:del>
      <w:r>
        <w:rPr>
          <w:rFonts w:hint="eastAsia" w:ascii="宋体" w:hAnsi="宋体" w:eastAsia="宋体" w:cs="宋体"/>
          <w:sz w:val="24"/>
          <w:szCs w:val="24"/>
          <w:lang w:val="en-US" w:eastAsia="zh-CN"/>
        </w:rPr>
        <w:t>......</w:t>
      </w:r>
      <w:r>
        <w:rPr>
          <w:rFonts w:hint="eastAsia" w:ascii="宋体" w:hAnsi="宋体" w:eastAsia="宋体" w:cs="宋体"/>
          <w:sz w:val="24"/>
          <w:szCs w:val="24"/>
        </w:rPr>
        <w:t>以后你在这</w:t>
      </w:r>
      <w:del w:id="499" w:author="salted鱼" w:date="2026-07-01T15:23:02Z">
        <w:r>
          <w:rPr>
            <w:rFonts w:hint="eastAsia" w:ascii="宋体" w:hAnsi="宋体" w:eastAsia="宋体" w:cs="宋体"/>
            <w:sz w:val="24"/>
            <w:szCs w:val="24"/>
          </w:rPr>
          <w:delText>首都星</w:delText>
        </w:r>
      </w:del>
      <w:r>
        <w:rPr>
          <w:rFonts w:hint="eastAsia" w:ascii="宋体" w:hAnsi="宋体" w:eastAsia="宋体" w:cs="宋体"/>
          <w:sz w:val="24"/>
          <w:szCs w:val="24"/>
        </w:rPr>
        <w:t>惹出</w:t>
      </w:r>
      <w:ins w:id="500" w:author="salted鱼" w:date="2026-07-01T15:23:04Z">
        <w:r>
          <w:rPr>
            <w:rFonts w:hint="eastAsia" w:ascii="宋体" w:hAnsi="宋体" w:eastAsia="宋体" w:cs="宋体"/>
            <w:sz w:val="24"/>
            <w:szCs w:val="24"/>
            <w:lang w:val="en-US" w:eastAsia="zh-CN"/>
          </w:rPr>
          <w:t>的</w:t>
        </w:r>
      </w:ins>
      <w:r>
        <w:rPr>
          <w:rFonts w:hint="eastAsia" w:ascii="宋体" w:hAnsi="宋体" w:eastAsia="宋体" w:cs="宋体"/>
          <w:sz w:val="24"/>
          <w:szCs w:val="24"/>
        </w:rPr>
        <w:t>任何乱子，老哥我都替你</w:t>
      </w:r>
      <w:r>
        <w:rPr>
          <w:rFonts w:hint="eastAsia" w:ascii="宋体" w:hAnsi="宋体" w:eastAsia="宋体" w:cs="宋体"/>
          <w:sz w:val="24"/>
          <w:szCs w:val="24"/>
          <w:lang w:val="en-US" w:eastAsia="zh-CN"/>
        </w:rPr>
        <w:t>担</w:t>
      </w:r>
      <w:r>
        <w:rPr>
          <w:rFonts w:hint="eastAsia" w:ascii="宋体" w:hAnsi="宋体" w:eastAsia="宋体" w:cs="宋体"/>
          <w:sz w:val="24"/>
          <w:szCs w:val="24"/>
        </w:rPr>
        <w:t>着！</w:t>
      </w:r>
    </w:p>
    <w:p w14:paraId="551D841E">
      <w:pPr>
        <w:bidi w:val="0"/>
        <w:spacing w:beforeLines="0" w:afterLines="0"/>
        <w:rPr>
          <w:rFonts w:hint="eastAsia" w:ascii="宋体" w:hAnsi="宋体" w:eastAsia="宋体" w:cs="宋体"/>
          <w:sz w:val="24"/>
          <w:szCs w:val="24"/>
          <w:lang w:val="en-US" w:eastAsia="zh-CN"/>
        </w:rPr>
      </w:pPr>
      <w:r>
        <w:rPr>
          <w:rFonts w:hint="eastAsia" w:ascii="宋体" w:hAnsi="宋体" w:eastAsia="宋体" w:cs="宋体"/>
          <w:color w:val="4874CB" w:themeColor="accent1"/>
          <w:sz w:val="24"/>
          <w:szCs w:val="24"/>
          <w14:textFill>
            <w14:solidFill>
              <w14:schemeClr w14:val="accent1"/>
            </w14:solidFill>
          </w14:textFill>
        </w:rPr>
        <w:t>△</w:t>
      </w:r>
      <w:r>
        <w:rPr>
          <w:rFonts w:hint="eastAsia" w:ascii="宋体" w:hAnsi="宋体" w:eastAsia="宋体" w:cs="宋体"/>
          <w:sz w:val="24"/>
          <w:szCs w:val="24"/>
        </w:rPr>
        <w:t>里文眼神亮了一下，故作醉态</w:t>
      </w:r>
      <w:r>
        <w:rPr>
          <w:rFonts w:hint="eastAsia" w:ascii="宋体" w:hAnsi="宋体" w:eastAsia="宋体" w:cs="宋体"/>
          <w:sz w:val="24"/>
          <w:szCs w:val="24"/>
          <w:lang w:val="en-US" w:eastAsia="zh-CN"/>
        </w:rPr>
        <w:t>地捶了一下尤利乌斯地肩膀。</w:t>
      </w:r>
    </w:p>
    <w:p w14:paraId="0CA04F48">
      <w:pPr>
        <w:bidi w:val="0"/>
        <w:spacing w:beforeLines="0" w:afterLines="0"/>
        <w:rPr>
          <w:rFonts w:hint="eastAsia" w:ascii="宋体" w:hAnsi="宋体" w:eastAsia="宋体" w:cs="宋体"/>
          <w:sz w:val="24"/>
          <w:szCs w:val="24"/>
        </w:rPr>
      </w:pPr>
      <w:r>
        <w:rPr>
          <w:rFonts w:hint="eastAsia" w:ascii="宋体" w:hAnsi="宋体" w:eastAsia="宋体" w:cs="宋体"/>
          <w:sz w:val="24"/>
          <w:szCs w:val="24"/>
          <w:lang w:val="en-US" w:eastAsia="zh-CN"/>
        </w:rPr>
        <w:t>里文：</w:t>
      </w:r>
      <w:r>
        <w:rPr>
          <w:rFonts w:hint="eastAsia" w:ascii="宋体" w:hAnsi="宋体" w:eastAsia="宋体" w:cs="宋体"/>
          <w:sz w:val="24"/>
          <w:szCs w:val="24"/>
        </w:rPr>
        <w:t>喝醉了吹牛可不算数</w:t>
      </w:r>
      <w:r>
        <w:rPr>
          <w:rFonts w:hint="eastAsia" w:ascii="宋体" w:hAnsi="宋体" w:eastAsia="宋体" w:cs="宋体"/>
          <w:sz w:val="24"/>
          <w:szCs w:val="24"/>
          <w:lang w:eastAsia="zh-CN"/>
        </w:rPr>
        <w:t>！</w:t>
      </w:r>
      <w:r>
        <w:rPr>
          <w:rFonts w:hint="eastAsia" w:ascii="宋体" w:hAnsi="宋体" w:eastAsia="宋体" w:cs="宋体"/>
          <w:sz w:val="24"/>
          <w:szCs w:val="24"/>
        </w:rPr>
        <w:t>你</w:t>
      </w:r>
      <w:r>
        <w:rPr>
          <w:rFonts w:hint="eastAsia" w:ascii="宋体" w:hAnsi="宋体" w:eastAsia="宋体" w:cs="宋体"/>
          <w:sz w:val="24"/>
          <w:szCs w:val="24"/>
          <w:lang w:val="en-US" w:eastAsia="zh-CN"/>
        </w:rPr>
        <w:t>真有那么厉害</w:t>
      </w:r>
      <w:r>
        <w:rPr>
          <w:rFonts w:hint="eastAsia" w:ascii="宋体" w:hAnsi="宋体" w:eastAsia="宋体" w:cs="宋体"/>
          <w:sz w:val="24"/>
          <w:szCs w:val="24"/>
        </w:rPr>
        <w:t>？</w:t>
      </w:r>
    </w:p>
    <w:p w14:paraId="0A9EA3EA">
      <w:pPr>
        <w:bidi w:val="0"/>
        <w:spacing w:beforeLines="0" w:afterLines="0"/>
        <w:rPr>
          <w:rFonts w:hint="eastAsia" w:ascii="宋体" w:hAnsi="宋体" w:eastAsia="宋体" w:cs="宋体"/>
          <w:sz w:val="24"/>
          <w:szCs w:val="24"/>
        </w:rPr>
      </w:pPr>
      <w:r>
        <w:rPr>
          <w:rFonts w:hint="eastAsia" w:ascii="宋体" w:hAnsi="宋体" w:eastAsia="宋体" w:cs="宋体"/>
          <w:sz w:val="24"/>
          <w:szCs w:val="24"/>
        </w:rPr>
        <w:t>尤利乌斯（重重一拍胸口）：</w:t>
      </w:r>
      <w:r>
        <w:rPr>
          <w:rFonts w:hint="eastAsia" w:ascii="宋体" w:hAnsi="宋体" w:eastAsia="宋体" w:cs="宋体"/>
          <w:sz w:val="24"/>
          <w:szCs w:val="24"/>
          <w:lang w:val="en-US" w:eastAsia="zh-CN"/>
        </w:rPr>
        <w:t>那还能有假</w:t>
      </w:r>
      <w:r>
        <w:rPr>
          <w:rFonts w:hint="eastAsia" w:ascii="宋体" w:hAnsi="宋体" w:eastAsia="宋体" w:cs="宋体"/>
          <w:sz w:val="24"/>
          <w:szCs w:val="24"/>
        </w:rPr>
        <w:t>！只要你叫一声大哥，在这阿斯特雷昂，就没人动得了你！</w:t>
      </w:r>
    </w:p>
    <w:p w14:paraId="5CB6E309">
      <w:pPr>
        <w:bidi w:val="0"/>
        <w:spacing w:beforeLines="0" w:afterLines="0"/>
        <w:rPr>
          <w:del w:id="501" w:author="z'z" w:date="2026-06-30T17:23:05Z"/>
          <w:rFonts w:hint="eastAsia" w:ascii="宋体" w:hAnsi="宋体" w:eastAsia="宋体" w:cs="宋体"/>
          <w:sz w:val="24"/>
          <w:szCs w:val="24"/>
          <w:lang w:val="en-US" w:eastAsia="zh-CN"/>
        </w:rPr>
      </w:pPr>
      <w:del w:id="502" w:author="z'z" w:date="2026-06-30T17:23:05Z">
        <w:r>
          <w:rPr>
            <w:rFonts w:hint="eastAsia" w:ascii="宋体" w:hAnsi="宋体" w:eastAsia="宋体" w:cs="宋体"/>
            <w:sz w:val="24"/>
            <w:szCs w:val="24"/>
          </w:rPr>
          <w:delText>△</w:delText>
        </w:r>
      </w:del>
      <w:del w:id="503" w:author="z'z" w:date="2026-06-30T17:23:05Z">
        <w:r>
          <w:rPr>
            <w:rFonts w:hint="eastAsia" w:ascii="宋体" w:hAnsi="宋体" w:eastAsia="宋体" w:cs="宋体"/>
            <w:sz w:val="24"/>
            <w:szCs w:val="24"/>
            <w:lang w:val="en-US" w:eastAsia="zh-CN"/>
          </w:rPr>
          <w:delText>尤利乌斯一脚踩在桌子上，大拇指指着自己，一副豪气冲天的做派。</w:delText>
        </w:r>
      </w:del>
    </w:p>
    <w:p w14:paraId="4571AFC9">
      <w:pPr>
        <w:bidi w:val="0"/>
        <w:spacing w:beforeLines="0" w:afterLines="0"/>
        <w:rPr>
          <w:del w:id="504" w:author="z'z" w:date="2026-06-30T17:21:46Z"/>
          <w:rFonts w:hint="eastAsia" w:ascii="宋体" w:hAnsi="宋体" w:eastAsia="宋体" w:cs="宋体"/>
          <w:sz w:val="24"/>
          <w:szCs w:val="24"/>
        </w:rPr>
      </w:pPr>
      <w:del w:id="505" w:author="z'z" w:date="2026-06-30T17:21:46Z">
        <w:r>
          <w:rPr>
            <w:rFonts w:hint="eastAsia" w:ascii="宋体" w:hAnsi="宋体" w:eastAsia="宋体" w:cs="宋体"/>
            <w:sz w:val="24"/>
            <w:szCs w:val="24"/>
            <w:lang w:val="en-US" w:eastAsia="zh-CN"/>
          </w:rPr>
          <w:delText>尤利乌斯：别说阿斯特雷昂了，皇帝老儿的命令我都能给你顶一顶！</w:delText>
        </w:r>
      </w:del>
    </w:p>
    <w:p w14:paraId="0DD8EFB8">
      <w:pPr>
        <w:bidi w:val="0"/>
        <w:spacing w:beforeLines="0" w:afterLines="0"/>
        <w:rPr>
          <w:rFonts w:hint="eastAsia" w:ascii="宋体" w:hAnsi="宋体" w:eastAsia="宋体" w:cs="宋体"/>
          <w:sz w:val="24"/>
          <w:szCs w:val="24"/>
        </w:rPr>
      </w:pPr>
      <w:ins w:id="506" w:author="salted鱼" w:date="2026-07-01T13:32:29Z">
        <w:r>
          <w:rPr>
            <w:rFonts w:hint="eastAsia" w:ascii="宋体" w:hAnsi="宋体" w:eastAsia="宋体" w:cs="宋体"/>
            <w:sz w:val="24"/>
            <w:szCs w:val="24"/>
          </w:rPr>
          <w:t>△里文</w:t>
        </w:r>
      </w:ins>
      <w:ins w:id="507" w:author="salted鱼" w:date="2026-07-01T13:32:29Z">
        <w:r>
          <w:rPr>
            <w:rFonts w:hint="eastAsia" w:ascii="宋体" w:hAnsi="宋体" w:eastAsia="宋体" w:cs="宋体"/>
            <w:sz w:val="24"/>
            <w:szCs w:val="24"/>
            <w:lang w:val="en-US" w:eastAsia="zh-CN"/>
          </w:rPr>
          <w:t>连忙给两人的酒杯再次满上</w:t>
        </w:r>
      </w:ins>
      <w:del w:id="508" w:author="salted鱼" w:date="2026-07-01T13:32:29Z">
        <w:r>
          <w:rPr>
            <w:rFonts w:hint="eastAsia" w:ascii="宋体" w:hAnsi="宋体" w:eastAsia="宋体" w:cs="宋体"/>
            <w:sz w:val="24"/>
            <w:szCs w:val="24"/>
          </w:rPr>
          <w:delText>△里文</w:delText>
        </w:r>
      </w:del>
      <w:del w:id="509" w:author="salted鱼" w:date="2026-07-01T13:32:29Z">
        <w:r>
          <w:rPr>
            <w:rFonts w:hint="eastAsia" w:ascii="宋体" w:hAnsi="宋体" w:eastAsia="宋体" w:cs="宋体"/>
            <w:sz w:val="24"/>
            <w:szCs w:val="24"/>
            <w:lang w:val="en-US" w:eastAsia="zh-CN"/>
          </w:rPr>
          <w:delText>歪倒在沙发上</w:delText>
        </w:r>
      </w:del>
      <w:del w:id="510" w:author="salted鱼" w:date="2026-07-01T13:32:29Z">
        <w:r>
          <w:rPr>
            <w:rFonts w:hint="eastAsia" w:ascii="宋体" w:hAnsi="宋体" w:eastAsia="宋体" w:cs="宋体"/>
            <w:sz w:val="24"/>
            <w:szCs w:val="24"/>
          </w:rPr>
          <w:delText>看着尤利乌斯</w:delText>
        </w:r>
      </w:del>
      <w:r>
        <w:rPr>
          <w:rFonts w:hint="eastAsia" w:ascii="宋体" w:hAnsi="宋体" w:eastAsia="宋体" w:cs="宋体"/>
          <w:sz w:val="24"/>
          <w:szCs w:val="24"/>
        </w:rPr>
        <w:t>，心中飞快盘算。</w:t>
      </w:r>
    </w:p>
    <w:p w14:paraId="1A8D4AAD">
      <w:pPr>
        <w:bidi w:val="0"/>
        <w:spacing w:beforeLines="0" w:afterLines="0"/>
        <w:rPr>
          <w:rFonts w:hint="eastAsia" w:ascii="宋体" w:hAnsi="宋体" w:eastAsia="宋体" w:cs="宋体"/>
          <w:sz w:val="24"/>
          <w:szCs w:val="24"/>
          <w:lang w:eastAsia="zh-CN"/>
        </w:rPr>
      </w:pPr>
      <w:r>
        <w:rPr>
          <w:rFonts w:hint="eastAsia" w:ascii="宋体" w:hAnsi="宋体" w:eastAsia="宋体" w:cs="宋体"/>
          <w:sz w:val="24"/>
          <w:szCs w:val="24"/>
        </w:rPr>
        <w:t>里文</w:t>
      </w:r>
      <w:r>
        <w:rPr>
          <w:rFonts w:hint="eastAsia" w:ascii="宋体" w:hAnsi="宋体" w:eastAsia="宋体" w:cs="宋体"/>
          <w:sz w:val="24"/>
          <w:szCs w:val="24"/>
          <w:lang w:val="en-US" w:eastAsia="zh-CN"/>
        </w:rPr>
        <w:t>os</w:t>
      </w:r>
      <w:r>
        <w:rPr>
          <w:rFonts w:hint="eastAsia" w:ascii="宋体" w:hAnsi="宋体" w:eastAsia="宋体" w:cs="宋体"/>
          <w:sz w:val="24"/>
          <w:szCs w:val="24"/>
        </w:rPr>
        <w:t>：</w:t>
      </w:r>
      <w:del w:id="511" w:author="z'z" w:date="2026-06-30T17:21:54Z">
        <w:r>
          <w:rPr>
            <w:rFonts w:hint="eastAsia" w:ascii="宋体" w:hAnsi="宋体" w:eastAsia="宋体" w:cs="宋体"/>
            <w:sz w:val="24"/>
            <w:szCs w:val="24"/>
          </w:rPr>
          <w:delText>虽然不知道</w:delText>
        </w:r>
      </w:del>
      <w:r>
        <w:rPr>
          <w:rFonts w:hint="eastAsia" w:ascii="宋体" w:hAnsi="宋体" w:eastAsia="宋体" w:cs="宋体"/>
          <w:sz w:val="24"/>
          <w:szCs w:val="24"/>
        </w:rPr>
        <w:t>这老头</w:t>
      </w:r>
      <w:ins w:id="512" w:author="z'z" w:date="2026-06-30T17:22:04Z">
        <w:r>
          <w:rPr>
            <w:rFonts w:hint="eastAsia" w:ascii="宋体" w:hAnsi="宋体" w:eastAsia="宋体" w:cs="宋体"/>
            <w:sz w:val="24"/>
            <w:szCs w:val="24"/>
            <w:lang w:val="en-US" w:eastAsia="zh-CN"/>
          </w:rPr>
          <w:t>这么</w:t>
        </w:r>
      </w:ins>
      <w:ins w:id="513" w:author="z'z" w:date="2026-06-30T17:22:05Z">
        <w:r>
          <w:rPr>
            <w:rFonts w:hint="eastAsia" w:ascii="宋体" w:hAnsi="宋体" w:eastAsia="宋体" w:cs="宋体"/>
            <w:sz w:val="24"/>
            <w:szCs w:val="24"/>
            <w:lang w:val="en-US" w:eastAsia="zh-CN"/>
          </w:rPr>
          <w:t>嚣张，</w:t>
        </w:r>
      </w:ins>
      <w:ins w:id="514" w:author="z'z" w:date="2026-06-30T17:22:08Z">
        <w:r>
          <w:rPr>
            <w:rFonts w:hint="eastAsia" w:ascii="宋体" w:hAnsi="宋体" w:eastAsia="宋体" w:cs="宋体"/>
            <w:sz w:val="24"/>
            <w:szCs w:val="24"/>
            <w:lang w:val="en-US" w:eastAsia="zh-CN"/>
          </w:rPr>
          <w:t>看来</w:t>
        </w:r>
      </w:ins>
      <w:ins w:id="515" w:author="z'z" w:date="2026-06-30T17:22:09Z">
        <w:r>
          <w:rPr>
            <w:rFonts w:hint="eastAsia" w:ascii="宋体" w:hAnsi="宋体" w:eastAsia="宋体" w:cs="宋体"/>
            <w:sz w:val="24"/>
            <w:szCs w:val="24"/>
            <w:lang w:val="en-US" w:eastAsia="zh-CN"/>
          </w:rPr>
          <w:t>真</w:t>
        </w:r>
      </w:ins>
      <w:ins w:id="516" w:author="z'z" w:date="2026-06-30T17:22:12Z">
        <w:r>
          <w:rPr>
            <w:rFonts w:hint="eastAsia" w:ascii="宋体" w:hAnsi="宋体" w:eastAsia="宋体" w:cs="宋体"/>
            <w:sz w:val="24"/>
            <w:szCs w:val="24"/>
            <w:lang w:val="en-US" w:eastAsia="zh-CN"/>
          </w:rPr>
          <w:t>有些</w:t>
        </w:r>
      </w:ins>
      <w:ins w:id="517" w:author="z'z" w:date="2026-06-30T17:22:14Z">
        <w:r>
          <w:rPr>
            <w:rFonts w:hint="eastAsia" w:ascii="宋体" w:hAnsi="宋体" w:eastAsia="宋体" w:cs="宋体"/>
            <w:sz w:val="24"/>
            <w:szCs w:val="24"/>
            <w:lang w:val="en-US" w:eastAsia="zh-CN"/>
          </w:rPr>
          <w:t>实力</w:t>
        </w:r>
      </w:ins>
      <w:ins w:id="518" w:author="z'z" w:date="2026-06-30T17:22:37Z">
        <w:r>
          <w:rPr>
            <w:rFonts w:hint="eastAsia" w:ascii="宋体" w:hAnsi="宋体" w:eastAsia="宋体" w:cs="宋体"/>
            <w:sz w:val="24"/>
            <w:szCs w:val="24"/>
            <w:lang w:val="en-US" w:eastAsia="zh-CN"/>
          </w:rPr>
          <w:t>，</w:t>
        </w:r>
      </w:ins>
      <w:ins w:id="519" w:author="z'z" w:date="2026-06-30T17:22:39Z">
        <w:r>
          <w:rPr>
            <w:rFonts w:hint="eastAsia" w:ascii="宋体" w:hAnsi="宋体" w:eastAsia="宋体" w:cs="宋体"/>
            <w:sz w:val="24"/>
            <w:szCs w:val="24"/>
            <w:lang w:val="en-US" w:eastAsia="zh-CN"/>
          </w:rPr>
          <w:t>认</w:t>
        </w:r>
      </w:ins>
      <w:del w:id="520" w:author="z'z" w:date="2026-06-30T17:22:42Z">
        <w:r>
          <w:rPr>
            <w:rFonts w:hint="eastAsia" w:ascii="宋体" w:hAnsi="宋体" w:eastAsia="宋体" w:cs="宋体"/>
            <w:sz w:val="24"/>
            <w:szCs w:val="24"/>
          </w:rPr>
          <w:delText>的真实身份，但他</w:delText>
        </w:r>
      </w:del>
      <w:del w:id="521" w:author="z'z" w:date="2026-06-30T17:22:42Z">
        <w:r>
          <w:rPr>
            <w:rFonts w:hint="eastAsia" w:ascii="宋体" w:hAnsi="宋体" w:eastAsia="宋体" w:cs="宋体"/>
            <w:sz w:val="24"/>
            <w:szCs w:val="24"/>
            <w:lang w:val="en-US" w:eastAsia="zh-CN"/>
          </w:rPr>
          <w:delText>看起来很有实力，</w:delText>
        </w:r>
      </w:del>
      <w:del w:id="522" w:author="z'z" w:date="2026-06-30T17:22:42Z">
        <w:r>
          <w:rPr>
            <w:rFonts w:hint="eastAsia" w:ascii="宋体" w:hAnsi="宋体" w:eastAsia="宋体" w:cs="宋体"/>
            <w:sz w:val="24"/>
            <w:szCs w:val="24"/>
          </w:rPr>
          <w:delText>在帝都认</w:delText>
        </w:r>
      </w:del>
      <w:r>
        <w:rPr>
          <w:rFonts w:hint="eastAsia" w:ascii="宋体" w:hAnsi="宋体" w:eastAsia="宋体" w:cs="宋体"/>
          <w:sz w:val="24"/>
          <w:szCs w:val="24"/>
        </w:rPr>
        <w:t>这么</w:t>
      </w:r>
      <w:ins w:id="523" w:author="z'z" w:date="2026-06-30T17:22:47Z">
        <w:r>
          <w:rPr>
            <w:rFonts w:hint="eastAsia" w:ascii="宋体" w:hAnsi="宋体" w:eastAsia="宋体" w:cs="宋体"/>
            <w:sz w:val="24"/>
            <w:szCs w:val="24"/>
            <w:lang w:val="en-US" w:eastAsia="zh-CN"/>
          </w:rPr>
          <w:t>个</w:t>
        </w:r>
      </w:ins>
      <w:del w:id="524" w:author="z'z" w:date="2026-06-30T17:22:45Z">
        <w:r>
          <w:rPr>
            <w:rFonts w:hint="eastAsia" w:ascii="宋体" w:hAnsi="宋体" w:eastAsia="宋体" w:cs="宋体"/>
            <w:sz w:val="24"/>
            <w:szCs w:val="24"/>
          </w:rPr>
          <w:delText>一个</w:delText>
        </w:r>
      </w:del>
      <w:r>
        <w:rPr>
          <w:rFonts w:hint="eastAsia" w:ascii="宋体" w:hAnsi="宋体" w:eastAsia="宋体" w:cs="宋体"/>
          <w:sz w:val="24"/>
          <w:szCs w:val="24"/>
          <w:lang w:val="en-US" w:eastAsia="zh-CN"/>
        </w:rPr>
        <w:t>大哥，</w:t>
      </w:r>
      <w:r>
        <w:rPr>
          <w:rFonts w:hint="eastAsia" w:ascii="宋体" w:hAnsi="宋体" w:eastAsia="宋体" w:cs="宋体"/>
          <w:sz w:val="24"/>
          <w:szCs w:val="24"/>
        </w:rPr>
        <w:t>不亏</w:t>
      </w:r>
      <w:r>
        <w:rPr>
          <w:rFonts w:hint="eastAsia" w:ascii="宋体" w:hAnsi="宋体" w:eastAsia="宋体" w:cs="宋体"/>
          <w:sz w:val="24"/>
          <w:szCs w:val="24"/>
          <w:lang w:eastAsia="zh-CN"/>
        </w:rPr>
        <w:t>！</w:t>
      </w:r>
    </w:p>
    <w:p w14:paraId="70CA6CB7">
      <w:pPr>
        <w:bidi w:val="0"/>
        <w:spacing w:beforeLines="0" w:afterLines="0"/>
        <w:rPr>
          <w:del w:id="525" w:author="salted鱼" w:date="2026-07-01T13:32:33Z"/>
          <w:rFonts w:hint="eastAsia" w:ascii="宋体" w:hAnsi="宋体" w:eastAsia="宋体" w:cs="宋体"/>
          <w:sz w:val="24"/>
          <w:szCs w:val="24"/>
          <w:lang w:val="en-US" w:eastAsia="zh-CN"/>
        </w:rPr>
      </w:pPr>
      <w:del w:id="526" w:author="salted鱼" w:date="2026-07-01T13:32:33Z">
        <w:r>
          <w:rPr>
            <w:rFonts w:hint="eastAsia" w:ascii="宋体" w:hAnsi="宋体" w:eastAsia="宋体" w:cs="宋体"/>
            <w:sz w:val="24"/>
            <w:szCs w:val="24"/>
          </w:rPr>
          <w:delText>△</w:delText>
        </w:r>
      </w:del>
      <w:ins w:id="527" w:author="z'z" w:date="2026-06-30T17:30:58Z">
        <w:del w:id="528" w:author="salted鱼" w:date="2026-07-01T13:32:33Z">
          <w:r>
            <w:rPr>
              <w:rFonts w:hint="eastAsia" w:ascii="宋体" w:hAnsi="宋体" w:eastAsia="宋体" w:cs="宋体"/>
              <w:sz w:val="24"/>
              <w:szCs w:val="24"/>
            </w:rPr>
            <w:delText>里文</w:delText>
          </w:r>
        </w:del>
      </w:ins>
      <w:ins w:id="529" w:author="z'z" w:date="2026-06-30T17:31:00Z">
        <w:del w:id="530" w:author="salted鱼" w:date="2026-07-01T13:32:33Z">
          <w:r>
            <w:rPr>
              <w:rFonts w:hint="eastAsia" w:ascii="宋体" w:hAnsi="宋体" w:eastAsia="宋体" w:cs="宋体"/>
              <w:sz w:val="24"/>
              <w:szCs w:val="24"/>
              <w:lang w:val="en-US" w:eastAsia="zh-CN"/>
            </w:rPr>
            <w:delText>连</w:delText>
          </w:r>
        </w:del>
      </w:ins>
      <w:del w:id="531" w:author="salted鱼" w:date="2026-07-01T13:32:33Z">
        <w:r>
          <w:rPr>
            <w:rFonts w:hint="eastAsia" w:ascii="宋体" w:hAnsi="宋体" w:eastAsia="宋体" w:cs="宋体"/>
            <w:sz w:val="24"/>
            <w:szCs w:val="24"/>
          </w:rPr>
          <w:delText>尤利乌斯</w:delText>
        </w:r>
      </w:del>
      <w:del w:id="532" w:author="salted鱼" w:date="2026-07-01T13:32:33Z">
        <w:r>
          <w:rPr>
            <w:rFonts w:hint="eastAsia" w:ascii="宋体" w:hAnsi="宋体" w:eastAsia="宋体" w:cs="宋体"/>
            <w:sz w:val="24"/>
            <w:szCs w:val="24"/>
            <w:lang w:val="en-US" w:eastAsia="zh-CN"/>
          </w:rPr>
          <w:delText>忙着给两人的酒杯再次满上。</w:delText>
        </w:r>
      </w:del>
    </w:p>
    <w:p w14:paraId="1FA5224E">
      <w:pPr>
        <w:bidi w:val="0"/>
        <w:spacing w:beforeLines="0" w:afterLines="0"/>
        <w:rPr>
          <w:rFonts w:hint="eastAsia" w:ascii="宋体" w:hAnsi="宋体" w:eastAsia="宋体" w:cs="宋体"/>
          <w:sz w:val="24"/>
          <w:szCs w:val="24"/>
          <w:lang w:val="en-US" w:eastAsia="zh-CN"/>
        </w:rPr>
      </w:pPr>
      <w:r>
        <w:rPr>
          <w:rFonts w:hint="eastAsia" w:ascii="宋体" w:hAnsi="宋体" w:eastAsia="宋体" w:cs="宋体"/>
          <w:sz w:val="24"/>
          <w:szCs w:val="24"/>
        </w:rPr>
        <w:t>尤利乌斯</w:t>
      </w:r>
      <w:r>
        <w:rPr>
          <w:rFonts w:hint="eastAsia" w:ascii="宋体" w:hAnsi="宋体" w:eastAsia="宋体" w:cs="宋体"/>
          <w:sz w:val="24"/>
          <w:szCs w:val="24"/>
          <w:lang w:val="en-US" w:eastAsia="zh-CN"/>
        </w:rPr>
        <w:t>os</w:t>
      </w:r>
      <w:r>
        <w:rPr>
          <w:rFonts w:hint="eastAsia" w:ascii="宋体" w:hAnsi="宋体" w:eastAsia="宋体" w:cs="宋体"/>
          <w:sz w:val="24"/>
          <w:szCs w:val="24"/>
        </w:rPr>
        <w:t>：这小子战力恐怖</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也还没跟那群老狐狸混在一起，值得拉拢！</w:t>
      </w:r>
    </w:p>
    <w:p w14:paraId="37C46A0C">
      <w:pPr>
        <w:bidi w:val="0"/>
        <w:spacing w:beforeLines="0" w:afterLines="0"/>
        <w:rPr>
          <w:ins w:id="533" w:author="salted鱼" w:date="2026-07-01T13:36:48Z"/>
          <w:rFonts w:hint="eastAsia" w:ascii="宋体" w:hAnsi="宋体" w:eastAsia="宋体" w:cs="宋体"/>
          <w:sz w:val="24"/>
          <w:szCs w:val="24"/>
          <w:lang w:val="en-US" w:eastAsia="zh-CN"/>
        </w:rPr>
      </w:pPr>
      <w:ins w:id="534" w:author="salted鱼" w:date="2026-07-01T13:36:52Z">
        <w:r>
          <w:rPr>
            <w:rFonts w:hint="eastAsia" w:ascii="宋体" w:hAnsi="宋体" w:eastAsia="宋体" w:cs="宋体"/>
            <w:sz w:val="24"/>
            <w:szCs w:val="24"/>
          </w:rPr>
          <w:t>△</w:t>
        </w:r>
      </w:ins>
      <w:ins w:id="535" w:author="salted鱼" w:date="2026-07-01T13:36:54Z">
        <w:r>
          <w:rPr>
            <w:rFonts w:hint="eastAsia" w:ascii="宋体" w:hAnsi="宋体" w:eastAsia="宋体" w:cs="宋体"/>
            <w:sz w:val="24"/>
            <w:szCs w:val="24"/>
            <w:lang w:val="en-US" w:eastAsia="zh-CN"/>
          </w:rPr>
          <w:t>两人</w:t>
        </w:r>
      </w:ins>
      <w:ins w:id="536" w:author="salted鱼" w:date="2026-07-01T13:36:56Z">
        <w:r>
          <w:rPr>
            <w:rFonts w:hint="eastAsia" w:ascii="宋体" w:hAnsi="宋体" w:eastAsia="宋体" w:cs="宋体"/>
            <w:sz w:val="24"/>
            <w:szCs w:val="24"/>
            <w:lang w:val="en-US" w:eastAsia="zh-CN"/>
          </w:rPr>
          <w:t>对视一眼，</w:t>
        </w:r>
      </w:ins>
      <w:ins w:id="537" w:author="salted鱼" w:date="2026-07-01T13:37:35Z">
        <w:r>
          <w:rPr>
            <w:rFonts w:hint="eastAsia" w:ascii="宋体" w:hAnsi="宋体" w:eastAsia="宋体" w:cs="宋体"/>
            <w:sz w:val="24"/>
            <w:szCs w:val="24"/>
            <w:lang w:val="en-US" w:eastAsia="zh-CN"/>
          </w:rPr>
          <w:t>随后</w:t>
        </w:r>
      </w:ins>
      <w:ins w:id="538" w:author="salted鱼" w:date="2026-07-01T13:37:00Z">
        <w:r>
          <w:rPr>
            <w:rFonts w:hint="eastAsia" w:ascii="宋体" w:hAnsi="宋体" w:eastAsia="宋体" w:cs="宋体"/>
            <w:sz w:val="24"/>
            <w:szCs w:val="24"/>
            <w:lang w:val="en-US" w:eastAsia="zh-CN"/>
          </w:rPr>
          <w:t>一饮而尽</w:t>
        </w:r>
      </w:ins>
      <w:ins w:id="539" w:author="salted鱼" w:date="2026-07-01T13:37:02Z">
        <w:r>
          <w:rPr>
            <w:rFonts w:hint="eastAsia" w:ascii="宋体" w:hAnsi="宋体" w:eastAsia="宋体" w:cs="宋体"/>
            <w:sz w:val="24"/>
            <w:szCs w:val="24"/>
            <w:lang w:val="en-US" w:eastAsia="zh-CN"/>
          </w:rPr>
          <w:t>！</w:t>
        </w:r>
      </w:ins>
    </w:p>
    <w:p w14:paraId="1E46876F">
      <w:pPr>
        <w:bidi w:val="0"/>
        <w:spacing w:beforeLines="0" w:afterLines="0"/>
        <w:rPr>
          <w:rFonts w:hint="eastAsia" w:ascii="宋体" w:hAnsi="宋体" w:eastAsia="宋体" w:cs="宋体"/>
          <w:sz w:val="24"/>
          <w:szCs w:val="24"/>
          <w:lang w:eastAsia="zh-CN"/>
        </w:rPr>
      </w:pPr>
      <w:r>
        <w:rPr>
          <w:rFonts w:hint="eastAsia" w:ascii="宋体" w:hAnsi="宋体" w:eastAsia="宋体" w:cs="宋体"/>
          <w:sz w:val="24"/>
          <w:szCs w:val="24"/>
        </w:rPr>
        <w:t>里文</w:t>
      </w:r>
      <w:del w:id="540" w:author="salted鱼" w:date="2026-07-01T13:37:11Z">
        <w:r>
          <w:rPr>
            <w:rFonts w:hint="eastAsia" w:ascii="宋体" w:hAnsi="宋体" w:eastAsia="宋体" w:cs="宋体"/>
            <w:sz w:val="24"/>
            <w:szCs w:val="24"/>
          </w:rPr>
          <w:delText>（</w:delText>
        </w:r>
      </w:del>
      <w:del w:id="541" w:author="salted鱼" w:date="2026-07-01T13:37:06Z">
        <w:r>
          <w:rPr>
            <w:rFonts w:hint="eastAsia" w:ascii="宋体" w:hAnsi="宋体" w:eastAsia="宋体" w:cs="宋体"/>
            <w:sz w:val="24"/>
            <w:szCs w:val="24"/>
          </w:rPr>
          <w:delText>笑着干杯</w:delText>
        </w:r>
      </w:del>
      <w:del w:id="542" w:author="salted鱼" w:date="2026-07-01T13:37:07Z">
        <w:r>
          <w:rPr>
            <w:rFonts w:hint="eastAsia" w:ascii="宋体" w:hAnsi="宋体" w:eastAsia="宋体" w:cs="宋体"/>
            <w:sz w:val="24"/>
            <w:szCs w:val="24"/>
          </w:rPr>
          <w:delText>）</w:delText>
        </w:r>
      </w:del>
      <w:r>
        <w:rPr>
          <w:rFonts w:hint="eastAsia" w:ascii="宋体" w:hAnsi="宋体" w:eastAsia="宋体" w:cs="宋体"/>
          <w:sz w:val="24"/>
          <w:szCs w:val="24"/>
        </w:rPr>
        <w:t>：</w:t>
      </w:r>
      <w:del w:id="543" w:author="salted鱼" w:date="2026-07-01T13:37:21Z">
        <w:r>
          <w:rPr>
            <w:rFonts w:hint="eastAsia" w:ascii="宋体" w:hAnsi="宋体" w:eastAsia="宋体" w:cs="宋体"/>
            <w:sz w:val="24"/>
            <w:szCs w:val="24"/>
          </w:rPr>
          <w:delText>那</w:delText>
        </w:r>
      </w:del>
      <w:del w:id="544" w:author="salted鱼" w:date="2026-07-01T13:37:21Z">
        <w:r>
          <w:rPr>
            <w:rFonts w:hint="eastAsia" w:ascii="宋体" w:hAnsi="宋体" w:eastAsia="宋体" w:cs="宋体"/>
            <w:sz w:val="24"/>
            <w:szCs w:val="24"/>
            <w:lang w:val="en-US" w:eastAsia="zh-CN"/>
          </w:rPr>
          <w:delText>小弟</w:delText>
        </w:r>
      </w:del>
      <w:del w:id="545" w:author="salted鱼" w:date="2026-07-01T13:37:21Z">
        <w:r>
          <w:rPr>
            <w:rFonts w:hint="eastAsia" w:ascii="宋体" w:hAnsi="宋体" w:eastAsia="宋体" w:cs="宋体"/>
            <w:sz w:val="24"/>
            <w:szCs w:val="24"/>
          </w:rPr>
          <w:delText>就高攀叫一声</w:delText>
        </w:r>
      </w:del>
      <w:ins w:id="546" w:author="salted鱼" w:date="2026-07-01T13:29:13Z">
        <w:r>
          <w:rPr>
            <w:rFonts w:hint="eastAsia" w:ascii="宋体" w:hAnsi="宋体" w:eastAsia="宋体" w:cs="宋体"/>
            <w:sz w:val="24"/>
            <w:szCs w:val="24"/>
            <w:lang w:val="en-US" w:eastAsia="zh-CN"/>
          </w:rPr>
          <w:t>大</w:t>
        </w:r>
      </w:ins>
      <w:del w:id="547" w:author="salted鱼" w:date="2026-07-01T13:29:12Z">
        <w:r>
          <w:rPr>
            <w:rFonts w:hint="eastAsia" w:ascii="宋体" w:hAnsi="宋体" w:eastAsia="宋体" w:cs="宋体"/>
            <w:sz w:val="24"/>
            <w:szCs w:val="24"/>
          </w:rPr>
          <w:delText>老</w:delText>
        </w:r>
      </w:del>
      <w:r>
        <w:rPr>
          <w:rFonts w:hint="eastAsia" w:ascii="宋体" w:hAnsi="宋体" w:eastAsia="宋体" w:cs="宋体"/>
          <w:sz w:val="24"/>
          <w:szCs w:val="24"/>
        </w:rPr>
        <w:t>哥</w:t>
      </w:r>
      <w:del w:id="548" w:author="salted鱼" w:date="2026-07-01T13:37:25Z">
        <w:r>
          <w:rPr>
            <w:rFonts w:hint="eastAsia" w:ascii="宋体" w:hAnsi="宋体" w:eastAsia="宋体" w:cs="宋体"/>
            <w:sz w:val="24"/>
            <w:szCs w:val="24"/>
          </w:rPr>
          <w:delText>了。</w:delText>
        </w:r>
      </w:del>
      <w:ins w:id="549" w:author="salted鱼" w:date="2026-07-01T13:37:25Z">
        <w:r>
          <w:rPr>
            <w:rFonts w:hint="eastAsia" w:ascii="宋体" w:hAnsi="宋体" w:eastAsia="宋体" w:cs="宋体"/>
            <w:sz w:val="24"/>
            <w:szCs w:val="24"/>
            <w:lang w:eastAsia="zh-CN"/>
          </w:rPr>
          <w:t>！</w:t>
        </w:r>
      </w:ins>
    </w:p>
    <w:p w14:paraId="74FEA43D">
      <w:pPr>
        <w:bidi w:val="0"/>
        <w:spacing w:beforeLines="0" w:afterLines="0"/>
        <w:rPr>
          <w:rFonts w:hint="eastAsia" w:ascii="宋体" w:hAnsi="宋体" w:eastAsia="宋体" w:cs="宋体"/>
          <w:sz w:val="24"/>
          <w:szCs w:val="24"/>
        </w:rPr>
      </w:pPr>
      <w:r>
        <w:rPr>
          <w:rFonts w:hint="eastAsia" w:ascii="宋体" w:hAnsi="宋体" w:eastAsia="宋体" w:cs="宋体"/>
          <w:sz w:val="24"/>
          <w:szCs w:val="24"/>
        </w:rPr>
        <w:t>尤利乌斯（哈哈大笑）：好！贤弟！</w:t>
      </w:r>
    </w:p>
    <w:p w14:paraId="43CAA4F1">
      <w:pPr>
        <w:bidi w:val="0"/>
        <w:spacing w:beforeLines="0" w:afterLines="0"/>
        <w:rPr>
          <w:ins w:id="550" w:author="salted鱼" w:date="2026-07-01T13:40:01Z"/>
          <w:rFonts w:hint="eastAsia" w:ascii="宋体" w:hAnsi="宋体" w:eastAsia="宋体" w:cs="宋体"/>
          <w:sz w:val="24"/>
          <w:szCs w:val="24"/>
          <w:lang w:val="en-US" w:eastAsia="zh-CN"/>
        </w:rPr>
      </w:pPr>
      <w:r>
        <w:rPr>
          <w:rFonts w:hint="eastAsia" w:ascii="宋体" w:hAnsi="宋体" w:eastAsia="宋体" w:cs="宋体"/>
          <w:sz w:val="24"/>
          <w:szCs w:val="24"/>
        </w:rPr>
        <w:t>△</w:t>
      </w:r>
      <w:r>
        <w:rPr>
          <w:rFonts w:hint="eastAsia" w:ascii="宋体" w:hAnsi="宋体" w:eastAsia="宋体" w:cs="宋体"/>
          <w:sz w:val="24"/>
          <w:szCs w:val="24"/>
          <w:lang w:val="en-US" w:eastAsia="zh-CN"/>
        </w:rPr>
        <w:t>塞弗林站在窗外往下看了一眼，随后脸色一变，</w:t>
      </w:r>
      <w:ins w:id="551" w:author="salted鱼" w:date="2026-07-01T15:23:29Z">
        <w:r>
          <w:rPr>
            <w:rFonts w:hint="eastAsia" w:ascii="宋体" w:hAnsi="宋体" w:eastAsia="宋体" w:cs="宋体"/>
            <w:sz w:val="24"/>
            <w:szCs w:val="24"/>
            <w:lang w:val="en-US" w:eastAsia="zh-CN"/>
          </w:rPr>
          <w:t>过来</w:t>
        </w:r>
      </w:ins>
      <w:ins w:id="552" w:author="salted鱼" w:date="2026-07-01T13:39:48Z">
        <w:r>
          <w:rPr>
            <w:rFonts w:hint="eastAsia" w:ascii="宋体" w:hAnsi="宋体" w:eastAsia="宋体" w:cs="宋体"/>
            <w:sz w:val="24"/>
            <w:szCs w:val="24"/>
            <w:lang w:val="en-US" w:eastAsia="zh-CN"/>
          </w:rPr>
          <w:t>拉着</w:t>
        </w:r>
      </w:ins>
      <w:ins w:id="553" w:author="salted鱼" w:date="2026-07-01T13:39:52Z">
        <w:r>
          <w:rPr>
            <w:rFonts w:hint="eastAsia" w:ascii="宋体" w:hAnsi="宋体" w:eastAsia="宋体" w:cs="宋体"/>
            <w:sz w:val="24"/>
            <w:szCs w:val="24"/>
            <w:lang w:val="en-US" w:eastAsia="zh-CN"/>
          </w:rPr>
          <w:t>尤利乌斯</w:t>
        </w:r>
      </w:ins>
      <w:ins w:id="554" w:author="salted鱼" w:date="2026-07-01T13:39:57Z">
        <w:r>
          <w:rPr>
            <w:rFonts w:hint="eastAsia" w:ascii="宋体" w:hAnsi="宋体" w:eastAsia="宋体" w:cs="宋体"/>
            <w:sz w:val="24"/>
            <w:szCs w:val="24"/>
            <w:lang w:val="en-US" w:eastAsia="zh-CN"/>
          </w:rPr>
          <w:t>就往</w:t>
        </w:r>
      </w:ins>
      <w:ins w:id="555" w:author="salted鱼" w:date="2026-07-01T13:39:58Z">
        <w:r>
          <w:rPr>
            <w:rFonts w:hint="eastAsia" w:ascii="宋体" w:hAnsi="宋体" w:eastAsia="宋体" w:cs="宋体"/>
            <w:sz w:val="24"/>
            <w:szCs w:val="24"/>
            <w:lang w:val="en-US" w:eastAsia="zh-CN"/>
          </w:rPr>
          <w:t>隔间</w:t>
        </w:r>
      </w:ins>
      <w:ins w:id="556" w:author="salted鱼" w:date="2026-07-01T13:40:00Z">
        <w:r>
          <w:rPr>
            <w:rFonts w:hint="eastAsia" w:ascii="宋体" w:hAnsi="宋体" w:eastAsia="宋体" w:cs="宋体"/>
            <w:sz w:val="24"/>
            <w:szCs w:val="24"/>
            <w:lang w:val="en-US" w:eastAsia="zh-CN"/>
          </w:rPr>
          <w:t>走去。</w:t>
        </w:r>
      </w:ins>
    </w:p>
    <w:p w14:paraId="229D5D01">
      <w:pPr>
        <w:bidi w:val="0"/>
        <w:spacing w:beforeLines="0" w:afterLines="0"/>
        <w:rPr>
          <w:ins w:id="557" w:author="salted鱼" w:date="2026-07-01T13:40:51Z"/>
          <w:rFonts w:hint="eastAsia" w:ascii="宋体" w:hAnsi="宋体" w:eastAsia="宋体" w:cs="宋体"/>
          <w:sz w:val="24"/>
          <w:szCs w:val="24"/>
          <w:lang w:val="en-US" w:eastAsia="zh-CN"/>
        </w:rPr>
      </w:pPr>
      <w:ins w:id="558" w:author="salted鱼" w:date="2026-07-01T13:40:05Z">
        <w:r>
          <w:rPr>
            <w:rFonts w:hint="eastAsia" w:ascii="宋体" w:hAnsi="宋体" w:eastAsia="宋体" w:cs="宋体"/>
            <w:sz w:val="24"/>
            <w:szCs w:val="24"/>
            <w:lang w:val="en-US" w:eastAsia="zh-CN"/>
          </w:rPr>
          <w:t>塞弗林</w:t>
        </w:r>
      </w:ins>
      <w:ins w:id="559" w:author="salted鱼" w:date="2026-07-01T13:41:35Z">
        <w:r>
          <w:rPr>
            <w:rFonts w:hint="eastAsia" w:ascii="宋体" w:hAnsi="宋体" w:eastAsia="宋体" w:cs="宋体"/>
            <w:sz w:val="24"/>
            <w:szCs w:val="24"/>
            <w:lang w:val="en-US" w:eastAsia="zh-CN"/>
          </w:rPr>
          <w:t>OS</w:t>
        </w:r>
      </w:ins>
      <w:ins w:id="560" w:author="salted鱼" w:date="2026-07-01T13:40:06Z">
        <w:r>
          <w:rPr>
            <w:rFonts w:hint="eastAsia" w:ascii="宋体" w:hAnsi="宋体" w:eastAsia="宋体" w:cs="宋体"/>
            <w:sz w:val="24"/>
            <w:szCs w:val="24"/>
            <w:lang w:val="en-US" w:eastAsia="zh-CN"/>
          </w:rPr>
          <w:t>：</w:t>
        </w:r>
      </w:ins>
      <w:ins w:id="561" w:author="salted鱼" w:date="2026-07-01T13:40:12Z">
        <w:r>
          <w:rPr>
            <w:rFonts w:hint="eastAsia" w:ascii="宋体" w:hAnsi="宋体" w:eastAsia="宋体" w:cs="宋体"/>
            <w:sz w:val="24"/>
            <w:szCs w:val="24"/>
            <w:lang w:val="en-US" w:eastAsia="zh-CN"/>
          </w:rPr>
          <w:t>维洛尔</w:t>
        </w:r>
      </w:ins>
      <w:ins w:id="562" w:author="salted鱼" w:date="2026-07-01T13:40:13Z">
        <w:r>
          <w:rPr>
            <w:rFonts w:hint="eastAsia" w:ascii="宋体" w:hAnsi="宋体" w:eastAsia="宋体" w:cs="宋体"/>
            <w:sz w:val="24"/>
            <w:szCs w:val="24"/>
            <w:lang w:val="en-US" w:eastAsia="zh-CN"/>
          </w:rPr>
          <w:t>家</w:t>
        </w:r>
      </w:ins>
      <w:ins w:id="563" w:author="salted鱼" w:date="2026-07-01T13:40:14Z">
        <w:r>
          <w:rPr>
            <w:rFonts w:hint="eastAsia" w:ascii="宋体" w:hAnsi="宋体" w:eastAsia="宋体" w:cs="宋体"/>
            <w:sz w:val="24"/>
            <w:szCs w:val="24"/>
            <w:lang w:val="en-US" w:eastAsia="zh-CN"/>
          </w:rPr>
          <w:t>来人了</w:t>
        </w:r>
      </w:ins>
      <w:ins w:id="564" w:author="salted鱼" w:date="2026-07-01T13:40:15Z">
        <w:r>
          <w:rPr>
            <w:rFonts w:hint="eastAsia" w:ascii="宋体" w:hAnsi="宋体" w:eastAsia="宋体" w:cs="宋体"/>
            <w:sz w:val="24"/>
            <w:szCs w:val="24"/>
            <w:lang w:val="en-US" w:eastAsia="zh-CN"/>
          </w:rPr>
          <w:t>...</w:t>
        </w:r>
      </w:ins>
      <w:ins w:id="565" w:author="salted鱼" w:date="2026-07-01T13:40:16Z">
        <w:r>
          <w:rPr>
            <w:rFonts w:hint="eastAsia" w:ascii="宋体" w:hAnsi="宋体" w:eastAsia="宋体" w:cs="宋体"/>
            <w:sz w:val="24"/>
            <w:szCs w:val="24"/>
            <w:lang w:val="en-US" w:eastAsia="zh-CN"/>
          </w:rPr>
          <w:t>...</w:t>
        </w:r>
      </w:ins>
      <w:ins w:id="566" w:author="salted鱼" w:date="2026-07-01T13:40:25Z">
        <w:r>
          <w:rPr>
            <w:rFonts w:hint="eastAsia" w:ascii="宋体" w:hAnsi="宋体" w:eastAsia="宋体" w:cs="宋体"/>
            <w:sz w:val="24"/>
            <w:szCs w:val="24"/>
            <w:lang w:val="en-US" w:eastAsia="zh-CN"/>
          </w:rPr>
          <w:t>看样子是来抓</w:t>
        </w:r>
      </w:ins>
      <w:ins w:id="567" w:author="salted鱼" w:date="2026-07-01T13:40:27Z">
        <w:r>
          <w:rPr>
            <w:rFonts w:hint="eastAsia" w:ascii="宋体" w:hAnsi="宋体" w:eastAsia="宋体" w:cs="宋体"/>
            <w:sz w:val="24"/>
            <w:szCs w:val="24"/>
            <w:lang w:val="en-US" w:eastAsia="zh-CN"/>
          </w:rPr>
          <w:t>这小子的，</w:t>
        </w:r>
      </w:ins>
      <w:ins w:id="568" w:author="salted鱼" w:date="2026-07-01T13:40:28Z">
        <w:r>
          <w:rPr>
            <w:rFonts w:hint="eastAsia" w:ascii="宋体" w:hAnsi="宋体" w:eastAsia="宋体" w:cs="宋体"/>
            <w:sz w:val="24"/>
            <w:szCs w:val="24"/>
            <w:lang w:val="en-US" w:eastAsia="zh-CN"/>
          </w:rPr>
          <w:t>不行</w:t>
        </w:r>
      </w:ins>
      <w:ins w:id="569" w:author="salted鱼" w:date="2026-07-01T13:40:29Z">
        <w:r>
          <w:rPr>
            <w:rFonts w:hint="eastAsia" w:ascii="宋体" w:hAnsi="宋体" w:eastAsia="宋体" w:cs="宋体"/>
            <w:sz w:val="24"/>
            <w:szCs w:val="24"/>
            <w:lang w:val="en-US" w:eastAsia="zh-CN"/>
          </w:rPr>
          <w:t>，</w:t>
        </w:r>
      </w:ins>
      <w:ins w:id="570" w:author="salted鱼" w:date="2026-07-01T13:40:33Z">
        <w:r>
          <w:rPr>
            <w:rFonts w:hint="eastAsia" w:ascii="宋体" w:hAnsi="宋体" w:eastAsia="宋体" w:cs="宋体"/>
            <w:sz w:val="24"/>
            <w:szCs w:val="24"/>
            <w:lang w:val="en-US" w:eastAsia="zh-CN"/>
          </w:rPr>
          <w:t>我不能让</w:t>
        </w:r>
      </w:ins>
      <w:ins w:id="571" w:author="salted鱼" w:date="2026-07-01T13:40:38Z">
        <w:r>
          <w:rPr>
            <w:rFonts w:hint="eastAsia" w:ascii="宋体" w:hAnsi="宋体" w:eastAsia="宋体" w:cs="宋体"/>
            <w:sz w:val="24"/>
            <w:szCs w:val="24"/>
            <w:lang w:val="en-US" w:eastAsia="zh-CN"/>
          </w:rPr>
          <w:t>别人</w:t>
        </w:r>
      </w:ins>
      <w:ins w:id="572" w:author="salted鱼" w:date="2026-07-01T13:40:40Z">
        <w:r>
          <w:rPr>
            <w:rFonts w:hint="eastAsia" w:ascii="宋体" w:hAnsi="宋体" w:eastAsia="宋体" w:cs="宋体"/>
            <w:sz w:val="24"/>
            <w:szCs w:val="24"/>
            <w:lang w:val="en-US" w:eastAsia="zh-CN"/>
          </w:rPr>
          <w:t>见到</w:t>
        </w:r>
      </w:ins>
      <w:ins w:id="573" w:author="salted鱼" w:date="2026-07-01T13:40:42Z">
        <w:r>
          <w:rPr>
            <w:rFonts w:hint="eastAsia" w:ascii="宋体" w:hAnsi="宋体" w:eastAsia="宋体" w:cs="宋体"/>
            <w:sz w:val="24"/>
            <w:szCs w:val="24"/>
            <w:lang w:val="en-US" w:eastAsia="zh-CN"/>
          </w:rPr>
          <w:t>陛下</w:t>
        </w:r>
      </w:ins>
      <w:ins w:id="574" w:author="salted鱼" w:date="2026-07-01T13:40:48Z">
        <w:r>
          <w:rPr>
            <w:rFonts w:hint="eastAsia" w:ascii="宋体" w:hAnsi="宋体" w:eastAsia="宋体" w:cs="宋体"/>
            <w:sz w:val="24"/>
            <w:szCs w:val="24"/>
            <w:lang w:val="en-US" w:eastAsia="zh-CN"/>
          </w:rPr>
          <w:t>这个样子！</w:t>
        </w:r>
      </w:ins>
    </w:p>
    <w:p w14:paraId="6AAC3A9D">
      <w:pPr>
        <w:bidi w:val="0"/>
        <w:spacing w:beforeLines="0" w:afterLines="0"/>
        <w:rPr>
          <w:ins w:id="575" w:author="salted鱼" w:date="2026-07-01T13:42:12Z"/>
          <w:rFonts w:hint="eastAsia" w:ascii="宋体" w:hAnsi="宋体" w:eastAsia="宋体" w:cs="宋体"/>
          <w:sz w:val="24"/>
          <w:szCs w:val="24"/>
          <w:lang w:val="en-US" w:eastAsia="zh-CN"/>
        </w:rPr>
      </w:pPr>
      <w:ins w:id="576" w:author="salted鱼" w:date="2026-07-01T13:40:56Z">
        <w:r>
          <w:rPr>
            <w:rFonts w:hint="eastAsia" w:ascii="宋体" w:hAnsi="宋体" w:eastAsia="宋体" w:cs="宋体"/>
            <w:sz w:val="24"/>
            <w:szCs w:val="24"/>
          </w:rPr>
          <w:t>△</w:t>
        </w:r>
      </w:ins>
      <w:ins w:id="577" w:author="salted鱼" w:date="2026-07-01T13:41:00Z">
        <w:r>
          <w:rPr>
            <w:rFonts w:hint="eastAsia" w:ascii="宋体" w:hAnsi="宋体" w:eastAsia="宋体" w:cs="宋体"/>
            <w:sz w:val="24"/>
            <w:szCs w:val="24"/>
            <w:lang w:val="en-US" w:eastAsia="zh-CN"/>
          </w:rPr>
          <w:t>尤利乌斯</w:t>
        </w:r>
      </w:ins>
      <w:ins w:id="578" w:author="salted鱼" w:date="2026-07-01T13:46:19Z">
        <w:r>
          <w:rPr>
            <w:rFonts w:hint="eastAsia" w:ascii="宋体" w:hAnsi="宋体" w:eastAsia="宋体" w:cs="宋体"/>
            <w:sz w:val="24"/>
            <w:szCs w:val="24"/>
            <w:lang w:val="en-US" w:eastAsia="zh-CN"/>
          </w:rPr>
          <w:t>一边</w:t>
        </w:r>
      </w:ins>
      <w:ins w:id="579" w:author="salted鱼" w:date="2026-07-01T13:41:03Z">
        <w:r>
          <w:rPr>
            <w:rFonts w:hint="eastAsia" w:ascii="宋体" w:hAnsi="宋体" w:eastAsia="宋体" w:cs="宋体"/>
            <w:sz w:val="24"/>
            <w:szCs w:val="24"/>
            <w:lang w:val="en-US" w:eastAsia="zh-CN"/>
          </w:rPr>
          <w:t>拼命挣扎</w:t>
        </w:r>
      </w:ins>
      <w:ins w:id="580" w:author="salted鱼" w:date="2026-07-01T13:42:07Z">
        <w:r>
          <w:rPr>
            <w:rFonts w:hint="eastAsia" w:ascii="宋体" w:hAnsi="宋体" w:eastAsia="宋体" w:cs="宋体"/>
            <w:sz w:val="24"/>
            <w:szCs w:val="24"/>
            <w:lang w:val="en-US" w:eastAsia="zh-CN"/>
          </w:rPr>
          <w:t>，</w:t>
        </w:r>
      </w:ins>
      <w:ins w:id="581" w:author="salted鱼" w:date="2026-07-01T13:46:22Z">
        <w:r>
          <w:rPr>
            <w:rFonts w:hint="eastAsia" w:ascii="宋体" w:hAnsi="宋体" w:eastAsia="宋体" w:cs="宋体"/>
            <w:sz w:val="24"/>
            <w:szCs w:val="24"/>
            <w:lang w:val="en-US" w:eastAsia="zh-CN"/>
          </w:rPr>
          <w:t>一边</w:t>
        </w:r>
      </w:ins>
      <w:ins w:id="582" w:author="salted鱼" w:date="2026-07-01T13:42:09Z">
        <w:r>
          <w:rPr>
            <w:rFonts w:hint="eastAsia" w:ascii="宋体" w:hAnsi="宋体" w:eastAsia="宋体" w:cs="宋体"/>
            <w:sz w:val="24"/>
            <w:szCs w:val="24"/>
            <w:lang w:val="en-US" w:eastAsia="zh-CN"/>
          </w:rPr>
          <w:t>向身后</w:t>
        </w:r>
      </w:ins>
      <w:ins w:id="583" w:author="salted鱼" w:date="2026-07-01T13:42:11Z">
        <w:r>
          <w:rPr>
            <w:rFonts w:hint="eastAsia" w:ascii="宋体" w:hAnsi="宋体" w:eastAsia="宋体" w:cs="宋体"/>
            <w:sz w:val="24"/>
            <w:szCs w:val="24"/>
            <w:lang w:val="en-US" w:eastAsia="zh-CN"/>
          </w:rPr>
          <w:t>嚷嚷</w:t>
        </w:r>
      </w:ins>
      <w:ins w:id="584" w:author="salted鱼" w:date="2026-07-01T13:42:12Z">
        <w:r>
          <w:rPr>
            <w:rFonts w:hint="eastAsia" w:ascii="宋体" w:hAnsi="宋体" w:eastAsia="宋体" w:cs="宋体"/>
            <w:sz w:val="24"/>
            <w:szCs w:val="24"/>
            <w:lang w:val="en-US" w:eastAsia="zh-CN"/>
          </w:rPr>
          <w:t>。</w:t>
        </w:r>
      </w:ins>
    </w:p>
    <w:p w14:paraId="02AA8F88">
      <w:pPr>
        <w:bidi w:val="0"/>
        <w:spacing w:beforeLines="0" w:afterLines="0"/>
        <w:rPr>
          <w:ins w:id="585" w:author="salted鱼" w:date="2026-07-01T13:39:41Z"/>
          <w:rFonts w:hint="eastAsia" w:ascii="宋体" w:hAnsi="宋体" w:eastAsia="宋体" w:cs="宋体"/>
          <w:sz w:val="24"/>
          <w:szCs w:val="24"/>
          <w:lang w:val="en-US" w:eastAsia="zh-CN"/>
        </w:rPr>
      </w:pPr>
      <w:ins w:id="586" w:author="salted鱼" w:date="2026-07-01T13:42:15Z">
        <w:r>
          <w:rPr>
            <w:rFonts w:hint="eastAsia" w:ascii="宋体" w:hAnsi="宋体" w:eastAsia="宋体" w:cs="宋体"/>
            <w:sz w:val="24"/>
            <w:szCs w:val="24"/>
            <w:lang w:val="en-US" w:eastAsia="zh-CN"/>
          </w:rPr>
          <w:t>尤利乌斯</w:t>
        </w:r>
      </w:ins>
      <w:ins w:id="587" w:author="salted鱼" w:date="2026-07-01T13:42:16Z">
        <w:r>
          <w:rPr>
            <w:rFonts w:hint="eastAsia" w:ascii="宋体" w:hAnsi="宋体" w:eastAsia="宋体" w:cs="宋体"/>
            <w:sz w:val="24"/>
            <w:szCs w:val="24"/>
            <w:lang w:val="en-US" w:eastAsia="zh-CN"/>
          </w:rPr>
          <w:t>：</w:t>
        </w:r>
      </w:ins>
      <w:ins w:id="588" w:author="salted鱼" w:date="2026-07-01T13:42:18Z">
        <w:r>
          <w:rPr>
            <w:rFonts w:hint="eastAsia" w:ascii="宋体" w:hAnsi="宋体" w:eastAsia="宋体" w:cs="宋体"/>
            <w:sz w:val="24"/>
            <w:szCs w:val="24"/>
            <w:lang w:val="en-US" w:eastAsia="zh-CN"/>
          </w:rPr>
          <w:t>你</w:t>
        </w:r>
      </w:ins>
      <w:ins w:id="589" w:author="salted鱼" w:date="2026-07-01T13:42:20Z">
        <w:r>
          <w:rPr>
            <w:rFonts w:hint="eastAsia" w:ascii="宋体" w:hAnsi="宋体" w:eastAsia="宋体" w:cs="宋体"/>
            <w:sz w:val="24"/>
            <w:szCs w:val="24"/>
            <w:lang w:val="en-US" w:eastAsia="zh-CN"/>
          </w:rPr>
          <w:t>干嘛！</w:t>
        </w:r>
      </w:ins>
      <w:ins w:id="590" w:author="salted鱼" w:date="2026-07-01T13:42:23Z">
        <w:r>
          <w:rPr>
            <w:rFonts w:hint="eastAsia" w:ascii="宋体" w:hAnsi="宋体" w:eastAsia="宋体" w:cs="宋体"/>
            <w:sz w:val="24"/>
            <w:szCs w:val="24"/>
            <w:lang w:val="en-US" w:eastAsia="zh-CN"/>
          </w:rPr>
          <w:t>我还没</w:t>
        </w:r>
      </w:ins>
      <w:ins w:id="591" w:author="salted鱼" w:date="2026-07-01T13:42:26Z">
        <w:r>
          <w:rPr>
            <w:rFonts w:hint="eastAsia" w:ascii="宋体" w:hAnsi="宋体" w:eastAsia="宋体" w:cs="宋体"/>
            <w:sz w:val="24"/>
            <w:szCs w:val="24"/>
            <w:lang w:val="en-US" w:eastAsia="zh-CN"/>
          </w:rPr>
          <w:t>给我</w:t>
        </w:r>
      </w:ins>
      <w:ins w:id="592" w:author="salted鱼" w:date="2026-07-01T13:42:27Z">
        <w:r>
          <w:rPr>
            <w:rFonts w:hint="eastAsia" w:ascii="宋体" w:hAnsi="宋体" w:eastAsia="宋体" w:cs="宋体"/>
            <w:sz w:val="24"/>
            <w:szCs w:val="24"/>
            <w:lang w:val="en-US" w:eastAsia="zh-CN"/>
          </w:rPr>
          <w:t>贤弟</w:t>
        </w:r>
      </w:ins>
      <w:ins w:id="593" w:author="salted鱼" w:date="2026-07-01T13:51:04Z">
        <w:r>
          <w:rPr>
            <w:rFonts w:hint="eastAsia" w:ascii="宋体" w:hAnsi="宋体" w:eastAsia="宋体" w:cs="宋体"/>
            <w:sz w:val="24"/>
            <w:szCs w:val="24"/>
            <w:lang w:val="en-US" w:eastAsia="zh-CN"/>
          </w:rPr>
          <w:t>结拜礼</w:t>
        </w:r>
      </w:ins>
      <w:ins w:id="594" w:author="salted鱼" w:date="2026-07-01T13:42:29Z">
        <w:r>
          <w:rPr>
            <w:rFonts w:hint="eastAsia" w:ascii="宋体" w:hAnsi="宋体" w:eastAsia="宋体" w:cs="宋体"/>
            <w:sz w:val="24"/>
            <w:szCs w:val="24"/>
            <w:lang w:val="en-US" w:eastAsia="zh-CN"/>
          </w:rPr>
          <w:t>呢</w:t>
        </w:r>
      </w:ins>
      <w:ins w:id="595" w:author="salted鱼" w:date="2026-07-01T13:42:30Z">
        <w:r>
          <w:rPr>
            <w:rFonts w:hint="eastAsia" w:ascii="宋体" w:hAnsi="宋体" w:eastAsia="宋体" w:cs="宋体"/>
            <w:sz w:val="24"/>
            <w:szCs w:val="24"/>
            <w:lang w:val="en-US" w:eastAsia="zh-CN"/>
          </w:rPr>
          <w:t>！</w:t>
        </w:r>
      </w:ins>
    </w:p>
    <w:p w14:paraId="34E207A4">
      <w:pPr>
        <w:bidi w:val="0"/>
        <w:spacing w:beforeLines="0" w:afterLines="0"/>
        <w:rPr>
          <w:del w:id="596" w:author="salted鱼" w:date="2026-07-01T13:39:09Z"/>
          <w:rFonts w:hint="eastAsia" w:ascii="宋体" w:hAnsi="宋体" w:eastAsia="宋体" w:cs="宋体"/>
          <w:sz w:val="24"/>
          <w:szCs w:val="24"/>
          <w:lang w:val="en-US" w:eastAsia="zh-CN"/>
        </w:rPr>
      </w:pPr>
      <w:del w:id="597" w:author="salted鱼" w:date="2026-07-01T13:39:09Z">
        <w:r>
          <w:rPr>
            <w:rFonts w:hint="eastAsia" w:ascii="宋体" w:hAnsi="宋体" w:eastAsia="宋体" w:cs="宋体"/>
            <w:sz w:val="24"/>
            <w:szCs w:val="24"/>
            <w:lang w:val="en-US" w:eastAsia="zh-CN"/>
          </w:rPr>
          <w:delText>快速走向尤利乌斯耳语几句。</w:delText>
        </w:r>
      </w:del>
    </w:p>
    <w:p w14:paraId="426F4810">
      <w:pPr>
        <w:bidi w:val="0"/>
        <w:spacing w:beforeLines="0" w:afterLines="0"/>
        <w:rPr>
          <w:del w:id="598" w:author="salted鱼" w:date="2026-07-01T13:39:09Z"/>
          <w:rFonts w:hint="eastAsia" w:ascii="宋体" w:hAnsi="宋体" w:eastAsia="宋体" w:cs="宋体"/>
          <w:sz w:val="24"/>
          <w:szCs w:val="24"/>
          <w:lang w:val="en-US" w:eastAsia="zh-CN"/>
        </w:rPr>
      </w:pPr>
      <w:del w:id="599" w:author="salted鱼" w:date="2026-07-01T13:39:09Z">
        <w:r>
          <w:rPr>
            <w:rFonts w:hint="eastAsia" w:ascii="宋体" w:hAnsi="宋体" w:eastAsia="宋体" w:cs="宋体"/>
            <w:sz w:val="24"/>
            <w:szCs w:val="24"/>
            <w:lang w:val="en-US" w:eastAsia="zh-CN"/>
          </w:rPr>
          <w:delText>塞弗林（悄声）：维洛尔家族来人了。</w:delText>
        </w:r>
      </w:del>
    </w:p>
    <w:p w14:paraId="182EA7DF">
      <w:pPr>
        <w:bidi w:val="0"/>
        <w:spacing w:beforeLines="0" w:afterLines="0"/>
        <w:rPr>
          <w:del w:id="600" w:author="salted鱼" w:date="2026-07-01T13:39:09Z"/>
          <w:rFonts w:hint="eastAsia" w:ascii="宋体" w:hAnsi="宋体" w:eastAsia="宋体" w:cs="宋体"/>
          <w:sz w:val="24"/>
          <w:szCs w:val="24"/>
        </w:rPr>
      </w:pPr>
      <w:del w:id="601" w:author="salted鱼" w:date="2026-07-01T13:39:09Z">
        <w:r>
          <w:rPr>
            <w:rFonts w:hint="eastAsia" w:ascii="宋体" w:hAnsi="宋体" w:eastAsia="宋体" w:cs="宋体"/>
            <w:sz w:val="24"/>
            <w:szCs w:val="24"/>
          </w:rPr>
          <w:delText>△尤利乌斯</w:delText>
        </w:r>
      </w:del>
      <w:del w:id="602" w:author="salted鱼" w:date="2026-07-01T13:39:09Z">
        <w:r>
          <w:rPr>
            <w:rFonts w:hint="eastAsia" w:ascii="宋体" w:hAnsi="宋体" w:eastAsia="宋体" w:cs="宋体"/>
            <w:sz w:val="24"/>
            <w:szCs w:val="24"/>
            <w:lang w:val="en-US" w:eastAsia="zh-CN"/>
          </w:rPr>
          <w:delText>眼神清醒，他点点头，假装</w:delText>
        </w:r>
      </w:del>
      <w:del w:id="603" w:author="salted鱼" w:date="2026-07-01T13:39:09Z">
        <w:r>
          <w:rPr>
            <w:rFonts w:hint="eastAsia" w:ascii="宋体" w:hAnsi="宋体" w:eastAsia="宋体" w:cs="宋体"/>
            <w:sz w:val="24"/>
            <w:szCs w:val="24"/>
          </w:rPr>
          <w:delText>有些站不稳地推开身边的女郎，勾着塞弗林的脖子往包厢里面的隔间走。</w:delText>
        </w:r>
      </w:del>
    </w:p>
    <w:p w14:paraId="7AC2DEA4">
      <w:pPr>
        <w:bidi w:val="0"/>
        <w:spacing w:beforeLines="0" w:afterLines="0"/>
        <w:rPr>
          <w:rFonts w:hint="eastAsia" w:ascii="宋体" w:hAnsi="宋体" w:eastAsia="宋体" w:cs="宋体"/>
          <w:sz w:val="24"/>
          <w:szCs w:val="24"/>
          <w:lang w:val="en-US" w:eastAsia="zh-CN"/>
        </w:rPr>
      </w:pPr>
      <w:del w:id="604" w:author="salted鱼" w:date="2026-07-01T13:39:09Z">
        <w:r>
          <w:rPr>
            <w:rFonts w:hint="eastAsia" w:ascii="宋体" w:hAnsi="宋体" w:eastAsia="宋体" w:cs="宋体"/>
            <w:sz w:val="24"/>
            <w:szCs w:val="24"/>
          </w:rPr>
          <w:delText>尤利乌斯（大喊）：贤弟你先喝着！老哥今天高兴！去隔间</w:delText>
        </w:r>
      </w:del>
      <w:del w:id="605" w:author="salted鱼" w:date="2026-07-01T13:39:09Z">
        <w:r>
          <w:rPr>
            <w:rFonts w:hint="eastAsia" w:ascii="宋体" w:hAnsi="宋体" w:eastAsia="宋体" w:cs="宋体"/>
            <w:sz w:val="24"/>
            <w:szCs w:val="24"/>
            <w:lang w:val="en-US" w:eastAsia="zh-CN"/>
          </w:rPr>
          <w:delText>......我</w:delText>
        </w:r>
      </w:del>
      <w:del w:id="606" w:author="salted鱼" w:date="2026-07-01T13:39:09Z">
        <w:r>
          <w:rPr>
            <w:rFonts w:hint="eastAsia" w:ascii="宋体" w:hAnsi="宋体" w:eastAsia="宋体" w:cs="宋体"/>
            <w:sz w:val="24"/>
            <w:szCs w:val="24"/>
          </w:rPr>
          <w:delText>去给贤弟准备个结拜大礼！走！</w:delText>
        </w:r>
        <w:commentRangeEnd w:id="2"/>
      </w:del>
      <w:del w:id="607" w:author="salted鱼" w:date="2026-07-01T13:39:09Z">
        <w:r>
          <w:rPr>
            <w:rFonts w:hint="eastAsia" w:ascii="宋体" w:hAnsi="宋体" w:eastAsia="宋体" w:cs="宋体"/>
            <w:sz w:val="24"/>
          </w:rPr>
          <w:commentReference w:id="2"/>
        </w:r>
      </w:del>
      <w:ins w:id="608" w:author="salted鱼" w:date="2026-07-01T13:44:08Z">
        <w:r>
          <w:rPr>
            <w:rFonts w:hint="eastAsia" w:ascii="宋体" w:hAnsi="宋体" w:eastAsia="宋体" w:cs="宋体"/>
            <w:sz w:val="24"/>
            <w:lang w:val="en-US" w:eastAsia="zh-CN"/>
          </w:rPr>
          <w:t>塞弗林</w:t>
        </w:r>
      </w:ins>
      <w:ins w:id="609" w:author="salted鱼" w:date="2026-07-01T13:44:18Z">
        <w:r>
          <w:rPr>
            <w:rFonts w:hint="eastAsia" w:ascii="宋体" w:hAnsi="宋体" w:eastAsia="宋体" w:cs="宋体"/>
            <w:sz w:val="24"/>
            <w:lang w:val="en-US" w:eastAsia="zh-CN"/>
          </w:rPr>
          <w:t>（</w:t>
        </w:r>
      </w:ins>
      <w:ins w:id="610" w:author="salted鱼" w:date="2026-07-01T13:44:20Z">
        <w:r>
          <w:rPr>
            <w:rFonts w:hint="eastAsia" w:ascii="宋体" w:hAnsi="宋体" w:eastAsia="宋体" w:cs="宋体"/>
            <w:sz w:val="24"/>
            <w:lang w:val="en-US" w:eastAsia="zh-CN"/>
          </w:rPr>
          <w:t>低声</w:t>
        </w:r>
      </w:ins>
      <w:ins w:id="611" w:author="salted鱼" w:date="2026-07-01T13:44:18Z">
        <w:r>
          <w:rPr>
            <w:rFonts w:hint="eastAsia" w:ascii="宋体" w:hAnsi="宋体" w:eastAsia="宋体" w:cs="宋体"/>
            <w:sz w:val="24"/>
            <w:lang w:val="en-US" w:eastAsia="zh-CN"/>
          </w:rPr>
          <w:t>）</w:t>
        </w:r>
      </w:ins>
      <w:ins w:id="612" w:author="salted鱼" w:date="2026-07-01T13:44:27Z">
        <w:r>
          <w:rPr>
            <w:rFonts w:hint="eastAsia" w:ascii="宋体" w:hAnsi="宋体" w:eastAsia="宋体" w:cs="宋体"/>
            <w:sz w:val="24"/>
            <w:lang w:val="en-US" w:eastAsia="zh-CN"/>
          </w:rPr>
          <w:t>：</w:t>
        </w:r>
      </w:ins>
      <w:ins w:id="613" w:author="salted鱼" w:date="2026-07-01T13:44:35Z">
        <w:r>
          <w:rPr>
            <w:rFonts w:hint="eastAsia" w:ascii="宋体" w:hAnsi="宋体" w:eastAsia="宋体" w:cs="宋体"/>
            <w:sz w:val="24"/>
            <w:lang w:val="en-US" w:eastAsia="zh-CN"/>
          </w:rPr>
          <w:t>老爷</w:t>
        </w:r>
      </w:ins>
      <w:ins w:id="614" w:author="salted鱼" w:date="2026-07-01T13:44:36Z">
        <w:r>
          <w:rPr>
            <w:rFonts w:hint="eastAsia" w:ascii="宋体" w:hAnsi="宋体" w:eastAsia="宋体" w:cs="宋体"/>
            <w:sz w:val="24"/>
            <w:lang w:val="en-US" w:eastAsia="zh-CN"/>
          </w:rPr>
          <w:t>，</w:t>
        </w:r>
      </w:ins>
      <w:ins w:id="615" w:author="salted鱼" w:date="2026-07-01T13:44:44Z">
        <w:r>
          <w:rPr>
            <w:rFonts w:hint="eastAsia" w:ascii="宋体" w:hAnsi="宋体" w:eastAsia="宋体" w:cs="宋体"/>
            <w:sz w:val="24"/>
            <w:lang w:val="en-US" w:eastAsia="zh-CN"/>
          </w:rPr>
          <w:t>里文</w:t>
        </w:r>
      </w:ins>
      <w:ins w:id="616" w:author="salted鱼" w:date="2026-07-01T13:44:46Z">
        <w:r>
          <w:rPr>
            <w:rFonts w:hint="eastAsia" w:ascii="宋体" w:hAnsi="宋体" w:eastAsia="宋体" w:cs="宋体"/>
            <w:sz w:val="24"/>
            <w:lang w:val="en-US" w:eastAsia="zh-CN"/>
          </w:rPr>
          <w:t>家里人</w:t>
        </w:r>
      </w:ins>
      <w:ins w:id="617" w:author="salted鱼" w:date="2026-07-01T13:44:48Z">
        <w:r>
          <w:rPr>
            <w:rFonts w:hint="eastAsia" w:ascii="宋体" w:hAnsi="宋体" w:eastAsia="宋体" w:cs="宋体"/>
            <w:sz w:val="24"/>
            <w:lang w:val="en-US" w:eastAsia="zh-CN"/>
          </w:rPr>
          <w:t>找来了</w:t>
        </w:r>
      </w:ins>
      <w:ins w:id="618" w:author="salted鱼" w:date="2026-07-01T13:44:57Z">
        <w:r>
          <w:rPr>
            <w:rFonts w:hint="eastAsia" w:ascii="宋体" w:hAnsi="宋体" w:eastAsia="宋体" w:cs="宋体"/>
            <w:sz w:val="24"/>
            <w:lang w:val="en-US" w:eastAsia="zh-CN"/>
          </w:rPr>
          <w:t>。</w:t>
        </w:r>
      </w:ins>
    </w:p>
    <w:p w14:paraId="2FAB9669">
      <w:pPr>
        <w:bidi w:val="0"/>
        <w:spacing w:beforeLines="0" w:afterLines="0"/>
        <w:rPr>
          <w:ins w:id="619" w:author="salted鱼" w:date="2026-07-01T13:47:05Z"/>
          <w:rFonts w:hint="eastAsia" w:ascii="宋体" w:hAnsi="宋体" w:eastAsia="宋体" w:cs="宋体"/>
          <w:sz w:val="24"/>
          <w:szCs w:val="24"/>
          <w:lang w:val="en-US" w:eastAsia="zh-CN"/>
        </w:rPr>
      </w:pPr>
      <w:ins w:id="620" w:author="salted鱼" w:date="2026-07-01T13:46:10Z">
        <w:r>
          <w:rPr>
            <w:rFonts w:hint="eastAsia" w:ascii="宋体" w:hAnsi="宋体" w:eastAsia="宋体" w:cs="宋体"/>
            <w:sz w:val="24"/>
            <w:szCs w:val="24"/>
          </w:rPr>
          <w:t>△</w:t>
        </w:r>
      </w:ins>
      <w:ins w:id="621" w:author="salted鱼" w:date="2026-07-01T13:46:32Z">
        <w:r>
          <w:rPr>
            <w:rFonts w:hint="eastAsia" w:ascii="宋体" w:hAnsi="宋体" w:eastAsia="宋体" w:cs="宋体"/>
            <w:sz w:val="24"/>
            <w:szCs w:val="24"/>
            <w:lang w:val="en-US" w:eastAsia="zh-CN"/>
          </w:rPr>
          <w:t>里文</w:t>
        </w:r>
      </w:ins>
      <w:ins w:id="622" w:author="salted鱼" w:date="2026-07-01T13:46:35Z">
        <w:r>
          <w:rPr>
            <w:rFonts w:hint="eastAsia" w:ascii="宋体" w:hAnsi="宋体" w:eastAsia="宋体" w:cs="宋体"/>
            <w:sz w:val="24"/>
            <w:szCs w:val="24"/>
            <w:lang w:val="en-US" w:eastAsia="zh-CN"/>
          </w:rPr>
          <w:t>看着</w:t>
        </w:r>
      </w:ins>
      <w:ins w:id="623" w:author="salted鱼" w:date="2026-07-01T13:46:38Z">
        <w:r>
          <w:rPr>
            <w:rFonts w:hint="eastAsia" w:ascii="宋体" w:hAnsi="宋体" w:eastAsia="宋体" w:cs="宋体"/>
            <w:sz w:val="24"/>
            <w:szCs w:val="24"/>
            <w:lang w:val="en-US" w:eastAsia="zh-CN"/>
          </w:rPr>
          <w:t>尤利乌斯</w:t>
        </w:r>
      </w:ins>
      <w:ins w:id="624" w:author="salted鱼" w:date="2026-07-01T13:46:39Z">
        <w:r>
          <w:rPr>
            <w:rFonts w:hint="eastAsia" w:ascii="宋体" w:hAnsi="宋体" w:eastAsia="宋体" w:cs="宋体"/>
            <w:sz w:val="24"/>
            <w:szCs w:val="24"/>
            <w:lang w:val="en-US" w:eastAsia="zh-CN"/>
          </w:rPr>
          <w:t>被</w:t>
        </w:r>
      </w:ins>
      <w:ins w:id="625" w:author="salted鱼" w:date="2026-07-01T13:46:44Z">
        <w:r>
          <w:rPr>
            <w:rFonts w:hint="eastAsia" w:ascii="宋体" w:hAnsi="宋体" w:eastAsia="宋体" w:cs="宋体"/>
            <w:sz w:val="24"/>
            <w:szCs w:val="24"/>
            <w:lang w:val="en-US" w:eastAsia="zh-CN"/>
          </w:rPr>
          <w:t>拽进</w:t>
        </w:r>
      </w:ins>
      <w:ins w:id="626" w:author="salted鱼" w:date="2026-07-01T13:46:48Z">
        <w:r>
          <w:rPr>
            <w:rFonts w:hint="eastAsia" w:ascii="宋体" w:hAnsi="宋体" w:eastAsia="宋体" w:cs="宋体"/>
            <w:sz w:val="24"/>
            <w:szCs w:val="24"/>
            <w:lang w:val="en-US" w:eastAsia="zh-CN"/>
          </w:rPr>
          <w:t>隔间</w:t>
        </w:r>
      </w:ins>
      <w:ins w:id="627" w:author="salted鱼" w:date="2026-07-01T13:46:49Z">
        <w:r>
          <w:rPr>
            <w:rFonts w:hint="eastAsia" w:ascii="宋体" w:hAnsi="宋体" w:eastAsia="宋体" w:cs="宋体"/>
            <w:sz w:val="24"/>
            <w:szCs w:val="24"/>
            <w:lang w:val="en-US" w:eastAsia="zh-CN"/>
          </w:rPr>
          <w:t>，</w:t>
        </w:r>
      </w:ins>
      <w:ins w:id="628" w:author="salted鱼" w:date="2026-07-01T13:46:57Z">
        <w:r>
          <w:rPr>
            <w:rFonts w:hint="eastAsia" w:ascii="宋体" w:hAnsi="宋体" w:eastAsia="宋体" w:cs="宋体"/>
            <w:sz w:val="24"/>
            <w:szCs w:val="24"/>
            <w:lang w:val="en-US" w:eastAsia="zh-CN"/>
          </w:rPr>
          <w:t>摇摇头</w:t>
        </w:r>
      </w:ins>
      <w:ins w:id="629" w:author="salted鱼" w:date="2026-07-01T13:46:58Z">
        <w:r>
          <w:rPr>
            <w:rFonts w:hint="eastAsia" w:ascii="宋体" w:hAnsi="宋体" w:eastAsia="宋体" w:cs="宋体"/>
            <w:sz w:val="24"/>
            <w:szCs w:val="24"/>
            <w:lang w:val="en-US" w:eastAsia="zh-CN"/>
          </w:rPr>
          <w:t>，</w:t>
        </w:r>
      </w:ins>
      <w:ins w:id="630" w:author="salted鱼" w:date="2026-07-01T13:46:59Z">
        <w:r>
          <w:rPr>
            <w:rFonts w:hint="eastAsia" w:ascii="宋体" w:hAnsi="宋体" w:eastAsia="宋体" w:cs="宋体"/>
            <w:sz w:val="24"/>
            <w:szCs w:val="24"/>
            <w:lang w:val="en-US" w:eastAsia="zh-CN"/>
          </w:rPr>
          <w:t>给自己</w:t>
        </w:r>
      </w:ins>
      <w:ins w:id="631" w:author="salted鱼" w:date="2026-07-01T13:47:15Z">
        <w:r>
          <w:rPr>
            <w:rFonts w:hint="eastAsia" w:ascii="宋体" w:hAnsi="宋体" w:eastAsia="宋体" w:cs="宋体"/>
            <w:sz w:val="24"/>
            <w:szCs w:val="24"/>
            <w:lang w:val="en-US" w:eastAsia="zh-CN"/>
          </w:rPr>
          <w:t>倒了一杯酒</w:t>
        </w:r>
      </w:ins>
      <w:ins w:id="632" w:author="salted鱼" w:date="2026-07-01T13:47:16Z">
        <w:r>
          <w:rPr>
            <w:rFonts w:hint="eastAsia" w:ascii="宋体" w:hAnsi="宋体" w:eastAsia="宋体" w:cs="宋体"/>
            <w:sz w:val="24"/>
            <w:szCs w:val="24"/>
            <w:lang w:val="en-US" w:eastAsia="zh-CN"/>
          </w:rPr>
          <w:t>。</w:t>
        </w:r>
      </w:ins>
    </w:p>
    <w:p w14:paraId="28B501B2">
      <w:pPr>
        <w:bidi w:val="0"/>
        <w:spacing w:beforeLines="0" w:afterLines="0"/>
        <w:rPr>
          <w:ins w:id="633" w:author="salted鱼" w:date="2026-07-01T13:47:48Z"/>
          <w:rFonts w:hint="eastAsia" w:ascii="宋体" w:hAnsi="宋体" w:eastAsia="宋体" w:cs="宋体"/>
          <w:sz w:val="24"/>
          <w:szCs w:val="24"/>
          <w:lang w:val="en-US" w:eastAsia="zh-CN"/>
        </w:rPr>
      </w:pPr>
      <w:ins w:id="634" w:author="salted鱼" w:date="2026-07-01T13:47:38Z">
        <w:r>
          <w:rPr>
            <w:rFonts w:hint="eastAsia" w:ascii="宋体" w:hAnsi="宋体" w:eastAsia="宋体" w:cs="宋体"/>
            <w:sz w:val="24"/>
            <w:szCs w:val="24"/>
            <w:lang w:val="en-US" w:eastAsia="zh-CN"/>
          </w:rPr>
          <w:t>里文（</w:t>
        </w:r>
      </w:ins>
      <w:ins w:id="635" w:author="salted鱼" w:date="2026-07-01T13:47:41Z">
        <w:r>
          <w:rPr>
            <w:rFonts w:hint="eastAsia" w:ascii="宋体" w:hAnsi="宋体" w:eastAsia="宋体" w:cs="宋体"/>
            <w:sz w:val="24"/>
            <w:szCs w:val="24"/>
            <w:lang w:val="en-US" w:eastAsia="zh-CN"/>
          </w:rPr>
          <w:t>轻笑</w:t>
        </w:r>
      </w:ins>
      <w:ins w:id="636" w:author="salted鱼" w:date="2026-07-01T13:47:38Z">
        <w:r>
          <w:rPr>
            <w:rFonts w:hint="eastAsia" w:ascii="宋体" w:hAnsi="宋体" w:eastAsia="宋体" w:cs="宋体"/>
            <w:sz w:val="24"/>
            <w:szCs w:val="24"/>
            <w:lang w:val="en-US" w:eastAsia="zh-CN"/>
          </w:rPr>
          <w:t>）</w:t>
        </w:r>
      </w:ins>
      <w:ins w:id="637" w:author="salted鱼" w:date="2026-07-01T13:47:42Z">
        <w:r>
          <w:rPr>
            <w:rFonts w:hint="eastAsia" w:ascii="宋体" w:hAnsi="宋体" w:eastAsia="宋体" w:cs="宋体"/>
            <w:sz w:val="24"/>
            <w:szCs w:val="24"/>
            <w:lang w:val="en-US" w:eastAsia="zh-CN"/>
          </w:rPr>
          <w:t>：</w:t>
        </w:r>
      </w:ins>
      <w:ins w:id="638" w:author="salted鱼" w:date="2026-07-01T13:47:44Z">
        <w:r>
          <w:rPr>
            <w:rFonts w:hint="eastAsia" w:ascii="宋体" w:hAnsi="宋体" w:eastAsia="宋体" w:cs="宋体"/>
            <w:sz w:val="24"/>
            <w:szCs w:val="24"/>
            <w:lang w:val="en-US" w:eastAsia="zh-CN"/>
          </w:rPr>
          <w:t>没想到</w:t>
        </w:r>
      </w:ins>
      <w:ins w:id="639" w:author="salted鱼" w:date="2026-07-01T13:47:45Z">
        <w:r>
          <w:rPr>
            <w:rFonts w:hint="eastAsia" w:ascii="宋体" w:hAnsi="宋体" w:eastAsia="宋体" w:cs="宋体"/>
            <w:sz w:val="24"/>
            <w:szCs w:val="24"/>
            <w:lang w:val="en-US" w:eastAsia="zh-CN"/>
          </w:rPr>
          <w:t>.</w:t>
        </w:r>
      </w:ins>
      <w:ins w:id="640" w:author="salted鱼" w:date="2026-07-01T13:47:46Z">
        <w:r>
          <w:rPr>
            <w:rFonts w:hint="eastAsia" w:ascii="宋体" w:hAnsi="宋体" w:eastAsia="宋体" w:cs="宋体"/>
            <w:sz w:val="24"/>
            <w:szCs w:val="24"/>
            <w:lang w:val="en-US" w:eastAsia="zh-CN"/>
          </w:rPr>
          <w:t>.....</w:t>
        </w:r>
      </w:ins>
    </w:p>
    <w:p w14:paraId="3A7E46BE">
      <w:pPr>
        <w:bidi w:val="0"/>
        <w:spacing w:beforeLines="0" w:afterLines="0"/>
        <w:rPr>
          <w:ins w:id="641" w:author="salted鱼" w:date="2026-07-01T13:48:40Z"/>
          <w:rFonts w:hint="eastAsia" w:ascii="宋体" w:hAnsi="宋体" w:eastAsia="宋体" w:cs="宋体"/>
          <w:sz w:val="24"/>
          <w:szCs w:val="24"/>
          <w:lang w:val="en-US" w:eastAsia="zh-CN"/>
        </w:rPr>
      </w:pPr>
      <w:ins w:id="642" w:author="salted鱼" w:date="2026-07-01T13:47:55Z">
        <w:r>
          <w:rPr>
            <w:rFonts w:hint="eastAsia" w:ascii="宋体" w:hAnsi="宋体" w:eastAsia="宋体" w:cs="宋体"/>
            <w:sz w:val="24"/>
            <w:szCs w:val="24"/>
          </w:rPr>
          <w:t>△</w:t>
        </w:r>
      </w:ins>
      <w:ins w:id="643" w:author="salted鱼" w:date="2026-07-01T13:48:09Z">
        <w:r>
          <w:rPr>
            <w:rFonts w:hint="eastAsia" w:ascii="宋体" w:hAnsi="宋体" w:eastAsia="宋体" w:cs="宋体"/>
            <w:sz w:val="24"/>
            <w:szCs w:val="24"/>
            <w:lang w:eastAsia="zh-CN"/>
          </w:rPr>
          <w:t>“</w:t>
        </w:r>
      </w:ins>
      <w:ins w:id="644" w:author="salted鱼" w:date="2026-07-01T13:50:42Z">
        <w:r>
          <w:rPr>
            <w:rFonts w:hint="eastAsia" w:ascii="宋体" w:hAnsi="宋体" w:eastAsia="宋体" w:cs="宋体"/>
            <w:sz w:val="24"/>
            <w:szCs w:val="24"/>
            <w:lang w:val="en-US" w:eastAsia="zh-CN"/>
          </w:rPr>
          <w:t>砰</w:t>
        </w:r>
      </w:ins>
      <w:ins w:id="645" w:author="salted鱼" w:date="2026-07-01T13:48:14Z">
        <w:r>
          <w:rPr>
            <w:rFonts w:hint="eastAsia" w:ascii="宋体" w:hAnsi="宋体" w:eastAsia="宋体" w:cs="宋体"/>
            <w:sz w:val="24"/>
            <w:szCs w:val="24"/>
            <w:lang w:val="en-US" w:eastAsia="zh-CN"/>
          </w:rPr>
          <w:t>！</w:t>
        </w:r>
      </w:ins>
      <w:ins w:id="646" w:author="salted鱼" w:date="2026-07-01T13:48:10Z">
        <w:r>
          <w:rPr>
            <w:rFonts w:hint="eastAsia" w:ascii="宋体" w:hAnsi="宋体" w:eastAsia="宋体" w:cs="宋体"/>
            <w:sz w:val="24"/>
            <w:szCs w:val="24"/>
            <w:lang w:eastAsia="zh-CN"/>
          </w:rPr>
          <w:t>”</w:t>
        </w:r>
      </w:ins>
      <w:ins w:id="647" w:author="salted鱼" w:date="2026-07-01T13:48:28Z">
        <w:r>
          <w:rPr>
            <w:rFonts w:hint="eastAsia" w:ascii="宋体" w:hAnsi="宋体" w:eastAsia="宋体" w:cs="宋体"/>
            <w:sz w:val="24"/>
            <w:szCs w:val="24"/>
            <w:lang w:val="en-US" w:eastAsia="zh-CN"/>
          </w:rPr>
          <w:t>包厢门</w:t>
        </w:r>
      </w:ins>
      <w:ins w:id="648" w:author="salted鱼" w:date="2026-07-01T13:48:31Z">
        <w:r>
          <w:rPr>
            <w:rFonts w:hint="eastAsia" w:ascii="宋体" w:hAnsi="宋体" w:eastAsia="宋体" w:cs="宋体"/>
            <w:sz w:val="24"/>
            <w:szCs w:val="24"/>
            <w:lang w:val="en-US" w:eastAsia="zh-CN"/>
          </w:rPr>
          <w:t>被踹开了</w:t>
        </w:r>
      </w:ins>
      <w:ins w:id="649" w:author="salted鱼" w:date="2026-07-01T13:48:34Z">
        <w:r>
          <w:rPr>
            <w:rFonts w:hint="eastAsia" w:ascii="宋体" w:hAnsi="宋体" w:eastAsia="宋体" w:cs="宋体"/>
            <w:sz w:val="24"/>
            <w:szCs w:val="24"/>
            <w:lang w:val="en-US" w:eastAsia="zh-CN"/>
          </w:rPr>
          <w:t>，</w:t>
        </w:r>
      </w:ins>
      <w:ins w:id="650" w:author="salted鱼" w:date="2026-07-01T13:48:37Z">
        <w:r>
          <w:rPr>
            <w:rFonts w:hint="eastAsia" w:ascii="宋体" w:hAnsi="宋体" w:eastAsia="宋体" w:cs="宋体"/>
            <w:sz w:val="24"/>
            <w:szCs w:val="24"/>
            <w:lang w:val="en-US" w:eastAsia="zh-CN"/>
          </w:rPr>
          <w:t>发出一声巨响</w:t>
        </w:r>
      </w:ins>
      <w:ins w:id="651" w:author="salted鱼" w:date="2026-07-01T13:48:39Z">
        <w:r>
          <w:rPr>
            <w:rFonts w:hint="eastAsia" w:ascii="宋体" w:hAnsi="宋体" w:eastAsia="宋体" w:cs="宋体"/>
            <w:sz w:val="24"/>
            <w:szCs w:val="24"/>
            <w:lang w:val="en-US" w:eastAsia="zh-CN"/>
          </w:rPr>
          <w:t>。</w:t>
        </w:r>
      </w:ins>
    </w:p>
    <w:p w14:paraId="453B17B8">
      <w:pPr>
        <w:bidi w:val="0"/>
        <w:spacing w:beforeLines="0" w:afterLines="0"/>
        <w:rPr>
          <w:ins w:id="652" w:author="salted鱼" w:date="2026-07-01T13:47:05Z"/>
          <w:rFonts w:hint="eastAsia" w:ascii="宋体" w:hAnsi="宋体" w:eastAsia="宋体" w:cs="宋体"/>
          <w:sz w:val="24"/>
          <w:szCs w:val="24"/>
          <w:lang w:val="en-US" w:eastAsia="zh-CN"/>
        </w:rPr>
      </w:pPr>
      <w:ins w:id="653" w:author="salted鱼" w:date="2026-07-01T13:48:43Z">
        <w:r>
          <w:rPr>
            <w:rFonts w:hint="eastAsia" w:ascii="宋体" w:hAnsi="宋体" w:eastAsia="宋体" w:cs="宋体"/>
            <w:sz w:val="24"/>
            <w:szCs w:val="24"/>
            <w:lang w:val="en-US" w:eastAsia="zh-CN"/>
          </w:rPr>
          <w:t>阿尔瓦多</w:t>
        </w:r>
      </w:ins>
      <w:ins w:id="654" w:author="salted鱼" w:date="2026-07-01T13:48:45Z">
        <w:r>
          <w:rPr>
            <w:rFonts w:hint="eastAsia" w:ascii="宋体" w:hAnsi="宋体" w:eastAsia="宋体" w:cs="宋体"/>
            <w:sz w:val="24"/>
            <w:szCs w:val="24"/>
            <w:lang w:val="en-US" w:eastAsia="zh-CN"/>
          </w:rPr>
          <w:t>VO</w:t>
        </w:r>
      </w:ins>
      <w:ins w:id="655" w:author="salted鱼" w:date="2026-07-01T13:48:47Z">
        <w:r>
          <w:rPr>
            <w:rFonts w:hint="eastAsia" w:ascii="宋体" w:hAnsi="宋体" w:eastAsia="宋体" w:cs="宋体"/>
            <w:sz w:val="24"/>
            <w:szCs w:val="24"/>
            <w:lang w:val="en-US" w:eastAsia="zh-CN"/>
          </w:rPr>
          <w:t>：</w:t>
        </w:r>
      </w:ins>
      <w:ins w:id="656" w:author="salted鱼" w:date="2026-07-01T13:48:50Z">
        <w:r>
          <w:rPr>
            <w:rFonts w:hint="eastAsia" w:ascii="宋体" w:hAnsi="宋体" w:eastAsia="宋体" w:cs="宋体"/>
            <w:sz w:val="24"/>
            <w:szCs w:val="24"/>
            <w:lang w:val="en-US" w:eastAsia="zh-CN"/>
          </w:rPr>
          <w:t>逆子</w:t>
        </w:r>
      </w:ins>
      <w:ins w:id="657" w:author="salted鱼" w:date="2026-07-01T13:48:51Z">
        <w:r>
          <w:rPr>
            <w:rFonts w:hint="eastAsia" w:ascii="宋体" w:hAnsi="宋体" w:eastAsia="宋体" w:cs="宋体"/>
            <w:sz w:val="24"/>
            <w:szCs w:val="24"/>
            <w:lang w:val="en-US" w:eastAsia="zh-CN"/>
          </w:rPr>
          <w:t>！</w:t>
        </w:r>
      </w:ins>
    </w:p>
    <w:p w14:paraId="2E0CB929">
      <w:pPr>
        <w:pStyle w:val="3"/>
        <w:bidi w:val="0"/>
        <w:rPr>
          <w:rFonts w:hint="eastAsia" w:ascii="宋体" w:hAnsi="宋体" w:eastAsia="宋体" w:cs="宋体"/>
          <w:b w:val="0"/>
          <w:bCs w:val="0"/>
          <w:szCs w:val="24"/>
          <w:lang w:val="en-US" w:eastAsia="zh-CN"/>
        </w:rPr>
      </w:pPr>
      <w:r>
        <w:rPr>
          <w:rFonts w:hint="eastAsia"/>
          <w:lang w:val="en-US" w:eastAsia="zh-CN"/>
        </w:rPr>
        <w:t>第24集</w:t>
      </w:r>
    </w:p>
    <w:p w14:paraId="60DB05F0">
      <w:pPr>
        <w:spacing w:beforeLines="0" w:afterLines="0"/>
        <w:rPr>
          <w:rFonts w:hint="eastAsia" w:ascii="宋体" w:hAnsi="宋体" w:eastAsia="宋体" w:cs="宋体"/>
          <w:b/>
          <w:bCs/>
          <w:sz w:val="24"/>
          <w:szCs w:val="24"/>
          <w:lang w:val="en-US" w:eastAsia="zh-CN"/>
        </w:rPr>
      </w:pPr>
      <w:commentRangeStart w:id="3"/>
      <w:r>
        <w:rPr>
          <w:rFonts w:hint="eastAsia" w:ascii="宋体" w:hAnsi="宋体" w:eastAsia="宋体" w:cs="宋体"/>
          <w:b/>
          <w:bCs/>
          <w:sz w:val="24"/>
          <w:szCs w:val="24"/>
          <w:lang w:val="en-US" w:eastAsia="zh-CN"/>
        </w:rPr>
        <w:t>024-2 俱乐部二楼VIP包厢/夜/内</w:t>
      </w:r>
    </w:p>
    <w:p w14:paraId="70EF7ADB">
      <w:pPr>
        <w:spacing w:beforeLines="0" w:afterLine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人物：里文、阿尔瓦多、维莱拉</w:t>
      </w:r>
    </w:p>
    <w:p w14:paraId="397F9C65">
      <w:pPr>
        <w:spacing w:beforeLines="0" w:afterLines="0"/>
        <w:rPr>
          <w:del w:id="658" w:author="salted鱼" w:date="2026-07-01T13:57:47Z"/>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del w:id="659" w:author="salted鱼" w:date="2026-07-01T13:57:47Z">
        <w:r>
          <w:rPr>
            <w:rFonts w:hint="eastAsia" w:ascii="宋体" w:hAnsi="宋体" w:eastAsia="宋体" w:cs="宋体"/>
            <w:b w:val="0"/>
            <w:bCs w:val="0"/>
            <w:sz w:val="24"/>
            <w:szCs w:val="24"/>
            <w:lang w:val="en-US" w:eastAsia="zh-CN"/>
          </w:rPr>
          <w:delText>木门被阿尔瓦多一脚狠狠踹开。</w:delText>
        </w:r>
      </w:del>
    </w:p>
    <w:p w14:paraId="25BA9168">
      <w:pPr>
        <w:spacing w:beforeLines="0" w:afterLines="0"/>
        <w:rPr>
          <w:del w:id="660" w:author="salted鱼" w:date="2026-07-01T13:57:47Z"/>
          <w:rFonts w:hint="eastAsia" w:ascii="宋体" w:hAnsi="宋体" w:eastAsia="宋体" w:cs="宋体"/>
          <w:b w:val="0"/>
          <w:bCs w:val="0"/>
          <w:sz w:val="24"/>
          <w:szCs w:val="24"/>
          <w:lang w:val="en-US" w:eastAsia="zh-CN"/>
        </w:rPr>
      </w:pPr>
      <w:del w:id="661" w:author="salted鱼" w:date="2026-07-01T13:57:47Z">
        <w:r>
          <w:rPr>
            <w:rFonts w:hint="eastAsia" w:ascii="宋体" w:hAnsi="宋体" w:eastAsia="宋体" w:cs="宋体"/>
            <w:b w:val="0"/>
            <w:bCs w:val="0"/>
            <w:sz w:val="24"/>
            <w:szCs w:val="24"/>
            <w:lang w:val="en-US" w:eastAsia="zh-CN"/>
          </w:rPr>
          <w:delText>△包厢内，里文正慵懒地靠在沙发上，领口微敞，手里端着一杯酒。</w:delText>
        </w:r>
      </w:del>
    </w:p>
    <w:p w14:paraId="609E4674">
      <w:pPr>
        <w:spacing w:beforeLines="0" w:afterLines="0"/>
        <w:rPr>
          <w:del w:id="662" w:author="salted鱼" w:date="2026-07-01T13:57:47Z"/>
          <w:rFonts w:hint="eastAsia" w:ascii="宋体" w:hAnsi="宋体" w:eastAsia="宋体" w:cs="宋体"/>
          <w:b w:val="0"/>
          <w:bCs w:val="0"/>
          <w:sz w:val="24"/>
          <w:szCs w:val="24"/>
          <w:lang w:val="en-US" w:eastAsia="zh-CN"/>
        </w:rPr>
      </w:pPr>
      <w:del w:id="663" w:author="salted鱼" w:date="2026-07-01T13:57:47Z">
        <w:r>
          <w:rPr>
            <w:rFonts w:hint="eastAsia" w:ascii="宋体" w:hAnsi="宋体" w:eastAsia="宋体" w:cs="宋体"/>
            <w:b w:val="0"/>
            <w:bCs w:val="0"/>
            <w:sz w:val="24"/>
            <w:szCs w:val="24"/>
            <w:lang w:val="en-US" w:eastAsia="zh-CN"/>
          </w:rPr>
          <w:delText>△阿尔瓦多权杖猛击地面，怒吼。</w:delText>
        </w:r>
      </w:del>
    </w:p>
    <w:p w14:paraId="7C18C34F">
      <w:pPr>
        <w:spacing w:beforeLines="0" w:afterLines="0"/>
        <w:rPr>
          <w:del w:id="664" w:author="salted鱼" w:date="2026-07-01T13:57:47Z"/>
          <w:rFonts w:hint="eastAsia" w:ascii="宋体" w:hAnsi="宋体" w:eastAsia="宋体" w:cs="宋体"/>
          <w:b w:val="0"/>
          <w:bCs w:val="0"/>
          <w:sz w:val="24"/>
          <w:szCs w:val="24"/>
          <w:lang w:val="en-US" w:eastAsia="zh-CN"/>
        </w:rPr>
      </w:pPr>
      <w:del w:id="665" w:author="salted鱼" w:date="2026-07-01T13:57:47Z">
        <w:r>
          <w:rPr>
            <w:rFonts w:hint="eastAsia" w:ascii="宋体" w:hAnsi="宋体" w:eastAsia="宋体" w:cs="宋体"/>
            <w:b w:val="0"/>
            <w:bCs w:val="0"/>
            <w:sz w:val="24"/>
            <w:szCs w:val="24"/>
            <w:lang w:val="en-US" w:eastAsia="zh-CN"/>
          </w:rPr>
          <w:delText>阿尔瓦多：不知廉耻的混账东西！</w:delText>
        </w:r>
      </w:del>
      <w:del w:id="666" w:author="salted鱼" w:date="2026-07-01T13:57:47Z">
        <w:r>
          <w:rPr>
            <w:rFonts w:hint="eastAsia" w:ascii="宋体" w:hAnsi="宋体" w:eastAsia="宋体" w:cs="宋体"/>
            <w:sz w:val="24"/>
            <w:szCs w:val="24"/>
          </w:rPr>
          <w:delText>你还要把家族的脸丢到什么时候？</w:delText>
        </w:r>
      </w:del>
      <w:del w:id="667" w:author="salted鱼" w:date="2026-07-01T13:57:47Z">
        <w:r>
          <w:rPr>
            <w:rFonts w:hint="eastAsia" w:ascii="宋体" w:hAnsi="宋体" w:eastAsia="宋体" w:cs="宋体"/>
            <w:b w:val="0"/>
            <w:bCs w:val="0"/>
            <w:sz w:val="24"/>
            <w:szCs w:val="24"/>
            <w:lang w:val="en-US" w:eastAsia="zh-CN"/>
          </w:rPr>
          <w:delText>现在就跟我回府！</w:delText>
        </w:r>
      </w:del>
    </w:p>
    <w:p w14:paraId="77334A29">
      <w:pPr>
        <w:spacing w:beforeLines="0" w:afterLines="0"/>
        <w:rPr>
          <w:del w:id="668" w:author="salted鱼" w:date="2026-07-01T13:57:47Z"/>
          <w:rFonts w:hint="eastAsia" w:ascii="宋体" w:hAnsi="宋体" w:eastAsia="宋体" w:cs="宋体"/>
          <w:b w:val="0"/>
          <w:bCs w:val="0"/>
          <w:sz w:val="24"/>
          <w:szCs w:val="24"/>
          <w:lang w:val="en-US" w:eastAsia="zh-CN"/>
        </w:rPr>
      </w:pPr>
      <w:del w:id="669" w:author="salted鱼" w:date="2026-07-01T13:57:47Z">
        <w:r>
          <w:rPr>
            <w:rFonts w:hint="eastAsia" w:ascii="宋体" w:hAnsi="宋体" w:eastAsia="宋体" w:cs="宋体"/>
            <w:b w:val="0"/>
            <w:bCs w:val="0"/>
            <w:sz w:val="24"/>
            <w:szCs w:val="24"/>
            <w:lang w:val="en-US" w:eastAsia="zh-CN"/>
          </w:rPr>
          <w:delText>△里文慢条斯理地喝了一口酒。</w:delText>
        </w:r>
      </w:del>
    </w:p>
    <w:p w14:paraId="4A0386C0">
      <w:pPr>
        <w:spacing w:beforeLines="0" w:afterLines="0"/>
        <w:rPr>
          <w:del w:id="670" w:author="salted鱼" w:date="2026-07-01T13:57:47Z"/>
          <w:rFonts w:hint="eastAsia" w:ascii="宋体" w:hAnsi="宋体" w:eastAsia="宋体" w:cs="宋体"/>
          <w:b w:val="0"/>
          <w:bCs w:val="0"/>
          <w:sz w:val="24"/>
          <w:szCs w:val="24"/>
          <w:lang w:val="en-US" w:eastAsia="zh-CN"/>
        </w:rPr>
      </w:pPr>
      <w:del w:id="671" w:author="salted鱼" w:date="2026-07-01T13:57:47Z">
        <w:r>
          <w:rPr>
            <w:rFonts w:hint="eastAsia" w:ascii="宋体" w:hAnsi="宋体" w:eastAsia="宋体" w:cs="宋体"/>
            <w:b w:val="0"/>
            <w:bCs w:val="0"/>
            <w:sz w:val="24"/>
            <w:szCs w:val="24"/>
            <w:lang w:val="en-US" w:eastAsia="zh-CN"/>
          </w:rPr>
          <w:delText>维莱拉：里文啊，母亲知道，你从小就喜欢在这些下贱地方玩乐，这风流的性子一时半会儿改不了……但你现在身份不同了，多少也要克制一下啊！</w:delText>
        </w:r>
      </w:del>
    </w:p>
    <w:p w14:paraId="7789113D">
      <w:pPr>
        <w:spacing w:beforeLines="0" w:afterLines="0"/>
        <w:rPr>
          <w:del w:id="672" w:author="salted鱼" w:date="2026-07-01T13:57:47Z"/>
          <w:rFonts w:hint="eastAsia" w:ascii="宋体" w:hAnsi="宋体" w:eastAsia="宋体" w:cs="宋体"/>
          <w:b w:val="0"/>
          <w:bCs w:val="0"/>
          <w:sz w:val="24"/>
          <w:szCs w:val="24"/>
          <w:lang w:val="en-US" w:eastAsia="zh-CN"/>
        </w:rPr>
      </w:pPr>
      <w:del w:id="673" w:author="salted鱼" w:date="2026-07-01T13:57:47Z">
        <w:r>
          <w:rPr>
            <w:rFonts w:hint="eastAsia" w:ascii="宋体" w:hAnsi="宋体" w:eastAsia="宋体" w:cs="宋体"/>
            <w:b w:val="0"/>
            <w:bCs w:val="0"/>
            <w:sz w:val="24"/>
            <w:szCs w:val="24"/>
            <w:lang w:val="en-US" w:eastAsia="zh-CN"/>
          </w:rPr>
          <w:delText>里文：如果公爵大人只是来破坏我喝酒的兴致，门在你们身后，不送。</w:delText>
        </w:r>
      </w:del>
    </w:p>
    <w:p w14:paraId="04403878">
      <w:pPr>
        <w:spacing w:beforeLines="0" w:afterLines="0"/>
        <w:rPr>
          <w:ins w:id="674" w:author="salted鱼" w:date="2026-07-01T14:04:50Z"/>
          <w:rFonts w:hint="eastAsia" w:ascii="宋体" w:hAnsi="宋体" w:eastAsia="宋体" w:cs="宋体"/>
          <w:sz w:val="24"/>
          <w:lang w:val="en-US" w:eastAsia="zh-CN"/>
        </w:rPr>
      </w:pPr>
      <w:del w:id="675" w:author="salted鱼" w:date="2026-07-01T13:57:47Z">
        <w:r>
          <w:rPr>
            <w:rFonts w:hint="eastAsia" w:ascii="宋体" w:hAnsi="宋体" w:eastAsia="宋体" w:cs="宋体"/>
            <w:b w:val="0"/>
            <w:bCs w:val="0"/>
            <w:sz w:val="24"/>
            <w:szCs w:val="24"/>
            <w:lang w:val="en-US" w:eastAsia="zh-CN"/>
          </w:rPr>
          <w:delText>△阿尔瓦多咬牙切齿。</w:delText>
        </w:r>
        <w:commentRangeEnd w:id="3"/>
      </w:del>
      <w:del w:id="676" w:author="salted鱼" w:date="2026-07-01T13:57:47Z">
        <w:r>
          <w:rPr>
            <w:rFonts w:hint="eastAsia" w:ascii="宋体" w:hAnsi="宋体" w:eastAsia="宋体" w:cs="宋体"/>
            <w:sz w:val="24"/>
          </w:rPr>
          <w:commentReference w:id="3"/>
        </w:r>
      </w:del>
      <w:ins w:id="677" w:author="salted鱼" w:date="2026-07-01T13:58:33Z">
        <w:r>
          <w:rPr>
            <w:rFonts w:hint="eastAsia" w:ascii="宋体" w:hAnsi="宋体" w:eastAsia="宋体" w:cs="宋体"/>
            <w:sz w:val="24"/>
            <w:lang w:val="en-US" w:eastAsia="zh-CN"/>
          </w:rPr>
          <w:t>阿尔瓦多</w:t>
        </w:r>
      </w:ins>
      <w:ins w:id="678" w:author="salted鱼" w:date="2026-07-01T13:58:45Z">
        <w:r>
          <w:rPr>
            <w:rFonts w:hint="eastAsia" w:ascii="宋体" w:hAnsi="宋体" w:eastAsia="宋体" w:cs="宋体"/>
            <w:sz w:val="24"/>
            <w:lang w:val="en-US" w:eastAsia="zh-CN"/>
          </w:rPr>
          <w:t>面沉如水，</w:t>
        </w:r>
      </w:ins>
      <w:ins w:id="679" w:author="salted鱼" w:date="2026-07-01T13:58:48Z">
        <w:r>
          <w:rPr>
            <w:rFonts w:hint="eastAsia" w:ascii="宋体" w:hAnsi="宋体" w:eastAsia="宋体" w:cs="宋体"/>
            <w:sz w:val="24"/>
            <w:lang w:val="en-US" w:eastAsia="zh-CN"/>
          </w:rPr>
          <w:t>带着</w:t>
        </w:r>
      </w:ins>
      <w:ins w:id="680" w:author="salted鱼" w:date="2026-07-01T13:59:30Z">
        <w:r>
          <w:rPr>
            <w:rFonts w:hint="eastAsia" w:ascii="宋体" w:hAnsi="宋体" w:eastAsia="宋体" w:cs="宋体"/>
            <w:sz w:val="24"/>
            <w:lang w:val="en-US" w:eastAsia="zh-CN"/>
          </w:rPr>
          <w:t>几名侍卫</w:t>
        </w:r>
      </w:ins>
      <w:ins w:id="681" w:author="salted鱼" w:date="2026-07-01T14:03:12Z">
        <w:r>
          <w:rPr>
            <w:rFonts w:hint="eastAsia" w:ascii="宋体" w:hAnsi="宋体" w:eastAsia="宋体" w:cs="宋体"/>
            <w:sz w:val="24"/>
            <w:lang w:val="en-US" w:eastAsia="zh-CN"/>
          </w:rPr>
          <w:t>冲进来，</w:t>
        </w:r>
      </w:ins>
      <w:ins w:id="682" w:author="salted鱼" w:date="2026-07-01T14:03:15Z">
        <w:r>
          <w:rPr>
            <w:rFonts w:hint="eastAsia" w:ascii="宋体" w:hAnsi="宋体" w:eastAsia="宋体" w:cs="宋体"/>
            <w:sz w:val="24"/>
            <w:lang w:val="en-US" w:eastAsia="zh-CN"/>
          </w:rPr>
          <w:t>维莱拉</w:t>
        </w:r>
      </w:ins>
      <w:ins w:id="683" w:author="salted鱼" w:date="2026-07-01T14:13:54Z">
        <w:r>
          <w:rPr>
            <w:rFonts w:hint="eastAsia" w:ascii="宋体" w:hAnsi="宋体" w:eastAsia="宋体" w:cs="宋体"/>
            <w:sz w:val="24"/>
            <w:lang w:val="en-US" w:eastAsia="zh-CN"/>
          </w:rPr>
          <w:t>则</w:t>
        </w:r>
      </w:ins>
      <w:ins w:id="684" w:author="salted鱼" w:date="2026-07-01T14:03:17Z">
        <w:r>
          <w:rPr>
            <w:rFonts w:hint="eastAsia" w:ascii="宋体" w:hAnsi="宋体" w:eastAsia="宋体" w:cs="宋体"/>
            <w:sz w:val="24"/>
            <w:lang w:val="en-US" w:eastAsia="zh-CN"/>
          </w:rPr>
          <w:t>得意地</w:t>
        </w:r>
      </w:ins>
      <w:ins w:id="685" w:author="salted鱼" w:date="2026-07-01T14:03:19Z">
        <w:r>
          <w:rPr>
            <w:rFonts w:hint="eastAsia" w:ascii="宋体" w:hAnsi="宋体" w:eastAsia="宋体" w:cs="宋体"/>
            <w:sz w:val="24"/>
            <w:lang w:val="en-US" w:eastAsia="zh-CN"/>
          </w:rPr>
          <w:t>跟在</w:t>
        </w:r>
      </w:ins>
      <w:ins w:id="686" w:author="salted鱼" w:date="2026-07-01T14:03:26Z">
        <w:r>
          <w:rPr>
            <w:rFonts w:hint="eastAsia" w:ascii="宋体" w:hAnsi="宋体" w:eastAsia="宋体" w:cs="宋体"/>
            <w:sz w:val="24"/>
            <w:lang w:val="en-US" w:eastAsia="zh-CN"/>
          </w:rPr>
          <w:t>阿尔瓦多</w:t>
        </w:r>
      </w:ins>
      <w:ins w:id="687" w:author="salted鱼" w:date="2026-07-01T14:03:27Z">
        <w:r>
          <w:rPr>
            <w:rFonts w:hint="eastAsia" w:ascii="宋体" w:hAnsi="宋体" w:eastAsia="宋体" w:cs="宋体"/>
            <w:sz w:val="24"/>
            <w:lang w:val="en-US" w:eastAsia="zh-CN"/>
          </w:rPr>
          <w:t>身</w:t>
        </w:r>
      </w:ins>
      <w:ins w:id="688" w:author="salted鱼" w:date="2026-07-01T14:03:30Z">
        <w:r>
          <w:rPr>
            <w:rFonts w:hint="eastAsia" w:ascii="宋体" w:hAnsi="宋体" w:eastAsia="宋体" w:cs="宋体"/>
            <w:sz w:val="24"/>
            <w:lang w:val="en-US" w:eastAsia="zh-CN"/>
          </w:rPr>
          <w:t>后</w:t>
        </w:r>
      </w:ins>
      <w:ins w:id="689" w:author="salted鱼" w:date="2026-07-01T14:03:32Z">
        <w:r>
          <w:rPr>
            <w:rFonts w:hint="eastAsia" w:ascii="宋体" w:hAnsi="宋体" w:eastAsia="宋体" w:cs="宋体"/>
            <w:sz w:val="24"/>
            <w:lang w:val="en-US" w:eastAsia="zh-CN"/>
          </w:rPr>
          <w:t>。</w:t>
        </w:r>
      </w:ins>
    </w:p>
    <w:p w14:paraId="4705DCFC">
      <w:pPr>
        <w:spacing w:beforeLines="0" w:afterLines="0"/>
        <w:rPr>
          <w:rFonts w:hint="eastAsia" w:ascii="宋体" w:hAnsi="宋体" w:eastAsia="宋体" w:cs="宋体"/>
          <w:b w:val="0"/>
          <w:bCs w:val="0"/>
          <w:sz w:val="24"/>
          <w:szCs w:val="24"/>
          <w:lang w:val="en-US" w:eastAsia="zh-CN"/>
        </w:rPr>
      </w:pPr>
      <w:ins w:id="690" w:author="salted鱼" w:date="2026-07-01T14:05:36Z">
        <w:r>
          <w:rPr>
            <w:rFonts w:hint="eastAsia" w:ascii="宋体" w:hAnsi="宋体" w:eastAsia="宋体" w:cs="宋体"/>
            <w:b w:val="0"/>
            <w:bCs w:val="0"/>
            <w:sz w:val="24"/>
            <w:szCs w:val="24"/>
            <w:lang w:val="en-US" w:eastAsia="zh-CN"/>
          </w:rPr>
          <w:t>△</w:t>
        </w:r>
      </w:ins>
      <w:ins w:id="691" w:author="salted鱼" w:date="2026-07-01T14:05:40Z">
        <w:r>
          <w:rPr>
            <w:rFonts w:hint="eastAsia" w:ascii="宋体" w:hAnsi="宋体" w:eastAsia="宋体" w:cs="宋体"/>
            <w:b w:val="0"/>
            <w:bCs w:val="0"/>
            <w:sz w:val="24"/>
            <w:szCs w:val="24"/>
            <w:lang w:val="en-US" w:eastAsia="zh-CN"/>
          </w:rPr>
          <w:t>阿尔瓦多</w:t>
        </w:r>
      </w:ins>
      <w:ins w:id="692" w:author="salted鱼" w:date="2026-07-01T14:05:41Z">
        <w:r>
          <w:rPr>
            <w:rFonts w:hint="eastAsia" w:ascii="宋体" w:hAnsi="宋体" w:eastAsia="宋体" w:cs="宋体"/>
            <w:b w:val="0"/>
            <w:bCs w:val="0"/>
            <w:sz w:val="24"/>
            <w:szCs w:val="24"/>
            <w:lang w:val="en-US" w:eastAsia="zh-CN"/>
          </w:rPr>
          <w:t>看着</w:t>
        </w:r>
      </w:ins>
      <w:ins w:id="693" w:author="salted鱼" w:date="2026-07-01T14:06:22Z">
        <w:r>
          <w:rPr>
            <w:rFonts w:hint="eastAsia" w:ascii="宋体" w:hAnsi="宋体" w:eastAsia="宋体" w:cs="宋体"/>
            <w:b w:val="0"/>
            <w:bCs w:val="0"/>
            <w:sz w:val="24"/>
            <w:szCs w:val="24"/>
            <w:lang w:val="en-US" w:eastAsia="zh-CN"/>
          </w:rPr>
          <w:t>一片狼藉的</w:t>
        </w:r>
      </w:ins>
      <w:ins w:id="694" w:author="salted鱼" w:date="2026-07-01T14:06:25Z">
        <w:r>
          <w:rPr>
            <w:rFonts w:hint="eastAsia" w:ascii="宋体" w:hAnsi="宋体" w:eastAsia="宋体" w:cs="宋体"/>
            <w:b w:val="0"/>
            <w:bCs w:val="0"/>
            <w:sz w:val="24"/>
            <w:szCs w:val="24"/>
            <w:lang w:val="en-US" w:eastAsia="zh-CN"/>
          </w:rPr>
          <w:t>包厢</w:t>
        </w:r>
      </w:ins>
      <w:ins w:id="695" w:author="salted鱼" w:date="2026-07-01T14:06:27Z">
        <w:r>
          <w:rPr>
            <w:rFonts w:hint="eastAsia" w:ascii="宋体" w:hAnsi="宋体" w:eastAsia="宋体" w:cs="宋体"/>
            <w:b w:val="0"/>
            <w:bCs w:val="0"/>
            <w:sz w:val="24"/>
            <w:szCs w:val="24"/>
            <w:lang w:val="en-US" w:eastAsia="zh-CN"/>
          </w:rPr>
          <w:t>和</w:t>
        </w:r>
      </w:ins>
      <w:ins w:id="696" w:author="salted鱼" w:date="2026-07-01T14:06:41Z">
        <w:r>
          <w:rPr>
            <w:rFonts w:hint="eastAsia" w:ascii="宋体" w:hAnsi="宋体" w:eastAsia="宋体" w:cs="宋体"/>
            <w:b w:val="0"/>
            <w:bCs w:val="0"/>
            <w:sz w:val="24"/>
            <w:szCs w:val="24"/>
            <w:lang w:val="en-US" w:eastAsia="zh-CN"/>
          </w:rPr>
          <w:t>醉醺醺</w:t>
        </w:r>
      </w:ins>
      <w:ins w:id="697" w:author="salted鱼" w:date="2026-07-01T14:07:09Z">
        <w:r>
          <w:rPr>
            <w:rFonts w:hint="eastAsia" w:ascii="宋体" w:hAnsi="宋体" w:eastAsia="宋体" w:cs="宋体"/>
            <w:b w:val="0"/>
            <w:bCs w:val="0"/>
            <w:sz w:val="24"/>
            <w:szCs w:val="24"/>
            <w:lang w:val="en-US" w:eastAsia="zh-CN"/>
          </w:rPr>
          <w:t>的</w:t>
        </w:r>
      </w:ins>
      <w:ins w:id="698" w:author="salted鱼" w:date="2026-07-01T14:06:46Z">
        <w:r>
          <w:rPr>
            <w:rFonts w:hint="eastAsia" w:ascii="宋体" w:hAnsi="宋体" w:eastAsia="宋体" w:cs="宋体"/>
            <w:b w:val="0"/>
            <w:bCs w:val="0"/>
            <w:sz w:val="24"/>
            <w:szCs w:val="24"/>
            <w:lang w:val="en-US" w:eastAsia="zh-CN"/>
          </w:rPr>
          <w:t>里文</w:t>
        </w:r>
      </w:ins>
      <w:ins w:id="699" w:author="salted鱼" w:date="2026-07-01T14:07:04Z">
        <w:r>
          <w:rPr>
            <w:rFonts w:hint="eastAsia" w:ascii="宋体" w:hAnsi="宋体" w:eastAsia="宋体" w:cs="宋体"/>
            <w:b w:val="0"/>
            <w:bCs w:val="0"/>
            <w:sz w:val="24"/>
            <w:szCs w:val="24"/>
            <w:lang w:val="en-US" w:eastAsia="zh-CN"/>
          </w:rPr>
          <w:t>非常生气</w:t>
        </w:r>
      </w:ins>
      <w:ins w:id="700" w:author="salted鱼" w:date="2026-07-01T14:06:57Z">
        <w:r>
          <w:rPr>
            <w:rFonts w:hint="eastAsia" w:ascii="宋体" w:hAnsi="宋体" w:eastAsia="宋体" w:cs="宋体"/>
            <w:b w:val="0"/>
            <w:bCs w:val="0"/>
            <w:sz w:val="24"/>
            <w:szCs w:val="24"/>
            <w:lang w:val="en-US" w:eastAsia="zh-CN"/>
          </w:rPr>
          <w:t>，</w:t>
        </w:r>
      </w:ins>
      <w:ins w:id="701" w:author="salted鱼" w:date="2026-07-01T14:07:43Z">
        <w:r>
          <w:rPr>
            <w:rFonts w:hint="eastAsia" w:ascii="宋体" w:hAnsi="宋体" w:eastAsia="宋体" w:cs="宋体"/>
            <w:b w:val="0"/>
            <w:bCs w:val="0"/>
            <w:sz w:val="24"/>
            <w:szCs w:val="24"/>
            <w:lang w:val="en-US" w:eastAsia="zh-CN"/>
          </w:rPr>
          <w:t>手杖</w:t>
        </w:r>
      </w:ins>
      <w:ins w:id="702" w:author="salted鱼" w:date="2026-07-01T14:07:49Z">
        <w:r>
          <w:rPr>
            <w:rFonts w:hint="eastAsia" w:ascii="宋体" w:hAnsi="宋体" w:eastAsia="宋体" w:cs="宋体"/>
            <w:b w:val="0"/>
            <w:bCs w:val="0"/>
            <w:sz w:val="24"/>
            <w:szCs w:val="24"/>
            <w:lang w:val="en-US" w:eastAsia="zh-CN"/>
          </w:rPr>
          <w:t>狠狠地</w:t>
        </w:r>
      </w:ins>
      <w:ins w:id="703" w:author="salted鱼" w:date="2026-07-01T14:12:00Z">
        <w:r>
          <w:rPr>
            <w:rFonts w:hint="eastAsia" w:ascii="宋体" w:hAnsi="宋体" w:eastAsia="宋体" w:cs="宋体"/>
            <w:b w:val="0"/>
            <w:bCs w:val="0"/>
            <w:sz w:val="24"/>
            <w:szCs w:val="24"/>
            <w:lang w:val="en-US" w:eastAsia="zh-CN"/>
          </w:rPr>
          <w:t>敲</w:t>
        </w:r>
      </w:ins>
      <w:ins w:id="704" w:author="salted鱼" w:date="2026-07-01T14:12:03Z">
        <w:r>
          <w:rPr>
            <w:rFonts w:hint="eastAsia" w:ascii="宋体" w:hAnsi="宋体" w:eastAsia="宋体" w:cs="宋体"/>
            <w:b w:val="0"/>
            <w:bCs w:val="0"/>
            <w:sz w:val="24"/>
            <w:szCs w:val="24"/>
            <w:lang w:val="en-US" w:eastAsia="zh-CN"/>
          </w:rPr>
          <w:t>在</w:t>
        </w:r>
      </w:ins>
      <w:ins w:id="705" w:author="salted鱼" w:date="2026-07-01T14:12:00Z">
        <w:r>
          <w:rPr>
            <w:rFonts w:hint="eastAsia" w:ascii="宋体" w:hAnsi="宋体" w:eastAsia="宋体" w:cs="宋体"/>
            <w:b w:val="0"/>
            <w:bCs w:val="0"/>
            <w:sz w:val="24"/>
            <w:szCs w:val="24"/>
            <w:lang w:val="en-US" w:eastAsia="zh-CN"/>
          </w:rPr>
          <w:t>地面</w:t>
        </w:r>
      </w:ins>
      <w:ins w:id="706" w:author="salted鱼" w:date="2026-07-01T14:08:02Z">
        <w:r>
          <w:rPr>
            <w:rFonts w:hint="eastAsia" w:ascii="宋体" w:hAnsi="宋体" w:eastAsia="宋体" w:cs="宋体"/>
            <w:b w:val="0"/>
            <w:bCs w:val="0"/>
            <w:sz w:val="24"/>
            <w:szCs w:val="24"/>
            <w:lang w:val="en-US" w:eastAsia="zh-CN"/>
          </w:rPr>
          <w:t>。</w:t>
        </w:r>
      </w:ins>
    </w:p>
    <w:p w14:paraId="746B504E">
      <w:pPr>
        <w:spacing w:beforeLines="0" w:afterLines="0"/>
        <w:rPr>
          <w:ins w:id="707" w:author="salted鱼" w:date="2026-07-01T14:12:10Z"/>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阿尔瓦多：</w:t>
      </w:r>
      <w:ins w:id="708" w:author="salted鱼" w:date="2026-07-01T14:05:14Z">
        <w:r>
          <w:rPr>
            <w:rFonts w:hint="eastAsia" w:ascii="宋体" w:hAnsi="宋体" w:eastAsia="宋体" w:cs="宋体"/>
            <w:i w:val="0"/>
            <w:iCs w:val="0"/>
            <w:caps w:val="0"/>
            <w:color w:val="424242"/>
            <w:spacing w:val="0"/>
            <w:sz w:val="24"/>
            <w:szCs w:val="24"/>
            <w:shd w:val="clear" w:fill="FFFFFF"/>
          </w:rPr>
          <w:t>逆子！你还要在这种地方丢人到什么时候？现在就跟我回府</w:t>
        </w:r>
      </w:ins>
      <w:del w:id="709" w:author="salted鱼" w:date="2026-07-01T14:05:04Z">
        <w:r>
          <w:rPr>
            <w:rFonts w:hint="eastAsia" w:ascii="宋体" w:hAnsi="宋体" w:eastAsia="宋体" w:cs="宋体"/>
            <w:b w:val="0"/>
            <w:bCs w:val="0"/>
            <w:sz w:val="24"/>
            <w:szCs w:val="24"/>
            <w:lang w:val="en-US" w:eastAsia="zh-CN"/>
          </w:rPr>
          <w:delText>你属于维洛尔家族！你以为你在竞技场上出了风头，翅膀就硬了吗？我告诉你，你的力量、你的荣耀，全都是家族的</w:delText>
        </w:r>
      </w:del>
      <w:r>
        <w:rPr>
          <w:rFonts w:hint="eastAsia" w:ascii="宋体" w:hAnsi="宋体" w:eastAsia="宋体" w:cs="宋体"/>
          <w:b w:val="0"/>
          <w:bCs w:val="0"/>
          <w:sz w:val="24"/>
          <w:szCs w:val="24"/>
          <w:lang w:val="en-US" w:eastAsia="zh-CN"/>
        </w:rPr>
        <w:t>！</w:t>
      </w:r>
    </w:p>
    <w:p w14:paraId="014BB3D0">
      <w:pPr>
        <w:spacing w:beforeLines="0" w:afterLines="0"/>
        <w:rPr>
          <w:ins w:id="710" w:author="salted鱼" w:date="2026-07-01T14:12:14Z"/>
          <w:rFonts w:hint="eastAsia" w:ascii="宋体" w:hAnsi="宋体" w:eastAsia="宋体" w:cs="宋体"/>
          <w:b w:val="0"/>
          <w:bCs w:val="0"/>
          <w:sz w:val="24"/>
          <w:szCs w:val="24"/>
          <w:lang w:val="en-US" w:eastAsia="zh-CN"/>
        </w:rPr>
      </w:pPr>
      <w:ins w:id="711" w:author="salted鱼" w:date="2026-07-01T14:12:11Z">
        <w:r>
          <w:rPr>
            <w:rFonts w:hint="eastAsia" w:ascii="宋体" w:hAnsi="宋体" w:eastAsia="宋体" w:cs="宋体"/>
            <w:b w:val="0"/>
            <w:bCs w:val="0"/>
            <w:sz w:val="24"/>
            <w:szCs w:val="24"/>
            <w:lang w:val="en-US" w:eastAsia="zh-CN"/>
          </w:rPr>
          <w:t>△维莱拉半掩着鼻子，眉头紧皱，语气</w:t>
        </w:r>
      </w:ins>
      <w:ins w:id="712" w:author="salted鱼" w:date="2026-07-01T14:13:41Z">
        <w:r>
          <w:rPr>
            <w:rFonts w:hint="eastAsia" w:ascii="宋体" w:hAnsi="宋体" w:eastAsia="宋体" w:cs="宋体"/>
            <w:b w:val="0"/>
            <w:bCs w:val="0"/>
            <w:sz w:val="24"/>
            <w:szCs w:val="24"/>
            <w:lang w:val="en-US" w:eastAsia="zh-CN"/>
          </w:rPr>
          <w:t>假装</w:t>
        </w:r>
      </w:ins>
      <w:ins w:id="713" w:author="salted鱼" w:date="2026-07-01T14:13:42Z">
        <w:r>
          <w:rPr>
            <w:rFonts w:hint="eastAsia" w:ascii="宋体" w:hAnsi="宋体" w:eastAsia="宋体" w:cs="宋体"/>
            <w:b w:val="0"/>
            <w:bCs w:val="0"/>
            <w:sz w:val="24"/>
            <w:szCs w:val="24"/>
            <w:lang w:val="en-US" w:eastAsia="zh-CN"/>
          </w:rPr>
          <w:t>温柔</w:t>
        </w:r>
      </w:ins>
      <w:ins w:id="714" w:author="salted鱼" w:date="2026-07-01T14:12:11Z">
        <w:r>
          <w:rPr>
            <w:rFonts w:hint="eastAsia" w:ascii="宋体" w:hAnsi="宋体" w:eastAsia="宋体" w:cs="宋体"/>
            <w:b w:val="0"/>
            <w:bCs w:val="0"/>
            <w:sz w:val="24"/>
            <w:szCs w:val="24"/>
            <w:lang w:val="en-US" w:eastAsia="zh-CN"/>
          </w:rPr>
          <w:t>。</w:t>
        </w:r>
      </w:ins>
    </w:p>
    <w:p w14:paraId="6046982B">
      <w:pPr>
        <w:spacing w:beforeLines="0" w:afterLines="0"/>
        <w:rPr>
          <w:ins w:id="715" w:author="salted鱼" w:date="2026-07-01T14:14:06Z"/>
          <w:rFonts w:hint="eastAsia" w:ascii="宋体" w:hAnsi="宋体" w:eastAsia="宋体" w:cs="宋体"/>
          <w:i w:val="0"/>
          <w:iCs w:val="0"/>
          <w:caps w:val="0"/>
          <w:color w:val="424242"/>
          <w:spacing w:val="0"/>
          <w:sz w:val="24"/>
          <w:szCs w:val="24"/>
          <w:shd w:val="clear" w:fill="FFFFFF"/>
          <w:lang w:val="en-US" w:eastAsia="zh-CN"/>
        </w:rPr>
      </w:pPr>
      <w:ins w:id="716" w:author="salted鱼" w:date="2026-07-01T14:12:17Z">
        <w:r>
          <w:rPr>
            <w:rFonts w:hint="eastAsia" w:ascii="宋体" w:hAnsi="宋体" w:eastAsia="宋体" w:cs="宋体"/>
            <w:b w:val="0"/>
            <w:bCs w:val="0"/>
            <w:sz w:val="24"/>
            <w:szCs w:val="24"/>
            <w:lang w:val="en-US" w:eastAsia="zh-CN"/>
          </w:rPr>
          <w:t>维莱拉</w:t>
        </w:r>
      </w:ins>
      <w:ins w:id="717" w:author="salted鱼" w:date="2026-07-01T14:12:18Z">
        <w:r>
          <w:rPr>
            <w:rFonts w:hint="eastAsia" w:ascii="宋体" w:hAnsi="宋体" w:eastAsia="宋体" w:cs="宋体"/>
            <w:b w:val="0"/>
            <w:bCs w:val="0"/>
            <w:sz w:val="24"/>
            <w:szCs w:val="24"/>
            <w:lang w:val="en-US" w:eastAsia="zh-CN"/>
          </w:rPr>
          <w:t>（</w:t>
        </w:r>
      </w:ins>
      <w:ins w:id="718" w:author="salted鱼" w:date="2026-07-01T14:12:26Z">
        <w:r>
          <w:rPr>
            <w:rFonts w:hint="eastAsia" w:ascii="宋体" w:hAnsi="宋体" w:eastAsia="宋体" w:cs="宋体"/>
            <w:b w:val="0"/>
            <w:bCs w:val="0"/>
            <w:sz w:val="24"/>
            <w:szCs w:val="24"/>
            <w:lang w:val="en-US" w:eastAsia="zh-CN"/>
          </w:rPr>
          <w:t>温柔</w:t>
        </w:r>
      </w:ins>
      <w:ins w:id="719" w:author="salted鱼" w:date="2026-07-01T14:12:18Z">
        <w:r>
          <w:rPr>
            <w:rFonts w:hint="eastAsia" w:ascii="宋体" w:hAnsi="宋体" w:eastAsia="宋体" w:cs="宋体"/>
            <w:b w:val="0"/>
            <w:bCs w:val="0"/>
            <w:sz w:val="24"/>
            <w:szCs w:val="24"/>
            <w:lang w:val="en-US" w:eastAsia="zh-CN"/>
          </w:rPr>
          <w:t>）</w:t>
        </w:r>
      </w:ins>
      <w:ins w:id="720" w:author="salted鱼" w:date="2026-07-01T14:12:27Z">
        <w:r>
          <w:rPr>
            <w:rFonts w:hint="eastAsia" w:ascii="宋体" w:hAnsi="宋体" w:eastAsia="宋体" w:cs="宋体"/>
            <w:b w:val="0"/>
            <w:bCs w:val="0"/>
            <w:sz w:val="24"/>
            <w:szCs w:val="24"/>
            <w:lang w:val="en-US" w:eastAsia="zh-CN"/>
          </w:rPr>
          <w:t>：</w:t>
        </w:r>
      </w:ins>
      <w:ins w:id="721" w:author="salted鱼" w:date="2026-07-01T14:12:38Z">
        <w:r>
          <w:rPr>
            <w:rFonts w:hint="eastAsia" w:ascii="宋体" w:hAnsi="宋体" w:eastAsia="宋体" w:cs="宋体"/>
            <w:i w:val="0"/>
            <w:iCs w:val="0"/>
            <w:caps w:val="0"/>
            <w:color w:val="424242"/>
            <w:spacing w:val="0"/>
            <w:sz w:val="24"/>
            <w:szCs w:val="24"/>
            <w:shd w:val="clear" w:fill="FFFFFF"/>
          </w:rPr>
          <w:t>里文啊，母亲知道你贪玩，可你如今身份不同了。刚在竞技场出了风头，转眼就醉倒在女人堆里，</w:t>
        </w:r>
      </w:ins>
      <w:ins w:id="722" w:author="salted鱼" w:date="2026-07-01T14:13:18Z">
        <w:r>
          <w:rPr>
            <w:rFonts w:hint="eastAsia" w:ascii="宋体" w:hAnsi="宋体" w:eastAsia="宋体" w:cs="宋体"/>
            <w:i w:val="0"/>
            <w:iCs w:val="0"/>
            <w:caps w:val="0"/>
            <w:color w:val="424242"/>
            <w:spacing w:val="0"/>
            <w:sz w:val="24"/>
            <w:szCs w:val="24"/>
            <w:shd w:val="clear" w:fill="FFFFFF"/>
            <w:lang w:val="en-US" w:eastAsia="zh-CN"/>
          </w:rPr>
          <w:t>你让旁人</w:t>
        </w:r>
      </w:ins>
      <w:ins w:id="723" w:author="salted鱼" w:date="2026-07-01T14:13:23Z">
        <w:r>
          <w:rPr>
            <w:rFonts w:hint="eastAsia" w:ascii="宋体" w:hAnsi="宋体" w:eastAsia="宋体" w:cs="宋体"/>
            <w:i w:val="0"/>
            <w:iCs w:val="0"/>
            <w:caps w:val="0"/>
            <w:color w:val="424242"/>
            <w:spacing w:val="0"/>
            <w:sz w:val="24"/>
            <w:szCs w:val="24"/>
            <w:shd w:val="clear" w:fill="FFFFFF"/>
            <w:lang w:val="en-US" w:eastAsia="zh-CN"/>
          </w:rPr>
          <w:t>怎么想</w:t>
        </w:r>
      </w:ins>
      <w:ins w:id="724" w:author="salted鱼" w:date="2026-07-01T14:13:27Z">
        <w:r>
          <w:rPr>
            <w:rFonts w:hint="eastAsia" w:ascii="宋体" w:hAnsi="宋体" w:eastAsia="宋体" w:cs="宋体"/>
            <w:i w:val="0"/>
            <w:iCs w:val="0"/>
            <w:caps w:val="0"/>
            <w:color w:val="424242"/>
            <w:spacing w:val="0"/>
            <w:sz w:val="24"/>
            <w:szCs w:val="24"/>
            <w:shd w:val="clear" w:fill="FFFFFF"/>
            <w:lang w:val="en-US" w:eastAsia="zh-CN"/>
          </w:rPr>
          <w:t>维洛尔家族</w:t>
        </w:r>
      </w:ins>
      <w:ins w:id="725" w:author="salted鱼" w:date="2026-07-01T14:13:28Z">
        <w:r>
          <w:rPr>
            <w:rFonts w:hint="eastAsia" w:ascii="宋体" w:hAnsi="宋体" w:eastAsia="宋体" w:cs="宋体"/>
            <w:i w:val="0"/>
            <w:iCs w:val="0"/>
            <w:caps w:val="0"/>
            <w:color w:val="424242"/>
            <w:spacing w:val="0"/>
            <w:sz w:val="24"/>
            <w:szCs w:val="24"/>
            <w:shd w:val="clear" w:fill="FFFFFF"/>
            <w:lang w:val="en-US" w:eastAsia="zh-CN"/>
          </w:rPr>
          <w:t>？</w:t>
        </w:r>
      </w:ins>
    </w:p>
    <w:p w14:paraId="53D26CEA">
      <w:pPr>
        <w:spacing w:beforeLines="0" w:afterLines="0"/>
        <w:rPr>
          <w:ins w:id="726" w:author="salted鱼" w:date="2026-07-01T14:14:57Z"/>
          <w:rFonts w:hint="eastAsia" w:ascii="宋体" w:hAnsi="宋体" w:eastAsia="宋体" w:cs="宋体"/>
          <w:i w:val="0"/>
          <w:iCs w:val="0"/>
          <w:caps w:val="0"/>
          <w:color w:val="424242"/>
          <w:spacing w:val="0"/>
          <w:sz w:val="24"/>
          <w:szCs w:val="24"/>
          <w:shd w:val="clear" w:fill="FFFFFF"/>
          <w:lang w:val="en-US" w:eastAsia="zh-CN"/>
        </w:rPr>
      </w:pPr>
      <w:ins w:id="727" w:author="salted鱼" w:date="2026-07-01T14:14:11Z">
        <w:r>
          <w:rPr>
            <w:rFonts w:hint="eastAsia" w:ascii="宋体" w:hAnsi="宋体" w:eastAsia="宋体" w:cs="宋体"/>
            <w:i w:val="0"/>
            <w:iCs w:val="0"/>
            <w:caps w:val="0"/>
            <w:color w:val="424242"/>
            <w:spacing w:val="0"/>
            <w:sz w:val="24"/>
            <w:szCs w:val="24"/>
            <w:shd w:val="clear" w:fill="FFFFFF"/>
            <w:lang w:val="en-US" w:eastAsia="zh-CN"/>
          </w:rPr>
          <w:t>里文</w:t>
        </w:r>
      </w:ins>
      <w:ins w:id="728" w:author="salted鱼" w:date="2026-07-01T14:14:12Z">
        <w:r>
          <w:rPr>
            <w:rFonts w:hint="eastAsia" w:ascii="宋体" w:hAnsi="宋体" w:eastAsia="宋体" w:cs="宋体"/>
            <w:i w:val="0"/>
            <w:iCs w:val="0"/>
            <w:caps w:val="0"/>
            <w:color w:val="424242"/>
            <w:spacing w:val="0"/>
            <w:sz w:val="24"/>
            <w:szCs w:val="24"/>
            <w:shd w:val="clear" w:fill="FFFFFF"/>
            <w:lang w:val="en-US" w:eastAsia="zh-CN"/>
          </w:rPr>
          <w:t>（</w:t>
        </w:r>
      </w:ins>
      <w:ins w:id="729" w:author="salted鱼" w:date="2026-07-01T14:14:15Z">
        <w:r>
          <w:rPr>
            <w:rFonts w:hint="eastAsia" w:ascii="宋体" w:hAnsi="宋体" w:eastAsia="宋体" w:cs="宋体"/>
            <w:i w:val="0"/>
            <w:iCs w:val="0"/>
            <w:caps w:val="0"/>
            <w:color w:val="424242"/>
            <w:spacing w:val="0"/>
            <w:sz w:val="24"/>
            <w:szCs w:val="24"/>
            <w:shd w:val="clear" w:fill="FFFFFF"/>
            <w:lang w:val="en-US" w:eastAsia="zh-CN"/>
          </w:rPr>
          <w:t>头也不抬</w:t>
        </w:r>
      </w:ins>
      <w:ins w:id="730" w:author="salted鱼" w:date="2026-07-01T14:14:12Z">
        <w:r>
          <w:rPr>
            <w:rFonts w:hint="eastAsia" w:ascii="宋体" w:hAnsi="宋体" w:eastAsia="宋体" w:cs="宋体"/>
            <w:i w:val="0"/>
            <w:iCs w:val="0"/>
            <w:caps w:val="0"/>
            <w:color w:val="424242"/>
            <w:spacing w:val="0"/>
            <w:sz w:val="24"/>
            <w:szCs w:val="24"/>
            <w:shd w:val="clear" w:fill="FFFFFF"/>
            <w:lang w:val="en-US" w:eastAsia="zh-CN"/>
          </w:rPr>
          <w:t>）</w:t>
        </w:r>
      </w:ins>
      <w:ins w:id="731" w:author="salted鱼" w:date="2026-07-01T14:14:17Z">
        <w:r>
          <w:rPr>
            <w:rFonts w:hint="eastAsia" w:ascii="宋体" w:hAnsi="宋体" w:eastAsia="宋体" w:cs="宋体"/>
            <w:i w:val="0"/>
            <w:iCs w:val="0"/>
            <w:caps w:val="0"/>
            <w:color w:val="424242"/>
            <w:spacing w:val="0"/>
            <w:sz w:val="24"/>
            <w:szCs w:val="24"/>
            <w:shd w:val="clear" w:fill="FFFFFF"/>
            <w:lang w:val="en-US" w:eastAsia="zh-CN"/>
          </w:rPr>
          <w:t>：</w:t>
        </w:r>
      </w:ins>
      <w:ins w:id="732" w:author="salted鱼" w:date="2026-07-01T14:17:05Z">
        <w:r>
          <w:rPr>
            <w:rFonts w:hint="eastAsia" w:ascii="宋体" w:hAnsi="宋体" w:eastAsia="宋体" w:cs="宋体"/>
            <w:i w:val="0"/>
            <w:iCs w:val="0"/>
            <w:caps w:val="0"/>
            <w:color w:val="424242"/>
            <w:spacing w:val="0"/>
            <w:sz w:val="24"/>
            <w:szCs w:val="24"/>
            <w:shd w:val="clear" w:fill="FFFFFF"/>
          </w:rPr>
          <w:t>如果二位只是来坏我</w:t>
        </w:r>
      </w:ins>
      <w:ins w:id="733" w:author="salted鱼" w:date="2026-07-01T15:24:06Z">
        <w:r>
          <w:rPr>
            <w:rFonts w:hint="eastAsia" w:ascii="宋体" w:hAnsi="宋体" w:eastAsia="宋体" w:cs="宋体"/>
            <w:i w:val="0"/>
            <w:iCs w:val="0"/>
            <w:caps w:val="0"/>
            <w:color w:val="424242"/>
            <w:spacing w:val="0"/>
            <w:sz w:val="24"/>
            <w:szCs w:val="24"/>
            <w:shd w:val="clear" w:fill="FFFFFF"/>
            <w:lang w:val="en-US" w:eastAsia="zh-CN"/>
          </w:rPr>
          <w:t>兴致</w:t>
        </w:r>
      </w:ins>
      <w:ins w:id="734" w:author="salted鱼" w:date="2026-07-01T14:17:05Z">
        <w:r>
          <w:rPr>
            <w:rFonts w:hint="eastAsia" w:ascii="宋体" w:hAnsi="宋体" w:eastAsia="宋体" w:cs="宋体"/>
            <w:i w:val="0"/>
            <w:iCs w:val="0"/>
            <w:caps w:val="0"/>
            <w:color w:val="424242"/>
            <w:spacing w:val="0"/>
            <w:sz w:val="24"/>
            <w:szCs w:val="24"/>
            <w:shd w:val="clear" w:fill="FFFFFF"/>
          </w:rPr>
          <w:t>的，门</w:t>
        </w:r>
      </w:ins>
      <w:ins w:id="735" w:author="salted鱼" w:date="2026-07-01T15:24:08Z">
        <w:r>
          <w:rPr>
            <w:rFonts w:hint="eastAsia" w:ascii="宋体" w:hAnsi="宋体" w:eastAsia="宋体" w:cs="宋体"/>
            <w:i w:val="0"/>
            <w:iCs w:val="0"/>
            <w:caps w:val="0"/>
            <w:color w:val="424242"/>
            <w:spacing w:val="0"/>
            <w:sz w:val="24"/>
            <w:szCs w:val="24"/>
            <w:shd w:val="clear" w:fill="FFFFFF"/>
            <w:lang w:val="en-US" w:eastAsia="zh-CN"/>
          </w:rPr>
          <w:t>就</w:t>
        </w:r>
      </w:ins>
      <w:ins w:id="736" w:author="salted鱼" w:date="2026-07-01T14:17:05Z">
        <w:r>
          <w:rPr>
            <w:rFonts w:hint="eastAsia" w:ascii="宋体" w:hAnsi="宋体" w:eastAsia="宋体" w:cs="宋体"/>
            <w:i w:val="0"/>
            <w:iCs w:val="0"/>
            <w:caps w:val="0"/>
            <w:color w:val="424242"/>
            <w:spacing w:val="0"/>
            <w:sz w:val="24"/>
            <w:szCs w:val="24"/>
            <w:shd w:val="clear" w:fill="FFFFFF"/>
          </w:rPr>
          <w:t>在身后，不送</w:t>
        </w:r>
      </w:ins>
      <w:ins w:id="737" w:author="salted鱼" w:date="2026-07-01T14:14:36Z">
        <w:r>
          <w:rPr>
            <w:rFonts w:hint="eastAsia" w:ascii="宋体" w:hAnsi="宋体" w:eastAsia="宋体" w:cs="宋体"/>
            <w:i w:val="0"/>
            <w:iCs w:val="0"/>
            <w:caps w:val="0"/>
            <w:color w:val="424242"/>
            <w:spacing w:val="0"/>
            <w:sz w:val="24"/>
            <w:szCs w:val="24"/>
            <w:shd w:val="clear" w:fill="FFFFFF"/>
            <w:lang w:val="en-US" w:eastAsia="zh-CN"/>
          </w:rPr>
          <w:t>。</w:t>
        </w:r>
      </w:ins>
    </w:p>
    <w:p w14:paraId="2ACFAEE3">
      <w:pPr>
        <w:spacing w:beforeLines="0" w:afterLines="0"/>
        <w:rPr>
          <w:ins w:id="738" w:author="salted鱼" w:date="2026-07-01T14:15:28Z"/>
          <w:rFonts w:hint="eastAsia" w:ascii="宋体" w:hAnsi="宋体" w:eastAsia="宋体" w:cs="宋体"/>
          <w:sz w:val="24"/>
          <w:lang w:val="en-US" w:eastAsia="zh-CN"/>
        </w:rPr>
      </w:pPr>
      <w:ins w:id="739" w:author="salted鱼" w:date="2026-07-01T14:15:02Z">
        <w:r>
          <w:rPr>
            <w:rFonts w:hint="eastAsia" w:ascii="宋体" w:hAnsi="宋体" w:eastAsia="宋体" w:cs="宋体"/>
            <w:b w:val="0"/>
            <w:bCs w:val="0"/>
            <w:sz w:val="24"/>
            <w:szCs w:val="24"/>
            <w:lang w:val="en-US" w:eastAsia="zh-CN"/>
          </w:rPr>
          <w:t>△</w:t>
        </w:r>
      </w:ins>
      <w:ins w:id="740" w:author="salted鱼" w:date="2026-07-01T14:15:02Z">
        <w:r>
          <w:rPr>
            <w:rFonts w:hint="eastAsia" w:ascii="宋体" w:hAnsi="宋体" w:eastAsia="宋体" w:cs="宋体"/>
            <w:sz w:val="24"/>
            <w:lang w:val="en-US" w:eastAsia="zh-CN"/>
          </w:rPr>
          <w:t>阿尔瓦多</w:t>
        </w:r>
      </w:ins>
      <w:ins w:id="741" w:author="salted鱼" w:date="2026-07-01T14:15:07Z">
        <w:r>
          <w:rPr>
            <w:rFonts w:hint="eastAsia" w:ascii="宋体" w:hAnsi="宋体" w:eastAsia="宋体" w:cs="宋体"/>
            <w:sz w:val="24"/>
            <w:lang w:val="en-US" w:eastAsia="zh-CN"/>
          </w:rPr>
          <w:t>气的</w:t>
        </w:r>
      </w:ins>
      <w:ins w:id="742" w:author="salted鱼" w:date="2026-07-01T14:15:09Z">
        <w:r>
          <w:rPr>
            <w:rFonts w:hint="eastAsia" w:ascii="宋体" w:hAnsi="宋体" w:eastAsia="宋体" w:cs="宋体"/>
            <w:sz w:val="24"/>
            <w:lang w:val="en-US" w:eastAsia="zh-CN"/>
          </w:rPr>
          <w:t>浑身</w:t>
        </w:r>
      </w:ins>
      <w:ins w:id="743" w:author="salted鱼" w:date="2026-07-01T14:15:11Z">
        <w:r>
          <w:rPr>
            <w:rFonts w:hint="eastAsia" w:ascii="宋体" w:hAnsi="宋体" w:eastAsia="宋体" w:cs="宋体"/>
            <w:sz w:val="24"/>
            <w:lang w:val="en-US" w:eastAsia="zh-CN"/>
          </w:rPr>
          <w:t>发抖，</w:t>
        </w:r>
      </w:ins>
      <w:ins w:id="744" w:author="salted鱼" w:date="2026-07-01T14:15:14Z">
        <w:r>
          <w:rPr>
            <w:rFonts w:hint="eastAsia" w:ascii="宋体" w:hAnsi="宋体" w:eastAsia="宋体" w:cs="宋体"/>
            <w:sz w:val="24"/>
            <w:lang w:val="en-US" w:eastAsia="zh-CN"/>
          </w:rPr>
          <w:t>举起</w:t>
        </w:r>
      </w:ins>
      <w:ins w:id="745" w:author="salted鱼" w:date="2026-07-01T14:15:17Z">
        <w:r>
          <w:rPr>
            <w:rFonts w:hint="eastAsia" w:ascii="宋体" w:hAnsi="宋体" w:eastAsia="宋体" w:cs="宋体"/>
            <w:sz w:val="24"/>
            <w:lang w:val="en-US" w:eastAsia="zh-CN"/>
          </w:rPr>
          <w:t>手杖</w:t>
        </w:r>
      </w:ins>
      <w:ins w:id="746" w:author="salted鱼" w:date="2026-07-01T14:15:19Z">
        <w:r>
          <w:rPr>
            <w:rFonts w:hint="eastAsia" w:ascii="宋体" w:hAnsi="宋体" w:eastAsia="宋体" w:cs="宋体"/>
            <w:sz w:val="24"/>
            <w:lang w:val="en-US" w:eastAsia="zh-CN"/>
          </w:rPr>
          <w:t>向</w:t>
        </w:r>
      </w:ins>
      <w:ins w:id="747" w:author="salted鱼" w:date="2026-07-01T14:15:21Z">
        <w:r>
          <w:rPr>
            <w:rFonts w:hint="eastAsia" w:ascii="宋体" w:hAnsi="宋体" w:eastAsia="宋体" w:cs="宋体"/>
            <w:sz w:val="24"/>
            <w:lang w:val="en-US" w:eastAsia="zh-CN"/>
          </w:rPr>
          <w:t>里文</w:t>
        </w:r>
      </w:ins>
      <w:ins w:id="748" w:author="salted鱼" w:date="2026-07-01T14:15:23Z">
        <w:r>
          <w:rPr>
            <w:rFonts w:hint="eastAsia" w:ascii="宋体" w:hAnsi="宋体" w:eastAsia="宋体" w:cs="宋体"/>
            <w:sz w:val="24"/>
            <w:lang w:val="en-US" w:eastAsia="zh-CN"/>
          </w:rPr>
          <w:t>身上</w:t>
        </w:r>
      </w:ins>
      <w:ins w:id="749" w:author="salted鱼" w:date="2026-07-01T14:15:24Z">
        <w:r>
          <w:rPr>
            <w:rFonts w:hint="eastAsia" w:ascii="宋体" w:hAnsi="宋体" w:eastAsia="宋体" w:cs="宋体"/>
            <w:sz w:val="24"/>
            <w:lang w:val="en-US" w:eastAsia="zh-CN"/>
          </w:rPr>
          <w:t>狠狠</w:t>
        </w:r>
      </w:ins>
      <w:ins w:id="750" w:author="salted鱼" w:date="2026-07-01T14:15:26Z">
        <w:r>
          <w:rPr>
            <w:rFonts w:hint="eastAsia" w:ascii="宋体" w:hAnsi="宋体" w:eastAsia="宋体" w:cs="宋体"/>
            <w:sz w:val="24"/>
            <w:lang w:val="en-US" w:eastAsia="zh-CN"/>
          </w:rPr>
          <w:t>打去</w:t>
        </w:r>
      </w:ins>
      <w:ins w:id="751" w:author="salted鱼" w:date="2026-07-01T14:15:27Z">
        <w:r>
          <w:rPr>
            <w:rFonts w:hint="eastAsia" w:ascii="宋体" w:hAnsi="宋体" w:eastAsia="宋体" w:cs="宋体"/>
            <w:sz w:val="24"/>
            <w:lang w:val="en-US" w:eastAsia="zh-CN"/>
          </w:rPr>
          <w:t>。</w:t>
        </w:r>
      </w:ins>
    </w:p>
    <w:p w14:paraId="260A3B7C">
      <w:pPr>
        <w:spacing w:beforeLines="0" w:afterLines="0"/>
        <w:rPr>
          <w:ins w:id="752" w:author="salted鱼" w:date="2026-07-01T14:17:56Z"/>
          <w:rFonts w:hint="eastAsia" w:ascii="宋体" w:hAnsi="宋体" w:eastAsia="宋体" w:cs="宋体"/>
          <w:i w:val="0"/>
          <w:iCs w:val="0"/>
          <w:caps w:val="0"/>
          <w:color w:val="424242"/>
          <w:spacing w:val="0"/>
          <w:sz w:val="24"/>
          <w:szCs w:val="24"/>
          <w:shd w:val="clear" w:fill="FFFFFF"/>
        </w:rPr>
      </w:pPr>
      <w:ins w:id="753" w:author="salted鱼" w:date="2026-07-01T14:15:33Z">
        <w:r>
          <w:rPr>
            <w:rFonts w:hint="eastAsia" w:ascii="宋体" w:hAnsi="宋体" w:eastAsia="宋体" w:cs="宋体"/>
            <w:sz w:val="24"/>
            <w:lang w:val="en-US" w:eastAsia="zh-CN"/>
          </w:rPr>
          <w:t>阿尔瓦多</w:t>
        </w:r>
      </w:ins>
      <w:ins w:id="754" w:author="salted鱼" w:date="2026-07-01T14:15:34Z">
        <w:r>
          <w:rPr>
            <w:rFonts w:hint="eastAsia" w:ascii="宋体" w:hAnsi="宋体" w:eastAsia="宋体" w:cs="宋体"/>
            <w:sz w:val="24"/>
            <w:lang w:val="en-US" w:eastAsia="zh-CN"/>
          </w:rPr>
          <w:t>：</w:t>
        </w:r>
      </w:ins>
      <w:ins w:id="755" w:author="salted鱼" w:date="2026-07-01T14:15:43Z">
        <w:r>
          <w:rPr>
            <w:rFonts w:hint="eastAsia" w:ascii="宋体" w:hAnsi="宋体" w:eastAsia="宋体" w:cs="宋体"/>
            <w:sz w:val="24"/>
            <w:lang w:val="en-US" w:eastAsia="zh-CN"/>
          </w:rPr>
          <w:t>你翅膀硬了是不是</w:t>
        </w:r>
      </w:ins>
      <w:ins w:id="756" w:author="salted鱼" w:date="2026-07-01T14:15:44Z">
        <w:r>
          <w:rPr>
            <w:rFonts w:hint="eastAsia" w:ascii="宋体" w:hAnsi="宋体" w:eastAsia="宋体" w:cs="宋体"/>
            <w:sz w:val="24"/>
            <w:lang w:val="en-US" w:eastAsia="zh-CN"/>
          </w:rPr>
          <w:t>？！</w:t>
        </w:r>
      </w:ins>
      <w:ins w:id="757" w:author="salted鱼" w:date="2026-07-01T14:17:48Z">
        <w:r>
          <w:rPr>
            <w:rFonts w:hint="eastAsia" w:ascii="宋体" w:hAnsi="宋体" w:eastAsia="宋体" w:cs="宋体"/>
            <w:i w:val="0"/>
            <w:iCs w:val="0"/>
            <w:caps w:val="0"/>
            <w:color w:val="424242"/>
            <w:spacing w:val="0"/>
            <w:sz w:val="24"/>
            <w:szCs w:val="24"/>
            <w:shd w:val="clear" w:fill="FFFFFF"/>
          </w:rPr>
          <w:t>你属于维洛尔家！别以为赢了几场比斗，就能不把家族放在眼里！</w:t>
        </w:r>
      </w:ins>
    </w:p>
    <w:p w14:paraId="5832D40A">
      <w:pPr>
        <w:spacing w:beforeLines="0" w:afterLines="0"/>
        <w:rPr>
          <w:rFonts w:hint="eastAsia" w:ascii="宋体" w:hAnsi="宋体" w:eastAsia="宋体" w:cs="宋体"/>
          <w:b w:val="0"/>
          <w:bCs w:val="0"/>
          <w:sz w:val="24"/>
          <w:szCs w:val="24"/>
          <w:lang w:val="en-US" w:eastAsia="zh-CN"/>
        </w:rPr>
      </w:pPr>
      <w:ins w:id="758" w:author="salted鱼" w:date="2026-07-01T14:08:12Z">
        <w:r>
          <w:rPr>
            <w:rFonts w:hint="eastAsia" w:ascii="宋体" w:hAnsi="宋体" w:eastAsia="宋体" w:cs="宋体"/>
            <w:b w:val="0"/>
            <w:bCs w:val="0"/>
            <w:sz w:val="24"/>
            <w:szCs w:val="24"/>
            <w:lang w:val="en-US" w:eastAsia="zh-CN"/>
          </w:rPr>
          <w:t>△</w:t>
        </w:r>
      </w:ins>
      <w:ins w:id="759" w:author="salted鱼" w:date="2026-07-01T14:08:22Z">
        <w:r>
          <w:rPr>
            <w:rFonts w:hint="eastAsia" w:ascii="宋体" w:hAnsi="宋体" w:eastAsia="宋体" w:cs="宋体"/>
            <w:i w:val="0"/>
            <w:iCs w:val="0"/>
            <w:caps w:val="0"/>
            <w:color w:val="424242"/>
            <w:spacing w:val="0"/>
            <w:sz w:val="24"/>
            <w:szCs w:val="24"/>
            <w:shd w:val="clear" w:fill="FFFFFF"/>
          </w:rPr>
          <w:t>隔间门紧闭，里面隐约传来一声闷响，随即又安静下来</w:t>
        </w:r>
      </w:ins>
      <w:ins w:id="760" w:author="salted鱼" w:date="2026-07-01T14:08:29Z">
        <w:r>
          <w:rPr>
            <w:rFonts w:hint="eastAsia" w:ascii="宋体" w:hAnsi="宋体" w:eastAsia="宋体" w:cs="宋体"/>
            <w:i w:val="0"/>
            <w:iCs w:val="0"/>
            <w:caps w:val="0"/>
            <w:color w:val="424242"/>
            <w:spacing w:val="0"/>
            <w:sz w:val="24"/>
            <w:szCs w:val="24"/>
            <w:shd w:val="clear" w:fill="FFFFFF"/>
            <w:lang w:eastAsia="zh-CN"/>
          </w:rPr>
          <w:t>。</w:t>
        </w:r>
      </w:ins>
    </w:p>
    <w:p w14:paraId="2B80AF72">
      <w:pPr>
        <w:spacing w:beforeLines="0" w:afterLine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△里文</w:t>
      </w:r>
      <w:ins w:id="761" w:author="salted鱼" w:date="2026-07-01T14:15:53Z">
        <w:r>
          <w:rPr>
            <w:rFonts w:hint="eastAsia" w:ascii="宋体" w:hAnsi="宋体" w:eastAsia="宋体" w:cs="宋体"/>
            <w:b w:val="0"/>
            <w:bCs w:val="0"/>
            <w:sz w:val="24"/>
            <w:szCs w:val="24"/>
            <w:lang w:val="en-US" w:eastAsia="zh-CN"/>
          </w:rPr>
          <w:t>一把</w:t>
        </w:r>
      </w:ins>
      <w:ins w:id="762" w:author="salted鱼" w:date="2026-07-01T14:15:54Z">
        <w:r>
          <w:rPr>
            <w:rFonts w:hint="eastAsia" w:ascii="宋体" w:hAnsi="宋体" w:eastAsia="宋体" w:cs="宋体"/>
            <w:b w:val="0"/>
            <w:bCs w:val="0"/>
            <w:sz w:val="24"/>
            <w:szCs w:val="24"/>
            <w:lang w:val="en-US" w:eastAsia="zh-CN"/>
          </w:rPr>
          <w:t>抓住</w:t>
        </w:r>
      </w:ins>
      <w:ins w:id="763" w:author="salted鱼" w:date="2026-07-01T14:18:08Z">
        <w:r>
          <w:rPr>
            <w:rFonts w:hint="eastAsia" w:ascii="宋体" w:hAnsi="宋体" w:eastAsia="宋体" w:cs="宋体"/>
            <w:b w:val="0"/>
            <w:bCs w:val="0"/>
            <w:sz w:val="24"/>
            <w:szCs w:val="24"/>
            <w:lang w:val="en-US" w:eastAsia="zh-CN"/>
          </w:rPr>
          <w:t>要</w:t>
        </w:r>
      </w:ins>
      <w:ins w:id="764" w:author="salted鱼" w:date="2026-07-01T14:18:10Z">
        <w:r>
          <w:rPr>
            <w:rFonts w:hint="eastAsia" w:ascii="宋体" w:hAnsi="宋体" w:eastAsia="宋体" w:cs="宋体"/>
            <w:b w:val="0"/>
            <w:bCs w:val="0"/>
            <w:sz w:val="24"/>
            <w:szCs w:val="24"/>
            <w:lang w:val="en-US" w:eastAsia="zh-CN"/>
          </w:rPr>
          <w:t>打在</w:t>
        </w:r>
      </w:ins>
      <w:ins w:id="765" w:author="salted鱼" w:date="2026-07-01T14:18:12Z">
        <w:r>
          <w:rPr>
            <w:rFonts w:hint="eastAsia" w:ascii="宋体" w:hAnsi="宋体" w:eastAsia="宋体" w:cs="宋体"/>
            <w:b w:val="0"/>
            <w:bCs w:val="0"/>
            <w:sz w:val="24"/>
            <w:szCs w:val="24"/>
            <w:lang w:val="en-US" w:eastAsia="zh-CN"/>
          </w:rPr>
          <w:t>他身上的</w:t>
        </w:r>
      </w:ins>
      <w:ins w:id="766" w:author="salted鱼" w:date="2026-07-01T14:18:14Z">
        <w:r>
          <w:rPr>
            <w:rFonts w:hint="eastAsia" w:ascii="宋体" w:hAnsi="宋体" w:eastAsia="宋体" w:cs="宋体"/>
            <w:b w:val="0"/>
            <w:bCs w:val="0"/>
            <w:sz w:val="24"/>
            <w:szCs w:val="24"/>
            <w:lang w:val="en-US" w:eastAsia="zh-CN"/>
          </w:rPr>
          <w:t>手杖</w:t>
        </w:r>
      </w:ins>
      <w:ins w:id="767" w:author="salted鱼" w:date="2026-07-01T14:18:15Z">
        <w:r>
          <w:rPr>
            <w:rFonts w:hint="eastAsia" w:ascii="宋体" w:hAnsi="宋体" w:eastAsia="宋体" w:cs="宋体"/>
            <w:b w:val="0"/>
            <w:bCs w:val="0"/>
            <w:sz w:val="24"/>
            <w:szCs w:val="24"/>
            <w:lang w:val="en-US" w:eastAsia="zh-CN"/>
          </w:rPr>
          <w:t>，</w:t>
        </w:r>
      </w:ins>
      <w:r>
        <w:rPr>
          <w:rFonts w:hint="eastAsia" w:ascii="宋体" w:hAnsi="宋体" w:eastAsia="宋体" w:cs="宋体"/>
          <w:b w:val="0"/>
          <w:bCs w:val="0"/>
          <w:sz w:val="24"/>
          <w:szCs w:val="24"/>
          <w:lang w:val="en-US" w:eastAsia="zh-CN"/>
        </w:rPr>
        <w:t>缓缓抬起头，眼眸中浮现出讥讽。</w:t>
      </w:r>
    </w:p>
    <w:p w14:paraId="21B9F24E">
      <w:pPr>
        <w:spacing w:beforeLines="0" w:afterLines="0"/>
        <w:rPr>
          <w:rFonts w:hint="eastAsia" w:ascii="宋体" w:hAnsi="宋体" w:eastAsia="宋体" w:cs="宋体"/>
          <w:sz w:val="24"/>
          <w:szCs w:val="24"/>
        </w:rPr>
      </w:pPr>
      <w:r>
        <w:rPr>
          <w:rFonts w:hint="eastAsia" w:ascii="宋体" w:hAnsi="宋体" w:eastAsia="宋体" w:cs="宋体"/>
          <w:b w:val="0"/>
          <w:bCs w:val="0"/>
          <w:sz w:val="24"/>
          <w:szCs w:val="24"/>
          <w:lang w:val="en-US" w:eastAsia="zh-CN"/>
        </w:rPr>
        <w:t>里文：</w:t>
      </w:r>
      <w:ins w:id="768" w:author="salted鱼" w:date="2026-07-01T14:18:33Z">
        <w:r>
          <w:rPr>
            <w:rFonts w:hint="eastAsia" w:ascii="宋体" w:hAnsi="宋体" w:eastAsia="宋体" w:cs="宋体"/>
            <w:i w:val="0"/>
            <w:iCs w:val="0"/>
            <w:caps w:val="0"/>
            <w:color w:val="424242"/>
            <w:spacing w:val="0"/>
            <w:sz w:val="24"/>
            <w:szCs w:val="24"/>
            <w:shd w:val="clear" w:fill="FFFFFF"/>
          </w:rPr>
          <w:t>我现在是陛下亲点的准驸马，手里还握着禁卫军指挥权</w:t>
        </w:r>
      </w:ins>
      <w:ins w:id="769" w:author="salted鱼" w:date="2026-07-01T14:18:39Z">
        <w:r>
          <w:rPr>
            <w:rFonts w:hint="eastAsia" w:ascii="宋体" w:hAnsi="宋体" w:eastAsia="宋体" w:cs="宋体"/>
            <w:i w:val="0"/>
            <w:iCs w:val="0"/>
            <w:caps w:val="0"/>
            <w:color w:val="424242"/>
            <w:spacing w:val="0"/>
            <w:sz w:val="24"/>
            <w:szCs w:val="24"/>
            <w:shd w:val="clear" w:fill="FFFFFF"/>
            <w:lang w:eastAsia="zh-CN"/>
          </w:rPr>
          <w:t>，</w:t>
        </w:r>
      </w:ins>
      <w:ins w:id="770" w:author="salted鱼" w:date="2026-07-01T14:18:46Z">
        <w:r>
          <w:rPr>
            <w:rFonts w:hint="eastAsia" w:ascii="宋体" w:hAnsi="宋体" w:eastAsia="宋体" w:cs="宋体"/>
            <w:i w:val="0"/>
            <w:iCs w:val="0"/>
            <w:caps w:val="0"/>
            <w:color w:val="424242"/>
            <w:spacing w:val="0"/>
            <w:sz w:val="24"/>
            <w:szCs w:val="24"/>
            <w:shd w:val="clear" w:fill="FFFFFF"/>
            <w:lang w:val="en-US" w:eastAsia="zh-CN"/>
          </w:rPr>
          <w:t>更别说那些</w:t>
        </w:r>
      </w:ins>
      <w:ins w:id="771" w:author="salted鱼" w:date="2026-07-01T14:18:49Z">
        <w:r>
          <w:rPr>
            <w:rFonts w:hint="eastAsia" w:ascii="宋体" w:hAnsi="宋体" w:eastAsia="宋体" w:cs="宋体"/>
            <w:i w:val="0"/>
            <w:iCs w:val="0"/>
            <w:caps w:val="0"/>
            <w:color w:val="424242"/>
            <w:spacing w:val="0"/>
            <w:sz w:val="24"/>
            <w:szCs w:val="24"/>
            <w:shd w:val="clear" w:fill="FFFFFF"/>
            <w:lang w:val="en-US" w:eastAsia="zh-CN"/>
          </w:rPr>
          <w:t>其他的</w:t>
        </w:r>
      </w:ins>
      <w:ins w:id="772" w:author="salted鱼" w:date="2026-07-01T14:18:51Z">
        <w:r>
          <w:rPr>
            <w:rFonts w:hint="eastAsia" w:ascii="宋体" w:hAnsi="宋体" w:eastAsia="宋体" w:cs="宋体"/>
            <w:i w:val="0"/>
            <w:iCs w:val="0"/>
            <w:caps w:val="0"/>
            <w:color w:val="424242"/>
            <w:spacing w:val="0"/>
            <w:sz w:val="24"/>
            <w:szCs w:val="24"/>
            <w:shd w:val="clear" w:fill="FFFFFF"/>
            <w:lang w:val="en-US" w:eastAsia="zh-CN"/>
          </w:rPr>
          <w:t>赏赐</w:t>
        </w:r>
      </w:ins>
      <w:ins w:id="773" w:author="salted鱼" w:date="2026-07-01T14:18:52Z">
        <w:r>
          <w:rPr>
            <w:rFonts w:hint="eastAsia" w:ascii="宋体" w:hAnsi="宋体" w:eastAsia="宋体" w:cs="宋体"/>
            <w:i w:val="0"/>
            <w:iCs w:val="0"/>
            <w:caps w:val="0"/>
            <w:color w:val="424242"/>
            <w:spacing w:val="0"/>
            <w:sz w:val="24"/>
            <w:szCs w:val="24"/>
            <w:shd w:val="clear" w:fill="FFFFFF"/>
            <w:lang w:val="en-US" w:eastAsia="zh-CN"/>
          </w:rPr>
          <w:t>.......</w:t>
        </w:r>
      </w:ins>
      <w:del w:id="774" w:author="salted鱼" w:date="2026-07-01T14:18:33Z">
        <w:r>
          <w:rPr>
            <w:rFonts w:hint="eastAsia" w:ascii="宋体" w:hAnsi="宋体" w:eastAsia="宋体" w:cs="宋体"/>
            <w:sz w:val="24"/>
            <w:szCs w:val="24"/>
          </w:rPr>
          <w:delText>我现在可是公主殿下名正言顺的驸马，手里还握着禁卫军指挥权。我已经是半个皇室成员。</w:delText>
        </w:r>
      </w:del>
    </w:p>
    <w:p w14:paraId="0BD07019">
      <w:pPr>
        <w:spacing w:beforeLines="0" w:afterLines="0"/>
        <w:rPr>
          <w:ins w:id="775" w:author="salted鱼" w:date="2026-07-01T14:22:35Z"/>
          <w:rFonts w:hint="eastAsia" w:ascii="宋体" w:hAnsi="宋体" w:eastAsia="宋体" w:cs="宋体"/>
          <w:sz w:val="24"/>
          <w:szCs w:val="24"/>
        </w:rPr>
      </w:pPr>
      <w:r>
        <w:rPr>
          <w:rFonts w:hint="eastAsia" w:ascii="宋体" w:hAnsi="宋体" w:eastAsia="宋体" w:cs="宋体"/>
          <w:sz w:val="24"/>
          <w:szCs w:val="24"/>
        </w:rPr>
        <w:t>里文（冷笑）：公爵大人，</w:t>
      </w:r>
      <w:ins w:id="776" w:author="salted鱼" w:date="2026-07-01T14:19:06Z">
        <w:r>
          <w:rPr>
            <w:rFonts w:hint="eastAsia" w:ascii="宋体" w:hAnsi="宋体" w:eastAsia="宋体" w:cs="宋体"/>
            <w:sz w:val="24"/>
            <w:szCs w:val="24"/>
            <w:lang w:val="en-US" w:eastAsia="zh-CN"/>
          </w:rPr>
          <w:t>您</w:t>
        </w:r>
      </w:ins>
      <w:del w:id="777" w:author="salted鱼" w:date="2026-07-01T14:19:04Z">
        <w:r>
          <w:rPr>
            <w:rFonts w:hint="eastAsia" w:ascii="宋体" w:hAnsi="宋体" w:eastAsia="宋体" w:cs="宋体"/>
            <w:sz w:val="24"/>
            <w:szCs w:val="24"/>
          </w:rPr>
          <w:delText>你</w:delText>
        </w:r>
      </w:del>
      <w:r>
        <w:rPr>
          <w:rFonts w:hint="eastAsia" w:ascii="宋体" w:hAnsi="宋体" w:eastAsia="宋体" w:cs="宋体"/>
          <w:sz w:val="24"/>
          <w:szCs w:val="24"/>
        </w:rPr>
        <w:t>现在……有什么资格管我？</w:t>
      </w:r>
    </w:p>
    <w:p w14:paraId="1AE71FBF">
      <w:pPr>
        <w:spacing w:beforeLines="0" w:afterLines="0"/>
        <w:rPr>
          <w:rFonts w:hint="eastAsia" w:ascii="宋体" w:hAnsi="宋体" w:eastAsia="宋体" w:cs="宋体"/>
          <w:sz w:val="24"/>
          <w:szCs w:val="24"/>
          <w:lang w:val="en-US"/>
        </w:rPr>
      </w:pPr>
      <w:ins w:id="778" w:author="salted鱼" w:date="2026-07-01T14:22:39Z">
        <w:r>
          <w:rPr>
            <w:rFonts w:hint="eastAsia" w:ascii="宋体" w:hAnsi="宋体" w:eastAsia="宋体" w:cs="宋体"/>
            <w:b w:val="0"/>
            <w:bCs w:val="0"/>
            <w:sz w:val="24"/>
            <w:szCs w:val="24"/>
            <w:lang w:val="en-US" w:eastAsia="zh-CN"/>
          </w:rPr>
          <w:t>△</w:t>
        </w:r>
      </w:ins>
      <w:ins w:id="779" w:author="salted鱼" w:date="2026-07-01T14:22:42Z">
        <w:r>
          <w:rPr>
            <w:rFonts w:hint="eastAsia" w:ascii="宋体" w:hAnsi="宋体" w:eastAsia="宋体" w:cs="宋体"/>
            <w:b w:val="0"/>
            <w:bCs w:val="0"/>
            <w:sz w:val="24"/>
            <w:szCs w:val="24"/>
            <w:lang w:val="en-US" w:eastAsia="zh-CN"/>
          </w:rPr>
          <w:t>阿尔瓦多</w:t>
        </w:r>
      </w:ins>
      <w:ins w:id="780" w:author="salted鱼" w:date="2026-07-01T14:22:45Z">
        <w:r>
          <w:rPr>
            <w:rFonts w:hint="eastAsia" w:ascii="宋体" w:hAnsi="宋体" w:eastAsia="宋体" w:cs="宋体"/>
            <w:b w:val="0"/>
            <w:bCs w:val="0"/>
            <w:sz w:val="24"/>
            <w:szCs w:val="24"/>
            <w:lang w:val="en-US" w:eastAsia="zh-CN"/>
          </w:rPr>
          <w:t>猛地</w:t>
        </w:r>
      </w:ins>
      <w:ins w:id="781" w:author="salted鱼" w:date="2026-07-01T14:23:12Z">
        <w:r>
          <w:rPr>
            <w:rFonts w:hint="eastAsia" w:ascii="宋体" w:hAnsi="宋体" w:eastAsia="宋体" w:cs="宋体"/>
            <w:b w:val="0"/>
            <w:bCs w:val="0"/>
            <w:sz w:val="24"/>
            <w:szCs w:val="24"/>
            <w:lang w:val="en-US" w:eastAsia="zh-CN"/>
          </w:rPr>
          <w:t>用力</w:t>
        </w:r>
      </w:ins>
      <w:ins w:id="782" w:author="salted鱼" w:date="2026-07-01T14:23:13Z">
        <w:r>
          <w:rPr>
            <w:rFonts w:hint="eastAsia" w:ascii="宋体" w:hAnsi="宋体" w:eastAsia="宋体" w:cs="宋体"/>
            <w:b w:val="0"/>
            <w:bCs w:val="0"/>
            <w:sz w:val="24"/>
            <w:szCs w:val="24"/>
            <w:lang w:val="en-US" w:eastAsia="zh-CN"/>
          </w:rPr>
          <w:t>要</w:t>
        </w:r>
      </w:ins>
      <w:ins w:id="783" w:author="salted鱼" w:date="2026-07-01T14:22:50Z">
        <w:r>
          <w:rPr>
            <w:rFonts w:hint="eastAsia" w:ascii="宋体" w:hAnsi="宋体" w:eastAsia="宋体" w:cs="宋体"/>
            <w:b w:val="0"/>
            <w:bCs w:val="0"/>
            <w:sz w:val="24"/>
            <w:szCs w:val="24"/>
            <w:lang w:val="en-US" w:eastAsia="zh-CN"/>
          </w:rPr>
          <w:t>夺回</w:t>
        </w:r>
      </w:ins>
      <w:ins w:id="784" w:author="salted鱼" w:date="2026-07-01T14:22:52Z">
        <w:r>
          <w:rPr>
            <w:rFonts w:hint="eastAsia" w:ascii="宋体" w:hAnsi="宋体" w:eastAsia="宋体" w:cs="宋体"/>
            <w:b w:val="0"/>
            <w:bCs w:val="0"/>
            <w:sz w:val="24"/>
            <w:szCs w:val="24"/>
            <w:lang w:val="en-US" w:eastAsia="zh-CN"/>
          </w:rPr>
          <w:t>手杖</w:t>
        </w:r>
      </w:ins>
      <w:ins w:id="785" w:author="salted鱼" w:date="2026-07-01T14:22:55Z">
        <w:r>
          <w:rPr>
            <w:rFonts w:hint="eastAsia" w:ascii="宋体" w:hAnsi="宋体" w:eastAsia="宋体" w:cs="宋体"/>
            <w:b w:val="0"/>
            <w:bCs w:val="0"/>
            <w:sz w:val="24"/>
            <w:szCs w:val="24"/>
            <w:lang w:val="en-US" w:eastAsia="zh-CN"/>
          </w:rPr>
          <w:t>，</w:t>
        </w:r>
      </w:ins>
      <w:ins w:id="786" w:author="salted鱼" w:date="2026-07-01T14:23:20Z">
        <w:r>
          <w:rPr>
            <w:rFonts w:hint="eastAsia" w:ascii="宋体" w:hAnsi="宋体" w:eastAsia="宋体" w:cs="宋体"/>
            <w:b w:val="0"/>
            <w:bCs w:val="0"/>
            <w:sz w:val="24"/>
            <w:szCs w:val="24"/>
            <w:lang w:val="en-US" w:eastAsia="zh-CN"/>
          </w:rPr>
          <w:t>里文</w:t>
        </w:r>
      </w:ins>
      <w:ins w:id="787" w:author="salted鱼" w:date="2026-07-01T14:23:22Z">
        <w:r>
          <w:rPr>
            <w:rFonts w:hint="eastAsia" w:ascii="宋体" w:hAnsi="宋体" w:eastAsia="宋体" w:cs="宋体"/>
            <w:b w:val="0"/>
            <w:bCs w:val="0"/>
            <w:sz w:val="24"/>
            <w:szCs w:val="24"/>
            <w:lang w:val="en-US" w:eastAsia="zh-CN"/>
          </w:rPr>
          <w:t>及时</w:t>
        </w:r>
      </w:ins>
      <w:ins w:id="788" w:author="salted鱼" w:date="2026-07-01T14:23:25Z">
        <w:r>
          <w:rPr>
            <w:rFonts w:hint="eastAsia" w:ascii="宋体" w:hAnsi="宋体" w:eastAsia="宋体" w:cs="宋体"/>
            <w:b w:val="0"/>
            <w:bCs w:val="0"/>
            <w:sz w:val="24"/>
            <w:szCs w:val="24"/>
            <w:lang w:val="en-US" w:eastAsia="zh-CN"/>
          </w:rPr>
          <w:t>松手</w:t>
        </w:r>
      </w:ins>
      <w:ins w:id="789" w:author="salted鱼" w:date="2026-07-01T14:23:28Z">
        <w:r>
          <w:rPr>
            <w:rFonts w:hint="eastAsia" w:ascii="宋体" w:hAnsi="宋体" w:eastAsia="宋体" w:cs="宋体"/>
            <w:b w:val="0"/>
            <w:bCs w:val="0"/>
            <w:sz w:val="24"/>
            <w:szCs w:val="24"/>
            <w:lang w:val="en-US" w:eastAsia="zh-CN"/>
          </w:rPr>
          <w:t>。</w:t>
        </w:r>
      </w:ins>
      <w:ins w:id="790" w:author="salted鱼" w:date="2026-07-01T14:23:31Z">
        <w:r>
          <w:rPr>
            <w:rFonts w:hint="eastAsia" w:ascii="宋体" w:hAnsi="宋体" w:eastAsia="宋体" w:cs="宋体"/>
            <w:b w:val="0"/>
            <w:bCs w:val="0"/>
            <w:sz w:val="24"/>
            <w:szCs w:val="24"/>
            <w:lang w:val="en-US" w:eastAsia="zh-CN"/>
          </w:rPr>
          <w:t>阿尔瓦多</w:t>
        </w:r>
      </w:ins>
      <w:ins w:id="791" w:author="salted鱼" w:date="2026-07-01T14:23:34Z">
        <w:r>
          <w:rPr>
            <w:rFonts w:hint="eastAsia" w:ascii="宋体" w:hAnsi="宋体" w:eastAsia="宋体" w:cs="宋体"/>
            <w:b w:val="0"/>
            <w:bCs w:val="0"/>
            <w:sz w:val="24"/>
            <w:szCs w:val="24"/>
            <w:lang w:val="en-US" w:eastAsia="zh-CN"/>
          </w:rPr>
          <w:t>用力过猛</w:t>
        </w:r>
      </w:ins>
      <w:ins w:id="792" w:author="salted鱼" w:date="2026-07-01T14:23:36Z">
        <w:r>
          <w:rPr>
            <w:rFonts w:hint="eastAsia" w:ascii="宋体" w:hAnsi="宋体" w:eastAsia="宋体" w:cs="宋体"/>
            <w:b w:val="0"/>
            <w:bCs w:val="0"/>
            <w:sz w:val="24"/>
            <w:szCs w:val="24"/>
            <w:lang w:val="en-US" w:eastAsia="zh-CN"/>
          </w:rPr>
          <w:t>差点</w:t>
        </w:r>
      </w:ins>
      <w:ins w:id="793" w:author="salted鱼" w:date="2026-07-01T14:23:40Z">
        <w:r>
          <w:rPr>
            <w:rFonts w:hint="eastAsia" w:ascii="宋体" w:hAnsi="宋体" w:eastAsia="宋体" w:cs="宋体"/>
            <w:b w:val="0"/>
            <w:bCs w:val="0"/>
            <w:sz w:val="24"/>
            <w:szCs w:val="24"/>
            <w:lang w:val="en-US" w:eastAsia="zh-CN"/>
          </w:rPr>
          <w:t>摔一跤</w:t>
        </w:r>
      </w:ins>
      <w:ins w:id="794" w:author="salted鱼" w:date="2026-07-01T14:23:41Z">
        <w:r>
          <w:rPr>
            <w:rFonts w:hint="eastAsia" w:ascii="宋体" w:hAnsi="宋体" w:eastAsia="宋体" w:cs="宋体"/>
            <w:b w:val="0"/>
            <w:bCs w:val="0"/>
            <w:sz w:val="24"/>
            <w:szCs w:val="24"/>
            <w:lang w:val="en-US" w:eastAsia="zh-CN"/>
          </w:rPr>
          <w:t>，</w:t>
        </w:r>
      </w:ins>
      <w:ins w:id="795" w:author="salted鱼" w:date="2026-07-01T14:23:42Z">
        <w:r>
          <w:rPr>
            <w:rFonts w:hint="eastAsia" w:ascii="宋体" w:hAnsi="宋体" w:eastAsia="宋体" w:cs="宋体"/>
            <w:b w:val="0"/>
            <w:bCs w:val="0"/>
            <w:sz w:val="24"/>
            <w:szCs w:val="24"/>
            <w:lang w:val="en-US" w:eastAsia="zh-CN"/>
          </w:rPr>
          <w:t>被</w:t>
        </w:r>
      </w:ins>
      <w:ins w:id="796" w:author="salted鱼" w:date="2026-07-01T14:23:44Z">
        <w:r>
          <w:rPr>
            <w:rFonts w:hint="eastAsia" w:ascii="宋体" w:hAnsi="宋体" w:eastAsia="宋体" w:cs="宋体"/>
            <w:b w:val="0"/>
            <w:bCs w:val="0"/>
            <w:sz w:val="24"/>
            <w:szCs w:val="24"/>
            <w:lang w:val="en-US" w:eastAsia="zh-CN"/>
          </w:rPr>
          <w:t>维莱拉</w:t>
        </w:r>
      </w:ins>
      <w:ins w:id="797" w:author="salted鱼" w:date="2026-07-01T14:23:45Z">
        <w:r>
          <w:rPr>
            <w:rFonts w:hint="eastAsia" w:ascii="宋体" w:hAnsi="宋体" w:eastAsia="宋体" w:cs="宋体"/>
            <w:b w:val="0"/>
            <w:bCs w:val="0"/>
            <w:sz w:val="24"/>
            <w:szCs w:val="24"/>
            <w:lang w:val="en-US" w:eastAsia="zh-CN"/>
          </w:rPr>
          <w:t>及时</w:t>
        </w:r>
      </w:ins>
      <w:ins w:id="798" w:author="salted鱼" w:date="2026-07-01T14:23:47Z">
        <w:r>
          <w:rPr>
            <w:rFonts w:hint="eastAsia" w:ascii="宋体" w:hAnsi="宋体" w:eastAsia="宋体" w:cs="宋体"/>
            <w:b w:val="0"/>
            <w:bCs w:val="0"/>
            <w:sz w:val="24"/>
            <w:szCs w:val="24"/>
            <w:lang w:val="en-US" w:eastAsia="zh-CN"/>
          </w:rPr>
          <w:t>扶住</w:t>
        </w:r>
      </w:ins>
      <w:ins w:id="799" w:author="salted鱼" w:date="2026-07-01T14:23:48Z">
        <w:r>
          <w:rPr>
            <w:rFonts w:hint="eastAsia" w:ascii="宋体" w:hAnsi="宋体" w:eastAsia="宋体" w:cs="宋体"/>
            <w:b w:val="0"/>
            <w:bCs w:val="0"/>
            <w:sz w:val="24"/>
            <w:szCs w:val="24"/>
            <w:lang w:val="en-US" w:eastAsia="zh-CN"/>
          </w:rPr>
          <w:t>。</w:t>
        </w:r>
      </w:ins>
    </w:p>
    <w:p w14:paraId="4F53FFBA">
      <w:pPr>
        <w:spacing w:beforeLines="0" w:afterLines="0"/>
        <w:rPr>
          <w:ins w:id="800" w:author="salted鱼" w:date="2026-07-01T14:21:30Z"/>
          <w:rFonts w:hint="eastAsia" w:ascii="宋体" w:hAnsi="宋体" w:eastAsia="宋体" w:cs="宋体"/>
          <w:i w:val="0"/>
          <w:iCs w:val="0"/>
          <w:caps w:val="0"/>
          <w:color w:val="424242"/>
          <w:spacing w:val="0"/>
          <w:sz w:val="24"/>
          <w:szCs w:val="24"/>
          <w:shd w:val="clear" w:fill="FFFFFF"/>
          <w:lang w:val="en-US" w:eastAsia="zh-CN"/>
        </w:rPr>
      </w:pPr>
      <w:r>
        <w:rPr>
          <w:rFonts w:hint="eastAsia" w:ascii="宋体" w:hAnsi="宋体" w:eastAsia="宋体" w:cs="宋体"/>
          <w:b w:val="0"/>
          <w:bCs w:val="0"/>
          <w:sz w:val="24"/>
          <w:szCs w:val="24"/>
          <w:lang w:val="en-US" w:eastAsia="zh-CN"/>
        </w:rPr>
        <w:t>阿尔瓦多：</w:t>
      </w:r>
      <w:ins w:id="801" w:author="salted鱼" w:date="2026-07-01T14:19:25Z">
        <w:r>
          <w:rPr>
            <w:rFonts w:hint="eastAsia" w:ascii="宋体" w:hAnsi="宋体" w:eastAsia="宋体" w:cs="宋体"/>
            <w:i w:val="0"/>
            <w:iCs w:val="0"/>
            <w:caps w:val="0"/>
            <w:color w:val="424242"/>
            <w:spacing w:val="0"/>
            <w:sz w:val="24"/>
            <w:szCs w:val="24"/>
            <w:shd w:val="clear" w:fill="FFFFFF"/>
          </w:rPr>
          <w:t>准驸马又如何？你身上流着我的血，就永远是我的儿子！</w:t>
        </w:r>
      </w:ins>
      <w:ins w:id="802" w:author="salted鱼" w:date="2026-07-01T15:24:34Z">
        <w:r>
          <w:rPr>
            <w:rFonts w:hint="eastAsia" w:ascii="宋体" w:hAnsi="宋体" w:eastAsia="宋体" w:cs="宋体"/>
            <w:i w:val="0"/>
            <w:iCs w:val="0"/>
            <w:caps w:val="0"/>
            <w:color w:val="424242"/>
            <w:spacing w:val="0"/>
            <w:sz w:val="24"/>
            <w:szCs w:val="24"/>
            <w:shd w:val="clear" w:fill="FFFFFF"/>
            <w:lang w:val="en-US" w:eastAsia="zh-CN"/>
          </w:rPr>
          <w:t>我就能管你</w:t>
        </w:r>
      </w:ins>
      <w:ins w:id="803" w:author="salted鱼" w:date="2026-07-01T15:24:36Z">
        <w:r>
          <w:rPr>
            <w:rFonts w:hint="eastAsia" w:ascii="宋体" w:hAnsi="宋体" w:eastAsia="宋体" w:cs="宋体"/>
            <w:i w:val="0"/>
            <w:iCs w:val="0"/>
            <w:caps w:val="0"/>
            <w:color w:val="424242"/>
            <w:spacing w:val="0"/>
            <w:sz w:val="24"/>
            <w:szCs w:val="24"/>
            <w:shd w:val="clear" w:fill="FFFFFF"/>
            <w:lang w:val="en-US" w:eastAsia="zh-CN"/>
          </w:rPr>
          <w:t>！</w:t>
        </w:r>
      </w:ins>
    </w:p>
    <w:p w14:paraId="402236FC">
      <w:pPr>
        <w:spacing w:beforeLines="0" w:afterLines="0"/>
        <w:rPr>
          <w:ins w:id="804" w:author="salted鱼" w:date="2026-07-01T14:22:13Z"/>
          <w:rFonts w:hint="eastAsia" w:ascii="宋体" w:hAnsi="宋体" w:eastAsia="宋体" w:cs="宋体"/>
          <w:i w:val="0"/>
          <w:iCs w:val="0"/>
          <w:caps w:val="0"/>
          <w:color w:val="424242"/>
          <w:spacing w:val="0"/>
          <w:sz w:val="24"/>
          <w:szCs w:val="24"/>
          <w:shd w:val="clear" w:fill="FFFFFF"/>
        </w:rPr>
      </w:pPr>
      <w:ins w:id="805" w:author="salted鱼" w:date="2026-07-01T14:21:38Z">
        <w:r>
          <w:rPr>
            <w:rFonts w:hint="eastAsia" w:ascii="宋体" w:hAnsi="宋体" w:eastAsia="宋体" w:cs="宋体"/>
            <w:sz w:val="24"/>
            <w:szCs w:val="24"/>
            <w:lang w:val="en-US" w:eastAsia="zh-CN"/>
          </w:rPr>
          <w:t>维莱拉</w:t>
        </w:r>
      </w:ins>
      <w:ins w:id="806" w:author="salted鱼" w:date="2026-07-01T14:21:41Z">
        <w:r>
          <w:rPr>
            <w:rFonts w:hint="eastAsia" w:ascii="宋体" w:hAnsi="宋体" w:eastAsia="宋体" w:cs="宋体"/>
            <w:sz w:val="24"/>
            <w:szCs w:val="24"/>
            <w:lang w:val="en-US" w:eastAsia="zh-CN"/>
          </w:rPr>
          <w:t>（</w:t>
        </w:r>
      </w:ins>
      <w:ins w:id="807" w:author="salted鱼" w:date="2026-07-01T14:21:43Z">
        <w:r>
          <w:rPr>
            <w:rFonts w:hint="eastAsia" w:ascii="宋体" w:hAnsi="宋体" w:eastAsia="宋体" w:cs="宋体"/>
            <w:sz w:val="24"/>
            <w:szCs w:val="24"/>
            <w:lang w:val="en-US" w:eastAsia="zh-CN"/>
          </w:rPr>
          <w:t>假意</w:t>
        </w:r>
      </w:ins>
      <w:ins w:id="808" w:author="salted鱼" w:date="2026-07-01T14:21:41Z">
        <w:r>
          <w:rPr>
            <w:rFonts w:hint="eastAsia" w:ascii="宋体" w:hAnsi="宋体" w:eastAsia="宋体" w:cs="宋体"/>
            <w:sz w:val="24"/>
            <w:szCs w:val="24"/>
            <w:lang w:val="en-US" w:eastAsia="zh-CN"/>
          </w:rPr>
          <w:t>）</w:t>
        </w:r>
      </w:ins>
      <w:ins w:id="809" w:author="salted鱼" w:date="2026-07-01T14:21:45Z">
        <w:r>
          <w:rPr>
            <w:rFonts w:hint="eastAsia" w:ascii="宋体" w:hAnsi="宋体" w:eastAsia="宋体" w:cs="宋体"/>
            <w:sz w:val="24"/>
            <w:szCs w:val="24"/>
            <w:lang w:val="en-US" w:eastAsia="zh-CN"/>
          </w:rPr>
          <w:t>：</w:t>
        </w:r>
      </w:ins>
      <w:ins w:id="810" w:author="salted鱼" w:date="2026-07-01T14:21:55Z">
        <w:r>
          <w:rPr>
            <w:rFonts w:hint="eastAsia" w:ascii="宋体" w:hAnsi="宋体" w:eastAsia="宋体" w:cs="宋体"/>
            <w:i w:val="0"/>
            <w:iCs w:val="0"/>
            <w:caps w:val="0"/>
            <w:color w:val="424242"/>
            <w:spacing w:val="0"/>
            <w:sz w:val="24"/>
            <w:szCs w:val="24"/>
            <w:shd w:val="clear" w:fill="FFFFFF"/>
          </w:rPr>
          <w:t>老爷，别气坏了身子。里文只是年纪小，被一时的风光冲昏了头，带回去好好教一教就是了。</w:t>
        </w:r>
      </w:ins>
    </w:p>
    <w:p w14:paraId="300BFDF2">
      <w:pPr>
        <w:spacing w:beforeLines="0" w:afterLines="0"/>
        <w:rPr>
          <w:ins w:id="811" w:author="salted鱼" w:date="2026-07-01T14:24:11Z"/>
          <w:rFonts w:hint="eastAsia" w:ascii="宋体" w:hAnsi="宋体" w:eastAsia="宋体" w:cs="宋体"/>
          <w:sz w:val="24"/>
          <w:szCs w:val="24"/>
          <w:lang w:val="en-US" w:eastAsia="zh-CN"/>
        </w:rPr>
      </w:pPr>
      <w:ins w:id="812" w:author="salted鱼" w:date="2026-07-01T14:24:02Z">
        <w:r>
          <w:rPr>
            <w:rFonts w:hint="eastAsia" w:ascii="宋体" w:hAnsi="宋体" w:eastAsia="宋体" w:cs="宋体"/>
            <w:sz w:val="24"/>
            <w:szCs w:val="24"/>
            <w:lang w:val="en-US" w:eastAsia="zh-CN"/>
          </w:rPr>
          <w:t>里文（</w:t>
        </w:r>
      </w:ins>
      <w:ins w:id="813" w:author="salted鱼" w:date="2026-07-01T14:24:05Z">
        <w:r>
          <w:rPr>
            <w:rFonts w:hint="eastAsia" w:ascii="宋体" w:hAnsi="宋体" w:eastAsia="宋体" w:cs="宋体"/>
            <w:sz w:val="24"/>
            <w:szCs w:val="24"/>
            <w:lang w:val="en-US" w:eastAsia="zh-CN"/>
          </w:rPr>
          <w:t>嗤笑</w:t>
        </w:r>
      </w:ins>
      <w:ins w:id="814" w:author="salted鱼" w:date="2026-07-01T14:24:02Z">
        <w:r>
          <w:rPr>
            <w:rFonts w:hint="eastAsia" w:ascii="宋体" w:hAnsi="宋体" w:eastAsia="宋体" w:cs="宋体"/>
            <w:sz w:val="24"/>
            <w:szCs w:val="24"/>
            <w:lang w:val="en-US" w:eastAsia="zh-CN"/>
          </w:rPr>
          <w:t>）</w:t>
        </w:r>
      </w:ins>
      <w:ins w:id="815" w:author="salted鱼" w:date="2026-07-01T14:24:06Z">
        <w:r>
          <w:rPr>
            <w:rFonts w:hint="eastAsia" w:ascii="宋体" w:hAnsi="宋体" w:eastAsia="宋体" w:cs="宋体"/>
            <w:sz w:val="24"/>
            <w:szCs w:val="24"/>
            <w:lang w:val="en-US" w:eastAsia="zh-CN"/>
          </w:rPr>
          <w:t>：</w:t>
        </w:r>
      </w:ins>
      <w:ins w:id="816" w:author="salted鱼" w:date="2026-07-01T15:24:47Z">
        <w:r>
          <w:rPr>
            <w:rFonts w:hint="eastAsia" w:ascii="宋体" w:hAnsi="宋体" w:eastAsia="宋体" w:cs="宋体"/>
            <w:sz w:val="24"/>
            <w:szCs w:val="24"/>
            <w:lang w:val="en-US" w:eastAsia="zh-CN"/>
          </w:rPr>
          <w:t>嘁</w:t>
        </w:r>
      </w:ins>
      <w:ins w:id="817" w:author="salted鱼" w:date="2026-07-01T15:24:48Z">
        <w:r>
          <w:rPr>
            <w:rFonts w:hint="eastAsia" w:ascii="宋体" w:hAnsi="宋体" w:eastAsia="宋体" w:cs="宋体"/>
            <w:sz w:val="24"/>
            <w:szCs w:val="24"/>
            <w:lang w:val="en-US" w:eastAsia="zh-CN"/>
          </w:rPr>
          <w:t>，</w:t>
        </w:r>
      </w:ins>
      <w:ins w:id="818" w:author="salted鱼" w:date="2026-07-01T14:24:08Z">
        <w:r>
          <w:rPr>
            <w:rFonts w:hint="eastAsia" w:ascii="宋体" w:hAnsi="宋体" w:eastAsia="宋体" w:cs="宋体"/>
            <w:sz w:val="24"/>
            <w:szCs w:val="24"/>
            <w:lang w:val="en-US" w:eastAsia="zh-CN"/>
          </w:rPr>
          <w:t>虚情假意</w:t>
        </w:r>
      </w:ins>
      <w:ins w:id="819" w:author="salted鱼" w:date="2026-07-01T14:24:10Z">
        <w:r>
          <w:rPr>
            <w:rFonts w:hint="eastAsia" w:ascii="宋体" w:hAnsi="宋体" w:eastAsia="宋体" w:cs="宋体"/>
            <w:sz w:val="24"/>
            <w:szCs w:val="24"/>
            <w:lang w:val="en-US" w:eastAsia="zh-CN"/>
          </w:rPr>
          <w:t>！</w:t>
        </w:r>
      </w:ins>
    </w:p>
    <w:p w14:paraId="6B0A97B6">
      <w:pPr>
        <w:spacing w:beforeLines="0" w:afterLines="0"/>
        <w:rPr>
          <w:rFonts w:hint="eastAsia" w:ascii="宋体" w:hAnsi="宋体" w:eastAsia="宋体" w:cs="宋体"/>
          <w:sz w:val="24"/>
          <w:szCs w:val="24"/>
        </w:rPr>
      </w:pPr>
      <w:ins w:id="820" w:author="salted鱼" w:date="2026-07-01T14:24:13Z">
        <w:r>
          <w:rPr>
            <w:rFonts w:hint="eastAsia" w:ascii="宋体" w:hAnsi="宋体" w:eastAsia="宋体" w:cs="宋体"/>
            <w:sz w:val="24"/>
            <w:szCs w:val="24"/>
            <w:lang w:val="en-US" w:eastAsia="zh-CN"/>
          </w:rPr>
          <w:t>阿尔瓦多</w:t>
        </w:r>
      </w:ins>
      <w:ins w:id="821" w:author="salted鱼" w:date="2026-07-01T14:24:14Z">
        <w:r>
          <w:rPr>
            <w:rFonts w:hint="eastAsia" w:ascii="宋体" w:hAnsi="宋体" w:eastAsia="宋体" w:cs="宋体"/>
            <w:sz w:val="24"/>
            <w:szCs w:val="24"/>
            <w:lang w:val="en-US" w:eastAsia="zh-CN"/>
          </w:rPr>
          <w:t>：</w:t>
        </w:r>
      </w:ins>
      <w:ins w:id="822" w:author="salted鱼" w:date="2026-07-01T14:24:15Z">
        <w:r>
          <w:rPr>
            <w:rFonts w:hint="eastAsia" w:ascii="宋体" w:hAnsi="宋体" w:eastAsia="宋体" w:cs="宋体"/>
            <w:sz w:val="24"/>
            <w:szCs w:val="24"/>
            <w:lang w:val="en-US" w:eastAsia="zh-CN"/>
          </w:rPr>
          <w:t>你</w:t>
        </w:r>
      </w:ins>
      <w:ins w:id="823" w:author="salted鱼" w:date="2026-07-01T14:24:16Z">
        <w:r>
          <w:rPr>
            <w:rFonts w:hint="eastAsia" w:ascii="宋体" w:hAnsi="宋体" w:eastAsia="宋体" w:cs="宋体"/>
            <w:sz w:val="24"/>
            <w:szCs w:val="24"/>
            <w:lang w:val="en-US" w:eastAsia="zh-CN"/>
          </w:rPr>
          <w:t>！</w:t>
        </w:r>
      </w:ins>
      <w:del w:id="824" w:author="salted鱼" w:date="2026-07-01T14:19:25Z">
        <w:r>
          <w:rPr>
            <w:rFonts w:hint="eastAsia" w:ascii="宋体" w:hAnsi="宋体" w:eastAsia="宋体" w:cs="宋体"/>
            <w:sz w:val="24"/>
            <w:szCs w:val="24"/>
          </w:rPr>
          <w:delText>凭什么？！就凭你身上流着我的血！不愿意？那就由不得你了！</w:delText>
        </w:r>
      </w:del>
    </w:p>
    <w:p w14:paraId="1968A4C8">
      <w:pPr>
        <w:spacing w:beforeLines="0" w:afterLine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△阿尔瓦多一挥手，门外的重甲护卫立刻</w:t>
      </w:r>
      <w:ins w:id="825" w:author="salted鱼" w:date="2026-07-01T14:21:24Z">
        <w:r>
          <w:rPr>
            <w:rFonts w:hint="eastAsia" w:ascii="宋体" w:hAnsi="宋体" w:eastAsia="宋体" w:cs="宋体"/>
            <w:b w:val="0"/>
            <w:bCs w:val="0"/>
            <w:sz w:val="24"/>
            <w:szCs w:val="24"/>
            <w:lang w:val="en-US" w:eastAsia="zh-CN"/>
          </w:rPr>
          <w:t>冲入包厢</w:t>
        </w:r>
      </w:ins>
      <w:ins w:id="826" w:author="salted鱼" w:date="2026-07-01T14:21:25Z">
        <w:r>
          <w:rPr>
            <w:rFonts w:hint="eastAsia" w:ascii="宋体" w:hAnsi="宋体" w:eastAsia="宋体" w:cs="宋体"/>
            <w:b w:val="0"/>
            <w:bCs w:val="0"/>
            <w:sz w:val="24"/>
            <w:szCs w:val="24"/>
            <w:lang w:val="en-US" w:eastAsia="zh-CN"/>
          </w:rPr>
          <w:t>，</w:t>
        </w:r>
      </w:ins>
      <w:r>
        <w:rPr>
          <w:rFonts w:hint="eastAsia" w:ascii="宋体" w:hAnsi="宋体" w:eastAsia="宋体" w:cs="宋体"/>
          <w:b w:val="0"/>
          <w:bCs w:val="0"/>
          <w:sz w:val="24"/>
          <w:szCs w:val="24"/>
          <w:lang w:val="en-US" w:eastAsia="zh-CN"/>
        </w:rPr>
        <w:t>拔出武器，将</w:t>
      </w:r>
      <w:r>
        <w:rPr>
          <w:rFonts w:hint="eastAsia" w:ascii="宋体" w:hAnsi="宋体" w:eastAsia="宋体" w:cs="宋体"/>
          <w:sz w:val="24"/>
          <w:szCs w:val="24"/>
        </w:rPr>
        <w:t>里文</w:t>
      </w:r>
      <w:r>
        <w:rPr>
          <w:rFonts w:hint="eastAsia" w:ascii="宋体" w:hAnsi="宋体" w:eastAsia="宋体" w:cs="宋体"/>
          <w:b w:val="0"/>
          <w:bCs w:val="0"/>
          <w:sz w:val="24"/>
          <w:szCs w:val="24"/>
          <w:lang w:val="en-US" w:eastAsia="zh-CN"/>
        </w:rPr>
        <w:t>死死围住。</w:t>
      </w:r>
    </w:p>
    <w:p w14:paraId="41552949">
      <w:pPr>
        <w:spacing w:beforeLines="0" w:afterLine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阿尔瓦多（眼神狠辣）：</w:t>
      </w:r>
      <w:ins w:id="827" w:author="salted鱼" w:date="2026-07-01T14:20:05Z">
        <w:r>
          <w:rPr>
            <w:rFonts w:hint="eastAsia" w:ascii="宋体" w:hAnsi="宋体" w:eastAsia="宋体" w:cs="宋体"/>
            <w:i w:val="0"/>
            <w:iCs w:val="0"/>
            <w:caps w:val="0"/>
            <w:color w:val="424242"/>
            <w:spacing w:val="0"/>
            <w:sz w:val="24"/>
            <w:szCs w:val="24"/>
            <w:shd w:val="clear" w:fill="FFFFFF"/>
          </w:rPr>
          <w:t>你</w:t>
        </w:r>
      </w:ins>
      <w:ins w:id="828" w:author="salted鱼" w:date="2026-07-01T14:24:25Z">
        <w:r>
          <w:rPr>
            <w:rFonts w:hint="eastAsia" w:ascii="宋体" w:hAnsi="宋体" w:eastAsia="宋体" w:cs="宋体"/>
            <w:i w:val="0"/>
            <w:iCs w:val="0"/>
            <w:caps w:val="0"/>
            <w:color w:val="424242"/>
            <w:spacing w:val="0"/>
            <w:sz w:val="24"/>
            <w:szCs w:val="24"/>
            <w:shd w:val="clear" w:fill="FFFFFF"/>
            <w:lang w:val="en-US" w:eastAsia="zh-CN"/>
          </w:rPr>
          <w:t>要是</w:t>
        </w:r>
      </w:ins>
      <w:ins w:id="829" w:author="salted鱼" w:date="2026-07-01T14:20:05Z">
        <w:r>
          <w:rPr>
            <w:rFonts w:hint="eastAsia" w:ascii="宋体" w:hAnsi="宋体" w:eastAsia="宋体" w:cs="宋体"/>
            <w:i w:val="0"/>
            <w:iCs w:val="0"/>
            <w:caps w:val="0"/>
            <w:color w:val="424242"/>
            <w:spacing w:val="0"/>
            <w:sz w:val="24"/>
            <w:szCs w:val="24"/>
            <w:shd w:val="clear" w:fill="FFFFFF"/>
          </w:rPr>
          <w:t>敢违抗，我就打断你的腿，把你锁回公爵府</w:t>
        </w:r>
      </w:ins>
      <w:ins w:id="830" w:author="salted鱼" w:date="2026-07-01T14:20:13Z">
        <w:r>
          <w:rPr>
            <w:rFonts w:hint="eastAsia" w:ascii="宋体" w:hAnsi="宋体" w:eastAsia="宋体" w:cs="宋体"/>
            <w:i w:val="0"/>
            <w:iCs w:val="0"/>
            <w:caps w:val="0"/>
            <w:color w:val="424242"/>
            <w:spacing w:val="0"/>
            <w:sz w:val="24"/>
            <w:szCs w:val="24"/>
            <w:shd w:val="clear" w:fill="FFFFFF"/>
            <w:lang w:val="en-US" w:eastAsia="zh-CN"/>
          </w:rPr>
          <w:t>的</w:t>
        </w:r>
      </w:ins>
      <w:ins w:id="831" w:author="salted鱼" w:date="2026-07-01T14:20:14Z">
        <w:r>
          <w:rPr>
            <w:rFonts w:hint="eastAsia" w:ascii="宋体" w:hAnsi="宋体" w:eastAsia="宋体" w:cs="宋体"/>
            <w:i w:val="0"/>
            <w:iCs w:val="0"/>
            <w:caps w:val="0"/>
            <w:color w:val="424242"/>
            <w:spacing w:val="0"/>
            <w:sz w:val="24"/>
            <w:szCs w:val="24"/>
            <w:shd w:val="clear" w:fill="FFFFFF"/>
            <w:lang w:val="en-US" w:eastAsia="zh-CN"/>
          </w:rPr>
          <w:t>地下室</w:t>
        </w:r>
      </w:ins>
      <w:ins w:id="832" w:author="salted鱼" w:date="2026-07-01T14:20:05Z">
        <w:r>
          <w:rPr>
            <w:rFonts w:hint="eastAsia" w:ascii="宋体" w:hAnsi="宋体" w:eastAsia="宋体" w:cs="宋体"/>
            <w:i w:val="0"/>
            <w:iCs w:val="0"/>
            <w:caps w:val="0"/>
            <w:color w:val="424242"/>
            <w:spacing w:val="0"/>
            <w:sz w:val="24"/>
            <w:szCs w:val="24"/>
            <w:shd w:val="clear" w:fill="FFFFFF"/>
          </w:rPr>
          <w:t>。看你还怎么在外面撒野！</w:t>
        </w:r>
      </w:ins>
      <w:del w:id="833" w:author="salted鱼" w:date="2026-07-01T14:20:05Z">
        <w:r>
          <w:rPr>
            <w:rFonts w:hint="eastAsia" w:ascii="宋体" w:hAnsi="宋体" w:eastAsia="宋体" w:cs="宋体"/>
            <w:b w:val="0"/>
            <w:bCs w:val="0"/>
            <w:sz w:val="24"/>
            <w:szCs w:val="24"/>
            <w:lang w:val="en-US" w:eastAsia="zh-CN"/>
          </w:rPr>
          <w:delText>如果你敢违抗我，我打断你的双腿，废掉你的自由，把你像狗一样锁在公爵府的地下室里！</w:delText>
        </w:r>
      </w:del>
    </w:p>
    <w:p w14:paraId="6D078897">
      <w:pPr>
        <w:spacing w:beforeLines="0" w:afterLine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△维莱拉在后面露出了得意的冷笑。</w:t>
      </w:r>
    </w:p>
    <w:p w14:paraId="7EEB9A24">
      <w:pPr>
        <w:spacing w:beforeLines="0" w:afterLine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△里文慢慢勾起唇角，</w:t>
      </w:r>
      <w:ins w:id="834" w:author="salted鱼" w:date="2026-07-01T14:25:16Z">
        <w:r>
          <w:rPr>
            <w:rFonts w:hint="eastAsia" w:ascii="宋体" w:hAnsi="宋体" w:eastAsia="宋体" w:cs="宋体"/>
            <w:b w:val="0"/>
            <w:bCs w:val="0"/>
            <w:sz w:val="24"/>
            <w:szCs w:val="24"/>
            <w:lang w:val="en-US" w:eastAsia="zh-CN"/>
          </w:rPr>
          <w:t>也</w:t>
        </w:r>
      </w:ins>
      <w:r>
        <w:rPr>
          <w:rFonts w:hint="eastAsia" w:ascii="宋体" w:hAnsi="宋体" w:eastAsia="宋体" w:cs="宋体"/>
          <w:b w:val="0"/>
          <w:bCs w:val="0"/>
          <w:sz w:val="24"/>
          <w:szCs w:val="24"/>
          <w:lang w:val="en-US" w:eastAsia="zh-CN"/>
        </w:rPr>
        <w:t>露出了一个</w:t>
      </w:r>
      <w:ins w:id="835" w:author="salted鱼" w:date="2026-07-01T14:25:20Z">
        <w:r>
          <w:rPr>
            <w:rFonts w:hint="eastAsia" w:ascii="宋体" w:hAnsi="宋体" w:eastAsia="宋体" w:cs="宋体"/>
            <w:b w:val="0"/>
            <w:bCs w:val="0"/>
            <w:sz w:val="24"/>
            <w:szCs w:val="24"/>
            <w:lang w:val="en-US" w:eastAsia="zh-CN"/>
          </w:rPr>
          <w:t>冷笑</w:t>
        </w:r>
      </w:ins>
      <w:del w:id="836" w:author="salted鱼" w:date="2026-07-01T14:25:18Z">
        <w:r>
          <w:rPr>
            <w:rFonts w:hint="eastAsia" w:ascii="宋体" w:hAnsi="宋体" w:eastAsia="宋体" w:cs="宋体"/>
            <w:b w:val="0"/>
            <w:bCs w:val="0"/>
            <w:sz w:val="24"/>
            <w:szCs w:val="24"/>
            <w:lang w:val="en-US" w:eastAsia="zh-CN"/>
          </w:rPr>
          <w:delText>笑容</w:delText>
        </w:r>
      </w:del>
      <w:r>
        <w:rPr>
          <w:rFonts w:hint="eastAsia" w:ascii="宋体" w:hAnsi="宋体" w:eastAsia="宋体" w:cs="宋体"/>
          <w:b w:val="0"/>
          <w:bCs w:val="0"/>
          <w:sz w:val="24"/>
          <w:szCs w:val="24"/>
          <w:lang w:val="en-US" w:eastAsia="zh-CN"/>
        </w:rPr>
        <w:t>。</w:t>
      </w:r>
    </w:p>
    <w:p w14:paraId="4A570026">
      <w:pPr>
        <w:spacing w:beforeLines="0" w:afterLine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里文：控制我？</w:t>
      </w:r>
    </w:p>
    <w:p w14:paraId="053A05F3">
      <w:pPr>
        <w:spacing w:beforeLines="0" w:afterLine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△里文随手将酒杯砸在地上，玻璃碎裂声在</w:t>
      </w:r>
      <w:ins w:id="837" w:author="salted鱼" w:date="2026-07-01T14:20:35Z">
        <w:r>
          <w:rPr>
            <w:rFonts w:hint="eastAsia" w:ascii="宋体" w:hAnsi="宋体" w:eastAsia="宋体" w:cs="宋体"/>
            <w:b w:val="0"/>
            <w:bCs w:val="0"/>
            <w:sz w:val="24"/>
            <w:szCs w:val="24"/>
            <w:lang w:val="en-US" w:eastAsia="zh-CN"/>
          </w:rPr>
          <w:t>包厢内</w:t>
        </w:r>
      </w:ins>
      <w:del w:id="838" w:author="salted鱼" w:date="2026-07-01T14:20:32Z">
        <w:r>
          <w:rPr>
            <w:rFonts w:hint="eastAsia" w:ascii="宋体" w:hAnsi="宋体" w:eastAsia="宋体" w:cs="宋体"/>
            <w:b w:val="0"/>
            <w:bCs w:val="0"/>
            <w:sz w:val="24"/>
            <w:szCs w:val="24"/>
            <w:lang w:val="en-US" w:eastAsia="zh-CN"/>
          </w:rPr>
          <w:delText>大厅</w:delText>
        </w:r>
      </w:del>
      <w:r>
        <w:rPr>
          <w:rFonts w:hint="eastAsia" w:ascii="宋体" w:hAnsi="宋体" w:eastAsia="宋体" w:cs="宋体"/>
          <w:b w:val="0"/>
          <w:bCs w:val="0"/>
          <w:sz w:val="24"/>
          <w:szCs w:val="24"/>
          <w:lang w:val="en-US" w:eastAsia="zh-CN"/>
        </w:rPr>
        <w:t>回荡。</w:t>
      </w:r>
    </w:p>
    <w:p w14:paraId="7DEB2E81">
      <w:pPr>
        <w:spacing w:beforeLines="0" w:afterLines="0"/>
        <w:rPr>
          <w:rFonts w:hint="eastAsia" w:ascii="宋体" w:hAnsi="宋体" w:eastAsia="宋体" w:cs="宋体"/>
          <w:sz w:val="24"/>
          <w:lang w:val="en-US" w:eastAsia="zh-CN"/>
        </w:rPr>
      </w:pPr>
      <w:r>
        <w:rPr>
          <w:rFonts w:hint="eastAsia" w:ascii="宋体" w:hAnsi="宋体" w:eastAsia="宋体" w:cs="宋体"/>
          <w:b w:val="0"/>
          <w:bCs w:val="0"/>
          <w:sz w:val="24"/>
          <w:szCs w:val="24"/>
          <w:lang w:val="en-US" w:eastAsia="zh-CN"/>
        </w:rPr>
        <w:t>里文：做梦！</w:t>
      </w:r>
    </w:p>
    <w:p w14:paraId="14720216">
      <w:pPr>
        <w:pStyle w:val="3"/>
        <w:bidi w:val="0"/>
        <w:rPr>
          <w:rFonts w:hint="eastAsia"/>
          <w:lang w:val="en-US" w:eastAsia="zh-CN"/>
        </w:rPr>
      </w:pPr>
      <w:r>
        <w:rPr>
          <w:rFonts w:hint="eastAsia"/>
          <w:lang w:val="en-US" w:eastAsia="zh-CN"/>
        </w:rPr>
        <w:t>第25集</w:t>
      </w:r>
    </w:p>
    <w:p w14:paraId="78EB9781">
      <w:pPr>
        <w:spacing w:beforeLines="0" w:afterLine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025-1 俱乐部包厢/夜/内</w:t>
      </w:r>
    </w:p>
    <w:p w14:paraId="68B75C99">
      <w:pPr>
        <w:spacing w:beforeLines="0" w:afterLine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人物：里文、阿尔瓦多、维莱拉、护卫、尤利乌斯</w:t>
      </w:r>
    </w:p>
    <w:p w14:paraId="1247301A">
      <w:pPr>
        <w:spacing w:beforeLines="0" w:afterLine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△阿尔瓦多看着脚下的碎玻璃，气得浑身发抖。</w:t>
      </w:r>
    </w:p>
    <w:p w14:paraId="74D26854">
      <w:pPr>
        <w:spacing w:beforeLines="0" w:afterLine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阿尔瓦多：你这个忘恩负义的畜生！我给你吃穿，你就是这么回报我的？！如果你的母亲还活着，她也会为你感到无比的羞耻！</w:t>
      </w:r>
    </w:p>
    <w:p w14:paraId="2CF69DBC">
      <w:pPr>
        <w:spacing w:beforeLines="0" w:afterLine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△里文脸上轻浮笑容消失得无影无踪，冰冷的威压席卷包厢。</w:t>
      </w:r>
    </w:p>
    <w:p w14:paraId="1D7E68BD">
      <w:pPr>
        <w:spacing w:beforeLines="0" w:afterLine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△里文缓缓站直了身体，阿尔瓦多不由自主地后退了半步。</w:t>
      </w:r>
    </w:p>
    <w:p w14:paraId="1FDBC9A8">
      <w:pPr>
        <w:spacing w:beforeLines="0" w:afterLine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里文：永远……别从你嘴里吐出她的名字。</w:t>
      </w:r>
    </w:p>
    <w:p w14:paraId="5E70885B">
      <w:pPr>
        <w:spacing w:beforeLines="0" w:afterLine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阿尔瓦多：怎么？我说错了吗？！她要是知道自己生了个——</w:t>
      </w:r>
    </w:p>
    <w:p w14:paraId="00006048">
      <w:pPr>
        <w:spacing w:beforeLines="0" w:afterLine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里文：我是什么样的人，轮不到你来评判！但你，最没有资格提她！</w:t>
      </w:r>
    </w:p>
    <w:p w14:paraId="7C9B841B">
      <w:pPr>
        <w:spacing w:beforeLines="0" w:afterLine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△里文无视了周围那一圈明晃晃的刀刃，居高临下地盯着阿尔瓦多的眼睛。</w:t>
      </w:r>
    </w:p>
    <w:p w14:paraId="4C25DB4F">
      <w:pPr>
        <w:spacing w:beforeLines="0" w:afterLine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里文：你以为她是怎么死的？一场突发的‘风寒’？</w:t>
      </w:r>
    </w:p>
    <w:p w14:paraId="62DE8FEF">
      <w:pPr>
        <w:spacing w:beforeLines="0" w:afterLine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△里文每说一句话，就逼近一步，阿尔瓦多的脸色就苍白一分。</w:t>
      </w:r>
    </w:p>
    <w:p w14:paraId="022FF2D6">
      <w:pPr>
        <w:spacing w:beforeLines="0" w:afterLine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里文：咳出黑色的血。指尖发紫，浑身的静脉变成恐怖的暗红色。她在床上痛得惨叫，直到声带彻底撕裂，生不如死地挣扎了整整三天！</w:t>
      </w:r>
    </w:p>
    <w:p w14:paraId="1E35B910">
      <w:pPr>
        <w:spacing w:beforeLines="0" w:afterLine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里文：一场普通的风寒，会把人从内到外腐蚀成那样吗？！</w:t>
      </w:r>
    </w:p>
    <w:p w14:paraId="294CCCBE">
      <w:pPr>
        <w:spacing w:beforeLines="0" w:afterLine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△阿尔瓦多咬住嘴唇，喉结艰难地滚动了一下。</w:t>
      </w:r>
    </w:p>
    <w:p w14:paraId="66A4345B">
      <w:pPr>
        <w:spacing w:beforeLines="0" w:afterLine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阿尔瓦多（额头冒出冷汗）：医师说那是罕见的并发症……我、我是维洛尔的家主，我必须……</w:t>
      </w:r>
    </w:p>
    <w:p w14:paraId="54720A3A">
      <w:pPr>
        <w:spacing w:beforeLines="0" w:afterLine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里文：你选择了装瞎！因为彻查下去，会动摇维洛尔家族的稳定！为了你那可笑的家族体面，为了你稳坐公爵的位置，你亲手把她的死，轻轻放过了！</w:t>
      </w:r>
    </w:p>
    <w:p w14:paraId="34104C27">
      <w:pPr>
        <w:spacing w:beforeLines="0" w:afterLine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△【尤利乌斯主观镜头】尤利乌斯透过帘子看着包厢，微微眯起眼睛。</w:t>
      </w:r>
    </w:p>
    <w:p w14:paraId="3338DD99">
      <w:pPr>
        <w:spacing w:beforeLines="0" w:afterLine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尤利乌斯OS：没想到里文竟然和家族有弑母之仇，一个怀揣血海深仇的复仇者，却在维洛尔家族这烂泥潭里活了这么久。</w:t>
      </w:r>
    </w:p>
    <w:p w14:paraId="1EB5442A">
      <w:pPr>
        <w:spacing w:beforeLines="0" w:afterLine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△尤利乌斯深吸了一口气。</w:t>
      </w:r>
    </w:p>
    <w:p w14:paraId="2D80D9B9">
      <w:pPr>
        <w:spacing w:beforeLines="0" w:afterLine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尤利乌斯OS：里文这把刀……也许比我预想的要好用得多。</w:t>
      </w:r>
    </w:p>
    <w:p w14:paraId="177E2DE4">
      <w:pPr>
        <w:spacing w:beforeLines="0" w:afterLine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△维莱拉在后面听得冷汗直冒。</w:t>
      </w:r>
    </w:p>
    <w:p w14:paraId="47EF7587">
      <w:pPr>
        <w:spacing w:beforeLines="0" w:afterLine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维莱拉：老爷，他喝多了在胡言乱语！姐姐明明就是病死的！</w:t>
      </w:r>
    </w:p>
    <w:p w14:paraId="56069618">
      <w:pPr>
        <w:spacing w:beforeLines="0" w:afterLine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△里文缓缓转过头，眼眸死死盯住维莱拉。</w:t>
      </w:r>
    </w:p>
    <w:p w14:paraId="027E7A80">
      <w:pPr>
        <w:spacing w:beforeLines="0" w:afterLine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里文：很快，就会轮到你了。</w:t>
      </w:r>
    </w:p>
    <w:p w14:paraId="294E8F8F">
      <w:pPr>
        <w:pStyle w:val="3"/>
        <w:bidi w:val="0"/>
        <w:rPr>
          <w:rFonts w:hint="eastAsia"/>
          <w:lang w:val="en-US" w:eastAsia="zh-CN"/>
        </w:rPr>
      </w:pPr>
      <w:r>
        <w:rPr>
          <w:rFonts w:hint="eastAsia"/>
          <w:lang w:val="en-US" w:eastAsia="zh-CN"/>
        </w:rPr>
        <w:t>第26集</w:t>
      </w:r>
    </w:p>
    <w:p w14:paraId="17E0272D">
      <w:pPr>
        <w:spacing w:beforeLines="0" w:afterLine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026-1 俱乐部包厢/夜/内</w:t>
      </w:r>
    </w:p>
    <w:p w14:paraId="23D8EB69">
      <w:pPr>
        <w:spacing w:beforeLines="0" w:afterLine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人物：里文、阿尔瓦多、维莱拉、</w:t>
      </w:r>
      <w:del w:id="839" w:author="salted鱼" w:date="2026-07-01T14:29:00Z">
        <w:r>
          <w:rPr>
            <w:rFonts w:hint="eastAsia" w:ascii="宋体" w:hAnsi="宋体" w:eastAsia="宋体" w:cs="宋体"/>
            <w:b/>
            <w:bCs/>
            <w:sz w:val="24"/>
            <w:szCs w:val="24"/>
            <w:lang w:val="en-US" w:eastAsia="zh-CN"/>
          </w:rPr>
          <w:delText>达里安、</w:delText>
        </w:r>
      </w:del>
      <w:r>
        <w:rPr>
          <w:rFonts w:hint="eastAsia" w:ascii="宋体" w:hAnsi="宋体" w:eastAsia="宋体" w:cs="宋体"/>
          <w:b/>
          <w:bCs/>
          <w:sz w:val="24"/>
          <w:szCs w:val="24"/>
          <w:lang w:val="en-US" w:eastAsia="zh-CN"/>
        </w:rPr>
        <w:t>护卫</w:t>
      </w:r>
    </w:p>
    <w:p w14:paraId="1C15242D">
      <w:pPr>
        <w:spacing w:beforeLines="0" w:afterLine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△维莱拉脸色惨白，惊恐地往后退</w:t>
      </w:r>
      <w:ins w:id="840" w:author="salted鱼" w:date="2026-07-01T14:31:15Z">
        <w:r>
          <w:rPr>
            <w:rFonts w:hint="eastAsia" w:ascii="宋体" w:hAnsi="宋体" w:eastAsia="宋体" w:cs="宋体"/>
            <w:b w:val="0"/>
            <w:bCs w:val="0"/>
            <w:sz w:val="24"/>
            <w:szCs w:val="24"/>
            <w:lang w:val="en-US" w:eastAsia="zh-CN"/>
          </w:rPr>
          <w:t>，</w:t>
        </w:r>
      </w:ins>
      <w:ins w:id="841" w:author="salted鱼" w:date="2026-07-01T14:31:16Z">
        <w:r>
          <w:rPr>
            <w:rFonts w:hint="eastAsia" w:ascii="宋体" w:hAnsi="宋体" w:eastAsia="宋体" w:cs="宋体"/>
            <w:b w:val="0"/>
            <w:bCs w:val="0"/>
            <w:sz w:val="24"/>
            <w:szCs w:val="24"/>
            <w:lang w:val="en-US" w:eastAsia="zh-CN"/>
          </w:rPr>
          <w:t>随后</w:t>
        </w:r>
      </w:ins>
      <w:ins w:id="842" w:author="salted鱼" w:date="2026-07-01T14:31:20Z">
        <w:r>
          <w:rPr>
            <w:rFonts w:hint="eastAsia" w:ascii="宋体" w:hAnsi="宋体" w:eastAsia="宋体" w:cs="宋体"/>
            <w:b w:val="0"/>
            <w:bCs w:val="0"/>
            <w:sz w:val="24"/>
            <w:szCs w:val="24"/>
            <w:lang w:val="en-US" w:eastAsia="zh-CN"/>
          </w:rPr>
          <w:t>尖声</w:t>
        </w:r>
      </w:ins>
      <w:ins w:id="843" w:author="salted鱼" w:date="2026-07-01T14:31:27Z">
        <w:r>
          <w:rPr>
            <w:rFonts w:hint="eastAsia" w:ascii="宋体" w:hAnsi="宋体" w:eastAsia="宋体" w:cs="宋体"/>
            <w:b w:val="0"/>
            <w:bCs w:val="0"/>
            <w:sz w:val="24"/>
            <w:szCs w:val="24"/>
            <w:lang w:val="en-US" w:eastAsia="zh-CN"/>
          </w:rPr>
          <w:t>叫起来</w:t>
        </w:r>
      </w:ins>
      <w:r>
        <w:rPr>
          <w:rFonts w:hint="eastAsia" w:ascii="宋体" w:hAnsi="宋体" w:eastAsia="宋体" w:cs="宋体"/>
          <w:b w:val="0"/>
          <w:bCs w:val="0"/>
          <w:sz w:val="24"/>
          <w:szCs w:val="24"/>
          <w:lang w:val="en-US" w:eastAsia="zh-CN"/>
        </w:rPr>
        <w:t>。</w:t>
      </w:r>
    </w:p>
    <w:p w14:paraId="01626B92">
      <w:pPr>
        <w:spacing w:beforeLines="0" w:afterLines="0"/>
        <w:rPr>
          <w:rFonts w:hint="eastAsia" w:ascii="宋体" w:hAnsi="宋体" w:eastAsia="宋体" w:cs="宋体"/>
          <w:sz w:val="24"/>
          <w:szCs w:val="24"/>
        </w:rPr>
      </w:pPr>
      <w:r>
        <w:rPr>
          <w:rFonts w:hint="eastAsia" w:ascii="宋体" w:hAnsi="宋体" w:eastAsia="宋体" w:cs="宋体"/>
          <w:b w:val="0"/>
          <w:bCs w:val="0"/>
          <w:sz w:val="24"/>
          <w:szCs w:val="24"/>
          <w:lang w:val="en-US" w:eastAsia="zh-CN"/>
        </w:rPr>
        <w:t>维莱拉：</w:t>
      </w:r>
      <w:r>
        <w:rPr>
          <w:rFonts w:hint="eastAsia" w:ascii="宋体" w:hAnsi="宋体" w:eastAsia="宋体" w:cs="宋体"/>
          <w:sz w:val="24"/>
          <w:szCs w:val="24"/>
        </w:rPr>
        <w:t>够了！少在这里装疯卖傻，试图用这些陈年旧账来掩盖你的卑劣！</w:t>
      </w:r>
    </w:p>
    <w:p w14:paraId="30D68556">
      <w:pPr>
        <w:spacing w:beforeLines="0" w:afterLines="0"/>
        <w:rPr>
          <w:rFonts w:hint="eastAsia" w:ascii="宋体" w:hAnsi="宋体" w:eastAsia="宋体" w:cs="宋体"/>
          <w:sz w:val="24"/>
          <w:szCs w:val="24"/>
          <w:lang w:val="en-US" w:eastAsia="zh-CN"/>
        </w:rPr>
      </w:pPr>
      <w:r>
        <w:rPr>
          <w:rFonts w:hint="eastAsia" w:ascii="宋体" w:hAnsi="宋体" w:eastAsia="宋体" w:cs="宋体"/>
          <w:b w:val="0"/>
          <w:bCs w:val="0"/>
          <w:sz w:val="24"/>
          <w:szCs w:val="24"/>
          <w:lang w:val="en-US" w:eastAsia="zh-CN"/>
        </w:rPr>
        <w:t>△维莱拉</w:t>
      </w:r>
      <w:ins w:id="844" w:author="salted鱼" w:date="2026-07-01T14:32:24Z">
        <w:r>
          <w:rPr>
            <w:rFonts w:hint="eastAsia" w:ascii="宋体" w:hAnsi="宋体" w:eastAsia="宋体" w:cs="宋体"/>
            <w:b w:val="0"/>
            <w:bCs w:val="0"/>
            <w:sz w:val="24"/>
            <w:szCs w:val="24"/>
            <w:lang w:val="en-US" w:eastAsia="zh-CN"/>
          </w:rPr>
          <w:t>强撑着</w:t>
        </w:r>
      </w:ins>
      <w:ins w:id="845" w:author="salted鱼" w:date="2026-07-01T14:32:25Z">
        <w:r>
          <w:rPr>
            <w:rFonts w:hint="eastAsia" w:ascii="宋体" w:hAnsi="宋体" w:eastAsia="宋体" w:cs="宋体"/>
            <w:b w:val="0"/>
            <w:bCs w:val="0"/>
            <w:sz w:val="24"/>
            <w:szCs w:val="24"/>
            <w:lang w:val="en-US" w:eastAsia="zh-CN"/>
          </w:rPr>
          <w:t>镇定</w:t>
        </w:r>
      </w:ins>
      <w:ins w:id="846" w:author="salted鱼" w:date="2026-07-01T14:32:26Z">
        <w:r>
          <w:rPr>
            <w:rFonts w:hint="eastAsia" w:ascii="宋体" w:hAnsi="宋体" w:eastAsia="宋体" w:cs="宋体"/>
            <w:b w:val="0"/>
            <w:bCs w:val="0"/>
            <w:sz w:val="24"/>
            <w:szCs w:val="24"/>
            <w:lang w:val="en-US" w:eastAsia="zh-CN"/>
          </w:rPr>
          <w:t>，</w:t>
        </w:r>
      </w:ins>
      <w:ins w:id="847" w:author="salted鱼" w:date="2026-07-01T14:32:30Z">
        <w:r>
          <w:rPr>
            <w:rFonts w:hint="eastAsia" w:ascii="宋体" w:hAnsi="宋体" w:eastAsia="宋体" w:cs="宋体"/>
            <w:b w:val="0"/>
            <w:bCs w:val="0"/>
            <w:sz w:val="24"/>
            <w:szCs w:val="24"/>
            <w:lang w:val="en-US" w:eastAsia="zh-CN"/>
          </w:rPr>
          <w:t>嫌恶地</w:t>
        </w:r>
      </w:ins>
      <w:r>
        <w:rPr>
          <w:rFonts w:hint="eastAsia" w:ascii="宋体" w:hAnsi="宋体" w:eastAsia="宋体" w:cs="宋体"/>
          <w:b w:val="0"/>
          <w:bCs w:val="0"/>
          <w:sz w:val="24"/>
          <w:szCs w:val="24"/>
          <w:lang w:val="en-US" w:eastAsia="zh-CN"/>
        </w:rPr>
        <w:t>环顾四周，指着包厢里满地的酒瓶。</w:t>
      </w:r>
    </w:p>
    <w:p w14:paraId="20832B2E">
      <w:pPr>
        <w:spacing w:beforeLines="0" w:afterLines="0"/>
        <w:rPr>
          <w:ins w:id="848" w:author="salted鱼" w:date="2026-07-01T14:33:39Z"/>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维莱拉：看看你这副令人作呕的嘴脸！</w:t>
      </w:r>
      <w:ins w:id="849" w:author="salted鱼" w:date="2026-07-01T14:32:46Z">
        <w:r>
          <w:rPr>
            <w:rFonts w:hint="eastAsia" w:ascii="宋体" w:hAnsi="宋体" w:eastAsia="宋体" w:cs="宋体"/>
            <w:b w:val="0"/>
            <w:bCs w:val="0"/>
            <w:sz w:val="24"/>
            <w:szCs w:val="24"/>
            <w:lang w:val="en-US" w:eastAsia="zh-CN"/>
          </w:rPr>
          <w:t>满身酒气</w:t>
        </w:r>
      </w:ins>
      <w:ins w:id="850" w:author="salted鱼" w:date="2026-07-01T14:32:47Z">
        <w:r>
          <w:rPr>
            <w:rFonts w:hint="eastAsia" w:ascii="宋体" w:hAnsi="宋体" w:eastAsia="宋体" w:cs="宋体"/>
            <w:b w:val="0"/>
            <w:bCs w:val="0"/>
            <w:sz w:val="24"/>
            <w:szCs w:val="24"/>
            <w:lang w:val="en-US" w:eastAsia="zh-CN"/>
          </w:rPr>
          <w:t>，</w:t>
        </w:r>
      </w:ins>
      <w:ins w:id="851" w:author="salted鱼" w:date="2026-07-01T14:32:49Z">
        <w:r>
          <w:rPr>
            <w:rFonts w:hint="eastAsia" w:ascii="宋体" w:hAnsi="宋体" w:eastAsia="宋体" w:cs="宋体"/>
            <w:b w:val="0"/>
            <w:bCs w:val="0"/>
            <w:sz w:val="24"/>
            <w:szCs w:val="24"/>
            <w:lang w:val="en-US" w:eastAsia="zh-CN"/>
          </w:rPr>
          <w:t>衣衫不整</w:t>
        </w:r>
      </w:ins>
      <w:ins w:id="852" w:author="salted鱼" w:date="2026-07-01T14:32:51Z">
        <w:r>
          <w:rPr>
            <w:rFonts w:hint="eastAsia" w:ascii="宋体" w:hAnsi="宋体" w:eastAsia="宋体" w:cs="宋体"/>
            <w:b w:val="0"/>
            <w:bCs w:val="0"/>
            <w:sz w:val="24"/>
            <w:szCs w:val="24"/>
            <w:lang w:val="en-US" w:eastAsia="zh-CN"/>
          </w:rPr>
          <w:t>，</w:t>
        </w:r>
      </w:ins>
      <w:r>
        <w:rPr>
          <w:rFonts w:hint="eastAsia" w:ascii="宋体" w:hAnsi="宋体" w:eastAsia="宋体" w:cs="宋体"/>
          <w:b w:val="0"/>
          <w:bCs w:val="0"/>
          <w:sz w:val="24"/>
          <w:szCs w:val="24"/>
          <w:lang w:val="en-US" w:eastAsia="zh-CN"/>
        </w:rPr>
        <w:t>和</w:t>
      </w:r>
      <w:del w:id="853" w:author="salted鱼" w:date="2026-07-01T14:26:37Z">
        <w:r>
          <w:rPr>
            <w:rFonts w:hint="eastAsia" w:ascii="宋体" w:hAnsi="宋体" w:eastAsia="宋体" w:cs="宋体"/>
            <w:b w:val="0"/>
            <w:bCs w:val="0"/>
            <w:sz w:val="24"/>
            <w:szCs w:val="24"/>
            <w:lang w:val="en-US" w:eastAsia="zh-CN"/>
          </w:rPr>
          <w:delText>一群</w:delText>
        </w:r>
      </w:del>
      <w:ins w:id="854" w:author="salted鱼" w:date="2026-07-01T11:09:38Z">
        <w:r>
          <w:rPr>
            <w:rFonts w:hint="eastAsia" w:ascii="宋体" w:hAnsi="宋体" w:eastAsia="宋体" w:cs="宋体"/>
            <w:b w:val="0"/>
            <w:bCs w:val="0"/>
            <w:sz w:val="24"/>
            <w:szCs w:val="24"/>
            <w:lang w:val="en-US" w:eastAsia="zh-CN"/>
          </w:rPr>
          <w:t>妓女</w:t>
        </w:r>
      </w:ins>
      <w:del w:id="855" w:author="salted鱼" w:date="2026-07-01T11:09:36Z">
        <w:r>
          <w:rPr>
            <w:rFonts w:hint="eastAsia" w:ascii="宋体" w:hAnsi="宋体" w:eastAsia="宋体" w:cs="宋体"/>
            <w:b w:val="0"/>
            <w:bCs w:val="0"/>
            <w:sz w:val="24"/>
            <w:szCs w:val="24"/>
            <w:lang w:val="en-US" w:eastAsia="zh-CN"/>
          </w:rPr>
          <w:delText>不三不四的女人</w:delText>
        </w:r>
      </w:del>
      <w:ins w:id="856" w:author="salted鱼" w:date="2026-07-01T14:04:25Z">
        <w:r>
          <w:rPr>
            <w:rFonts w:hint="eastAsia" w:ascii="宋体" w:hAnsi="宋体" w:eastAsia="宋体" w:cs="宋体"/>
            <w:b w:val="0"/>
            <w:bCs w:val="0"/>
            <w:sz w:val="24"/>
            <w:szCs w:val="24"/>
            <w:lang w:val="en-US" w:eastAsia="zh-CN"/>
          </w:rPr>
          <w:t>这</w:t>
        </w:r>
      </w:ins>
      <w:ins w:id="857" w:author="salted鱼" w:date="2026-07-01T14:33:13Z">
        <w:r>
          <w:rPr>
            <w:rFonts w:hint="eastAsia" w:ascii="宋体" w:hAnsi="宋体" w:eastAsia="宋体" w:cs="宋体"/>
            <w:b w:val="0"/>
            <w:bCs w:val="0"/>
            <w:sz w:val="24"/>
            <w:szCs w:val="24"/>
            <w:lang w:val="en-US" w:eastAsia="zh-CN"/>
          </w:rPr>
          <w:t>些</w:t>
        </w:r>
      </w:ins>
      <w:ins w:id="858" w:author="salted鱼" w:date="2026-07-01T14:04:25Z">
        <w:r>
          <w:rPr>
            <w:rFonts w:hint="eastAsia" w:ascii="宋体" w:hAnsi="宋体" w:eastAsia="宋体" w:cs="宋体"/>
            <w:b w:val="0"/>
            <w:bCs w:val="0"/>
            <w:sz w:val="24"/>
            <w:szCs w:val="24"/>
            <w:lang w:val="en-US" w:eastAsia="zh-CN"/>
          </w:rPr>
          <w:t>下等人</w:t>
        </w:r>
      </w:ins>
      <w:ins w:id="859" w:author="salted鱼" w:date="2026-07-01T14:33:18Z">
        <w:r>
          <w:rPr>
            <w:rFonts w:hint="eastAsia" w:ascii="宋体" w:hAnsi="宋体" w:eastAsia="宋体" w:cs="宋体"/>
            <w:b w:val="0"/>
            <w:bCs w:val="0"/>
            <w:sz w:val="24"/>
            <w:szCs w:val="24"/>
            <w:lang w:val="en-US" w:eastAsia="zh-CN"/>
          </w:rPr>
          <w:t>鬼</w:t>
        </w:r>
      </w:ins>
      <w:ins w:id="860" w:author="salted鱼" w:date="2026-07-01T14:33:20Z">
        <w:r>
          <w:rPr>
            <w:rFonts w:hint="eastAsia" w:ascii="宋体" w:hAnsi="宋体" w:eastAsia="宋体" w:cs="宋体"/>
            <w:b w:val="0"/>
            <w:bCs w:val="0"/>
            <w:sz w:val="24"/>
            <w:szCs w:val="24"/>
            <w:lang w:val="en-US" w:eastAsia="zh-CN"/>
          </w:rPr>
          <w:t>混</w:t>
        </w:r>
      </w:ins>
      <w:ins w:id="861" w:author="salted鱼" w:date="2026-07-01T14:33:23Z">
        <w:r>
          <w:rPr>
            <w:rFonts w:hint="eastAsia" w:ascii="宋体" w:hAnsi="宋体" w:eastAsia="宋体" w:cs="宋体"/>
            <w:b w:val="0"/>
            <w:bCs w:val="0"/>
            <w:sz w:val="24"/>
            <w:szCs w:val="24"/>
            <w:lang w:val="en-US" w:eastAsia="zh-CN"/>
          </w:rPr>
          <w:t>到</w:t>
        </w:r>
      </w:ins>
      <w:ins w:id="862" w:author="salted鱼" w:date="2026-07-01T14:33:24Z">
        <w:r>
          <w:rPr>
            <w:rFonts w:hint="eastAsia" w:ascii="宋体" w:hAnsi="宋体" w:eastAsia="宋体" w:cs="宋体"/>
            <w:b w:val="0"/>
            <w:bCs w:val="0"/>
            <w:sz w:val="24"/>
            <w:szCs w:val="24"/>
            <w:lang w:val="en-US" w:eastAsia="zh-CN"/>
          </w:rPr>
          <w:t>半夜</w:t>
        </w:r>
      </w:ins>
      <w:del w:id="863" w:author="salted鱼" w:date="2026-07-01T14:04:21Z">
        <w:r>
          <w:rPr>
            <w:rFonts w:hint="eastAsia" w:ascii="宋体" w:hAnsi="宋体" w:eastAsia="宋体" w:cs="宋体"/>
            <w:b w:val="0"/>
            <w:bCs w:val="0"/>
            <w:sz w:val="24"/>
            <w:szCs w:val="24"/>
            <w:lang w:val="en-US" w:eastAsia="zh-CN"/>
          </w:rPr>
          <w:delText>、</w:delText>
        </w:r>
      </w:del>
      <w:del w:id="864" w:author="salted鱼" w:date="2026-07-01T14:04:08Z">
        <w:r>
          <w:rPr>
            <w:rFonts w:hint="eastAsia" w:ascii="宋体" w:hAnsi="宋体" w:eastAsia="宋体" w:cs="宋体"/>
            <w:b w:val="0"/>
            <w:bCs w:val="0"/>
            <w:sz w:val="24"/>
            <w:szCs w:val="24"/>
            <w:lang w:val="en-US" w:eastAsia="zh-CN"/>
          </w:rPr>
          <w:delText>还有一个糟老头子混在一起</w:delText>
        </w:r>
      </w:del>
      <w:r>
        <w:rPr>
          <w:rFonts w:hint="eastAsia" w:ascii="宋体" w:hAnsi="宋体" w:eastAsia="宋体" w:cs="宋体"/>
          <w:b w:val="0"/>
          <w:bCs w:val="0"/>
          <w:sz w:val="24"/>
          <w:szCs w:val="24"/>
          <w:lang w:val="en-US" w:eastAsia="zh-CN"/>
        </w:rPr>
        <w:t>，这就是</w:t>
      </w:r>
      <w:ins w:id="865" w:author="salted鱼" w:date="2026-07-01T14:26:45Z">
        <w:r>
          <w:rPr>
            <w:rFonts w:hint="eastAsia" w:ascii="宋体" w:hAnsi="宋体" w:eastAsia="宋体" w:cs="宋体"/>
            <w:b w:val="0"/>
            <w:bCs w:val="0"/>
            <w:sz w:val="24"/>
            <w:szCs w:val="24"/>
            <w:lang w:val="en-US" w:eastAsia="zh-CN"/>
          </w:rPr>
          <w:t>准驸马</w:t>
        </w:r>
      </w:ins>
      <w:del w:id="866" w:author="salted鱼" w:date="2026-07-01T14:26:42Z">
        <w:r>
          <w:rPr>
            <w:rFonts w:hint="eastAsia" w:ascii="宋体" w:hAnsi="宋体" w:eastAsia="宋体" w:cs="宋体"/>
            <w:sz w:val="24"/>
            <w:szCs w:val="24"/>
          </w:rPr>
          <w:delText>驸马</w:delText>
        </w:r>
      </w:del>
      <w:del w:id="867" w:author="salted鱼" w:date="2026-07-01T14:26:41Z">
        <w:r>
          <w:rPr>
            <w:rFonts w:hint="eastAsia" w:ascii="宋体" w:hAnsi="宋体" w:eastAsia="宋体" w:cs="宋体"/>
            <w:sz w:val="24"/>
            <w:szCs w:val="24"/>
          </w:rPr>
          <w:delText>候选</w:delText>
        </w:r>
      </w:del>
      <w:r>
        <w:rPr>
          <w:rFonts w:hint="eastAsia" w:ascii="宋体" w:hAnsi="宋体" w:eastAsia="宋体" w:cs="宋体"/>
          <w:b w:val="0"/>
          <w:bCs w:val="0"/>
          <w:sz w:val="24"/>
          <w:szCs w:val="24"/>
          <w:lang w:val="en-US" w:eastAsia="zh-CN"/>
        </w:rPr>
        <w:t>的做派吗？！</w:t>
      </w:r>
    </w:p>
    <w:p w14:paraId="25696734">
      <w:pPr>
        <w:spacing w:beforeLines="0" w:afterLines="0"/>
        <w:rPr>
          <w:ins w:id="868" w:author="salted鱼" w:date="2026-07-01T14:34:24Z"/>
          <w:rFonts w:hint="eastAsia" w:ascii="宋体" w:hAnsi="宋体" w:eastAsia="宋体" w:cs="宋体"/>
          <w:sz w:val="24"/>
          <w:lang w:val="en-US" w:eastAsia="zh-CN"/>
        </w:rPr>
      </w:pPr>
      <w:ins w:id="869" w:author="salted鱼" w:date="2026-07-01T14:34:10Z">
        <w:r>
          <w:rPr>
            <w:rFonts w:hint="eastAsia" w:ascii="宋体" w:hAnsi="宋体" w:eastAsia="宋体" w:cs="宋体"/>
            <w:b w:val="0"/>
            <w:bCs w:val="0"/>
            <w:sz w:val="24"/>
            <w:szCs w:val="24"/>
            <w:lang w:val="en-US" w:eastAsia="zh-CN"/>
          </w:rPr>
          <w:t>△</w:t>
        </w:r>
      </w:ins>
      <w:ins w:id="870" w:author="salted鱼" w:date="2026-07-01T14:33:53Z">
        <w:r>
          <w:rPr>
            <w:rFonts w:hint="eastAsia" w:ascii="宋体" w:hAnsi="宋体" w:eastAsia="宋体" w:cs="宋体"/>
            <w:sz w:val="24"/>
          </w:rPr>
          <w:t>里文冷冷看着她，没有说话</w:t>
        </w:r>
      </w:ins>
      <w:ins w:id="871" w:author="salted鱼" w:date="2026-07-01T14:34:16Z">
        <w:r>
          <w:rPr>
            <w:rFonts w:hint="eastAsia" w:ascii="宋体" w:hAnsi="宋体" w:eastAsia="宋体" w:cs="宋体"/>
            <w:sz w:val="24"/>
            <w:lang w:eastAsia="zh-CN"/>
          </w:rPr>
          <w:t>。</w:t>
        </w:r>
      </w:ins>
      <w:ins w:id="872" w:author="salted鱼" w:date="2026-07-01T14:33:53Z">
        <w:r>
          <w:rPr>
            <w:rFonts w:hint="eastAsia" w:ascii="宋体" w:hAnsi="宋体" w:eastAsia="宋体" w:cs="宋体"/>
            <w:sz w:val="24"/>
          </w:rPr>
          <w:t>维莱拉</w:t>
        </w:r>
      </w:ins>
      <w:ins w:id="873" w:author="salted鱼" w:date="2026-07-01T14:34:18Z">
        <w:r>
          <w:rPr>
            <w:rFonts w:hint="eastAsia" w:ascii="宋体" w:hAnsi="宋体" w:eastAsia="宋体" w:cs="宋体"/>
            <w:sz w:val="24"/>
            <w:lang w:val="en-US" w:eastAsia="zh-CN"/>
          </w:rPr>
          <w:t>则</w:t>
        </w:r>
      </w:ins>
      <w:ins w:id="874" w:author="salted鱼" w:date="2026-07-01T14:33:53Z">
        <w:r>
          <w:rPr>
            <w:rFonts w:hint="eastAsia" w:ascii="宋体" w:hAnsi="宋体" w:eastAsia="宋体" w:cs="宋体"/>
            <w:sz w:val="24"/>
          </w:rPr>
          <w:t>越说越急，像是拼命想把刚才的</w:t>
        </w:r>
      </w:ins>
      <w:ins w:id="875" w:author="salted鱼" w:date="2026-07-01T14:34:28Z">
        <w:r>
          <w:rPr>
            <w:rFonts w:hint="eastAsia" w:ascii="宋体" w:hAnsi="宋体" w:eastAsia="宋体" w:cs="宋体"/>
            <w:sz w:val="24"/>
            <w:lang w:val="en-US" w:eastAsia="zh-CN"/>
          </w:rPr>
          <w:t>心虚</w:t>
        </w:r>
      </w:ins>
      <w:ins w:id="876" w:author="salted鱼" w:date="2026-07-01T14:34:30Z">
        <w:r>
          <w:rPr>
            <w:rFonts w:hint="eastAsia" w:ascii="宋体" w:hAnsi="宋体" w:eastAsia="宋体" w:cs="宋体"/>
            <w:sz w:val="24"/>
            <w:lang w:val="en-US" w:eastAsia="zh-CN"/>
          </w:rPr>
          <w:t>压下去</w:t>
        </w:r>
      </w:ins>
      <w:ins w:id="877" w:author="salted鱼" w:date="2026-07-01T14:34:31Z">
        <w:r>
          <w:rPr>
            <w:rFonts w:hint="eastAsia" w:ascii="宋体" w:hAnsi="宋体" w:eastAsia="宋体" w:cs="宋体"/>
            <w:sz w:val="24"/>
            <w:lang w:val="en-US" w:eastAsia="zh-CN"/>
          </w:rPr>
          <w:t>。</w:t>
        </w:r>
      </w:ins>
    </w:p>
    <w:p w14:paraId="52673B6E">
      <w:pPr>
        <w:spacing w:beforeLines="0" w:afterLines="0"/>
        <w:rPr>
          <w:rFonts w:hint="eastAsia" w:ascii="宋体" w:hAnsi="宋体" w:eastAsia="宋体" w:cs="宋体"/>
          <w:b w:val="0"/>
          <w:bCs w:val="0"/>
          <w:sz w:val="24"/>
          <w:szCs w:val="24"/>
          <w:lang w:val="en-US" w:eastAsia="zh-CN"/>
        </w:rPr>
      </w:pPr>
      <w:ins w:id="878" w:author="salted鱼" w:date="2026-07-01T14:33:53Z">
        <w:r>
          <w:rPr>
            <w:rFonts w:hint="eastAsia" w:ascii="宋体" w:hAnsi="宋体" w:eastAsia="宋体" w:cs="宋体"/>
            <w:sz w:val="24"/>
          </w:rPr>
          <w:t>维莱拉：你以为赢了几场，就能洗干净你</w:t>
        </w:r>
      </w:ins>
      <w:ins w:id="879" w:author="salted鱼" w:date="2026-07-01T14:34:44Z">
        <w:r>
          <w:rPr>
            <w:rFonts w:hint="eastAsia" w:ascii="宋体" w:hAnsi="宋体" w:eastAsia="宋体" w:cs="宋体"/>
            <w:sz w:val="24"/>
            <w:lang w:val="en-US" w:eastAsia="zh-CN"/>
          </w:rPr>
          <w:t>娘胎里</w:t>
        </w:r>
      </w:ins>
      <w:ins w:id="880" w:author="salted鱼" w:date="2026-07-01T14:34:46Z">
        <w:r>
          <w:rPr>
            <w:rFonts w:hint="eastAsia" w:ascii="宋体" w:hAnsi="宋体" w:eastAsia="宋体" w:cs="宋体"/>
            <w:sz w:val="24"/>
            <w:lang w:val="en-US" w:eastAsia="zh-CN"/>
          </w:rPr>
          <w:t>带出来</w:t>
        </w:r>
      </w:ins>
      <w:ins w:id="881" w:author="salted鱼" w:date="2026-07-01T14:33:53Z">
        <w:r>
          <w:rPr>
            <w:rFonts w:hint="eastAsia" w:ascii="宋体" w:hAnsi="宋体" w:eastAsia="宋体" w:cs="宋体"/>
            <w:sz w:val="24"/>
          </w:rPr>
          <w:t>的卑劣？里文，你从小就是这样，烂泥扶不上墙！</w:t>
        </w:r>
      </w:ins>
    </w:p>
    <w:p w14:paraId="605E692A">
      <w:pPr>
        <w:spacing w:beforeLines="0" w:afterLine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△维莱拉转向阿尔瓦多</w:t>
      </w:r>
      <w:ins w:id="882" w:author="salted鱼" w:date="2026-07-01T14:35:20Z">
        <w:r>
          <w:rPr>
            <w:rFonts w:hint="eastAsia" w:ascii="宋体" w:hAnsi="宋体" w:eastAsia="宋体" w:cs="宋体"/>
            <w:b w:val="0"/>
            <w:bCs w:val="0"/>
            <w:sz w:val="24"/>
            <w:szCs w:val="24"/>
            <w:lang w:val="en-US" w:eastAsia="zh-CN"/>
          </w:rPr>
          <w:t>，</w:t>
        </w:r>
      </w:ins>
      <w:ins w:id="883" w:author="salted鱼" w:date="2026-07-01T14:35:17Z">
        <w:r>
          <w:rPr>
            <w:rFonts w:hint="eastAsia" w:ascii="宋体" w:hAnsi="宋体" w:eastAsia="宋体" w:cs="宋体"/>
            <w:b w:val="0"/>
            <w:bCs w:val="0"/>
            <w:sz w:val="24"/>
            <w:szCs w:val="24"/>
            <w:lang w:val="en-US" w:eastAsia="zh-CN"/>
          </w:rPr>
          <w:t>眼眶泛红</w:t>
        </w:r>
      </w:ins>
      <w:ins w:id="884" w:author="salted鱼" w:date="2026-07-01T14:35:25Z">
        <w:r>
          <w:rPr>
            <w:rFonts w:hint="eastAsia" w:ascii="宋体" w:hAnsi="宋体" w:eastAsia="宋体" w:cs="宋体"/>
            <w:b w:val="0"/>
            <w:bCs w:val="0"/>
            <w:sz w:val="24"/>
            <w:szCs w:val="24"/>
            <w:lang w:val="en-US" w:eastAsia="zh-CN"/>
          </w:rPr>
          <w:t>，</w:t>
        </w:r>
      </w:ins>
      <w:ins w:id="885" w:author="salted鱼" w:date="2026-07-01T14:35:28Z">
        <w:r>
          <w:rPr>
            <w:rFonts w:hint="eastAsia" w:ascii="宋体" w:hAnsi="宋体" w:eastAsia="宋体" w:cs="宋体"/>
            <w:b w:val="0"/>
            <w:bCs w:val="0"/>
            <w:sz w:val="24"/>
            <w:szCs w:val="24"/>
            <w:lang w:val="en-US" w:eastAsia="zh-CN"/>
          </w:rPr>
          <w:t>语气委屈</w:t>
        </w:r>
      </w:ins>
      <w:r>
        <w:rPr>
          <w:rFonts w:hint="eastAsia" w:ascii="宋体" w:hAnsi="宋体" w:eastAsia="宋体" w:cs="宋体"/>
          <w:b w:val="0"/>
          <w:bCs w:val="0"/>
          <w:sz w:val="24"/>
          <w:szCs w:val="24"/>
          <w:lang w:val="en-US" w:eastAsia="zh-CN"/>
        </w:rPr>
        <w:t>。</w:t>
      </w:r>
    </w:p>
    <w:p w14:paraId="3AFAE3AB">
      <w:pPr>
        <w:spacing w:beforeLines="0" w:afterLines="0"/>
        <w:rPr>
          <w:ins w:id="886" w:author="salted鱼" w:date="2026-07-01T14:36:52Z"/>
          <w:rFonts w:hint="eastAsia" w:ascii="宋体" w:hAnsi="宋体" w:eastAsia="宋体" w:cs="宋体"/>
          <w:i w:val="0"/>
          <w:iCs w:val="0"/>
          <w:caps w:val="0"/>
          <w:color w:val="424242"/>
          <w:spacing w:val="0"/>
          <w:sz w:val="24"/>
          <w:szCs w:val="24"/>
          <w:shd w:val="clear" w:fill="FFFFFF"/>
        </w:rPr>
      </w:pPr>
      <w:r>
        <w:rPr>
          <w:rFonts w:hint="eastAsia" w:ascii="宋体" w:hAnsi="宋体" w:eastAsia="宋体" w:cs="宋体"/>
          <w:b w:val="0"/>
          <w:bCs w:val="0"/>
          <w:sz w:val="24"/>
          <w:szCs w:val="24"/>
          <w:lang w:val="en-US" w:eastAsia="zh-CN"/>
        </w:rPr>
        <w:t>维莱拉：</w:t>
      </w:r>
      <w:ins w:id="887" w:author="salted鱼" w:date="2026-07-01T14:35:37Z">
        <w:r>
          <w:rPr>
            <w:rFonts w:hint="eastAsia" w:ascii="宋体" w:hAnsi="宋体" w:eastAsia="宋体" w:cs="宋体"/>
            <w:i w:val="0"/>
            <w:iCs w:val="0"/>
            <w:caps w:val="0"/>
            <w:color w:val="424242"/>
            <w:spacing w:val="0"/>
            <w:sz w:val="24"/>
            <w:szCs w:val="24"/>
            <w:shd w:val="clear" w:fill="FFFFFF"/>
          </w:rPr>
          <w:t>老爷，您也看见了。他</w:t>
        </w:r>
      </w:ins>
      <w:ins w:id="888" w:author="salted鱼" w:date="2026-07-01T14:36:17Z">
        <w:r>
          <w:rPr>
            <w:rFonts w:hint="eastAsia" w:ascii="宋体" w:hAnsi="宋体" w:eastAsia="宋体" w:cs="宋体"/>
            <w:i w:val="0"/>
            <w:iCs w:val="0"/>
            <w:caps w:val="0"/>
            <w:color w:val="424242"/>
            <w:spacing w:val="0"/>
            <w:sz w:val="24"/>
            <w:szCs w:val="24"/>
            <w:shd w:val="clear" w:fill="FFFFFF"/>
            <w:lang w:val="en-US" w:eastAsia="zh-CN"/>
          </w:rPr>
          <w:t>现在</w:t>
        </w:r>
      </w:ins>
      <w:ins w:id="889" w:author="salted鱼" w:date="2026-07-01T14:36:18Z">
        <w:r>
          <w:rPr>
            <w:rFonts w:hint="eastAsia" w:ascii="宋体" w:hAnsi="宋体" w:eastAsia="宋体" w:cs="宋体"/>
            <w:i w:val="0"/>
            <w:iCs w:val="0"/>
            <w:caps w:val="0"/>
            <w:color w:val="424242"/>
            <w:spacing w:val="0"/>
            <w:sz w:val="24"/>
            <w:szCs w:val="24"/>
            <w:shd w:val="clear" w:fill="FFFFFF"/>
            <w:lang w:val="en-US" w:eastAsia="zh-CN"/>
          </w:rPr>
          <w:t>就敢</w:t>
        </w:r>
      </w:ins>
      <w:ins w:id="890" w:author="salted鱼" w:date="2026-07-01T14:36:19Z">
        <w:r>
          <w:rPr>
            <w:rFonts w:hint="eastAsia" w:ascii="宋体" w:hAnsi="宋体" w:eastAsia="宋体" w:cs="宋体"/>
            <w:i w:val="0"/>
            <w:iCs w:val="0"/>
            <w:caps w:val="0"/>
            <w:color w:val="424242"/>
            <w:spacing w:val="0"/>
            <w:sz w:val="24"/>
            <w:szCs w:val="24"/>
            <w:shd w:val="clear" w:fill="FFFFFF"/>
            <w:lang w:val="en-US" w:eastAsia="zh-CN"/>
          </w:rPr>
          <w:t>威胁</w:t>
        </w:r>
      </w:ins>
      <w:ins w:id="891" w:author="salted鱼" w:date="2026-07-01T14:36:20Z">
        <w:r>
          <w:rPr>
            <w:rFonts w:hint="eastAsia" w:ascii="宋体" w:hAnsi="宋体" w:eastAsia="宋体" w:cs="宋体"/>
            <w:i w:val="0"/>
            <w:iCs w:val="0"/>
            <w:caps w:val="0"/>
            <w:color w:val="424242"/>
            <w:spacing w:val="0"/>
            <w:sz w:val="24"/>
            <w:szCs w:val="24"/>
            <w:shd w:val="clear" w:fill="FFFFFF"/>
            <w:lang w:val="en-US" w:eastAsia="zh-CN"/>
          </w:rPr>
          <w:t>长辈</w:t>
        </w:r>
      </w:ins>
      <w:ins w:id="892" w:author="salted鱼" w:date="2026-07-01T14:35:37Z">
        <w:r>
          <w:rPr>
            <w:rFonts w:hint="eastAsia" w:ascii="宋体" w:hAnsi="宋体" w:eastAsia="宋体" w:cs="宋体"/>
            <w:i w:val="0"/>
            <w:iCs w:val="0"/>
            <w:caps w:val="0"/>
            <w:color w:val="424242"/>
            <w:spacing w:val="0"/>
            <w:sz w:val="24"/>
            <w:szCs w:val="24"/>
            <w:shd w:val="clear" w:fill="FFFFFF"/>
          </w:rPr>
          <w:t>，若真让他进了皇室，</w:t>
        </w:r>
      </w:ins>
      <w:ins w:id="893" w:author="salted鱼" w:date="2026-07-01T14:36:46Z">
        <w:r>
          <w:rPr>
            <w:rFonts w:hint="eastAsia" w:ascii="宋体" w:hAnsi="宋体" w:eastAsia="宋体" w:cs="宋体"/>
            <w:i w:val="0"/>
            <w:iCs w:val="0"/>
            <w:caps w:val="0"/>
            <w:color w:val="424242"/>
            <w:spacing w:val="0"/>
            <w:sz w:val="24"/>
            <w:szCs w:val="24"/>
            <w:shd w:val="clear" w:fill="FFFFFF"/>
            <w:lang w:val="en-US" w:eastAsia="zh-CN"/>
          </w:rPr>
          <w:t>维洛尔</w:t>
        </w:r>
      </w:ins>
      <w:ins w:id="894" w:author="salted鱼" w:date="2026-07-01T14:36:47Z">
        <w:r>
          <w:rPr>
            <w:rFonts w:hint="eastAsia" w:ascii="宋体" w:hAnsi="宋体" w:eastAsia="宋体" w:cs="宋体"/>
            <w:i w:val="0"/>
            <w:iCs w:val="0"/>
            <w:caps w:val="0"/>
            <w:color w:val="424242"/>
            <w:spacing w:val="0"/>
            <w:sz w:val="24"/>
            <w:szCs w:val="24"/>
            <w:shd w:val="clear" w:fill="FFFFFF"/>
            <w:lang w:val="en-US" w:eastAsia="zh-CN"/>
          </w:rPr>
          <w:t>家</w:t>
        </w:r>
      </w:ins>
      <w:ins w:id="895" w:author="salted鱼" w:date="2026-07-01T14:36:49Z">
        <w:r>
          <w:rPr>
            <w:rFonts w:hint="eastAsia" w:ascii="宋体" w:hAnsi="宋体" w:eastAsia="宋体" w:cs="宋体"/>
            <w:i w:val="0"/>
            <w:iCs w:val="0"/>
            <w:caps w:val="0"/>
            <w:color w:val="424242"/>
            <w:spacing w:val="0"/>
            <w:sz w:val="24"/>
            <w:szCs w:val="24"/>
            <w:shd w:val="clear" w:fill="FFFFFF"/>
            <w:lang w:val="en-US" w:eastAsia="zh-CN"/>
          </w:rPr>
          <w:t>就真的完了</w:t>
        </w:r>
      </w:ins>
      <w:ins w:id="896" w:author="salted鱼" w:date="2026-07-01T14:35:37Z">
        <w:r>
          <w:rPr>
            <w:rFonts w:hint="eastAsia" w:ascii="宋体" w:hAnsi="宋体" w:eastAsia="宋体" w:cs="宋体"/>
            <w:i w:val="0"/>
            <w:iCs w:val="0"/>
            <w:caps w:val="0"/>
            <w:color w:val="424242"/>
            <w:spacing w:val="0"/>
            <w:sz w:val="24"/>
            <w:szCs w:val="24"/>
            <w:shd w:val="clear" w:fill="FFFFFF"/>
          </w:rPr>
          <w:t>！</w:t>
        </w:r>
      </w:ins>
    </w:p>
    <w:p w14:paraId="5679D73A">
      <w:pPr>
        <w:spacing w:beforeLines="0" w:afterLines="0"/>
        <w:rPr>
          <w:rFonts w:hint="eastAsia" w:ascii="宋体" w:hAnsi="宋体" w:eastAsia="宋体" w:cs="宋体"/>
          <w:b w:val="0"/>
          <w:bCs w:val="0"/>
          <w:sz w:val="24"/>
          <w:szCs w:val="24"/>
          <w:lang w:val="en-US" w:eastAsia="zh-CN"/>
        </w:rPr>
      </w:pPr>
      <w:ins w:id="897" w:author="salted鱼" w:date="2026-07-01T14:36:58Z">
        <w:r>
          <w:rPr>
            <w:rFonts w:hint="eastAsia" w:ascii="宋体" w:hAnsi="宋体" w:eastAsia="宋体" w:cs="宋体"/>
            <w:i w:val="0"/>
            <w:iCs w:val="0"/>
            <w:caps w:val="0"/>
            <w:color w:val="424242"/>
            <w:spacing w:val="0"/>
            <w:sz w:val="24"/>
            <w:szCs w:val="24"/>
            <w:shd w:val="clear" w:fill="FFFFFF"/>
            <w:lang w:val="en-US" w:eastAsia="zh-CN"/>
          </w:rPr>
          <w:t>维莱拉（</w:t>
        </w:r>
      </w:ins>
      <w:ins w:id="898" w:author="salted鱼" w:date="2026-07-01T14:37:04Z">
        <w:r>
          <w:rPr>
            <w:rFonts w:hint="eastAsia" w:ascii="宋体" w:hAnsi="宋体" w:eastAsia="宋体" w:cs="宋体"/>
            <w:i w:val="0"/>
            <w:iCs w:val="0"/>
            <w:caps w:val="0"/>
            <w:color w:val="424242"/>
            <w:spacing w:val="0"/>
            <w:sz w:val="24"/>
            <w:szCs w:val="24"/>
            <w:shd w:val="clear" w:fill="FFFFFF"/>
            <w:lang w:val="en-US" w:eastAsia="zh-CN"/>
          </w:rPr>
          <w:t>恶毒</w:t>
        </w:r>
      </w:ins>
      <w:ins w:id="899" w:author="salted鱼" w:date="2026-07-01T14:37:06Z">
        <w:r>
          <w:rPr>
            <w:rFonts w:hint="eastAsia" w:ascii="宋体" w:hAnsi="宋体" w:eastAsia="宋体" w:cs="宋体"/>
            <w:i w:val="0"/>
            <w:iCs w:val="0"/>
            <w:caps w:val="0"/>
            <w:color w:val="424242"/>
            <w:spacing w:val="0"/>
            <w:sz w:val="24"/>
            <w:szCs w:val="24"/>
            <w:shd w:val="clear" w:fill="FFFFFF"/>
            <w:lang w:val="en-US" w:eastAsia="zh-CN"/>
          </w:rPr>
          <w:t>地</w:t>
        </w:r>
      </w:ins>
      <w:ins w:id="900" w:author="salted鱼" w:date="2026-07-01T14:37:09Z">
        <w:r>
          <w:rPr>
            <w:rFonts w:hint="eastAsia" w:ascii="宋体" w:hAnsi="宋体" w:eastAsia="宋体" w:cs="宋体"/>
            <w:i w:val="0"/>
            <w:iCs w:val="0"/>
            <w:caps w:val="0"/>
            <w:color w:val="424242"/>
            <w:spacing w:val="0"/>
            <w:sz w:val="24"/>
            <w:szCs w:val="24"/>
            <w:shd w:val="clear" w:fill="FFFFFF"/>
            <w:lang w:val="en-US" w:eastAsia="zh-CN"/>
          </w:rPr>
          <w:t>看向</w:t>
        </w:r>
      </w:ins>
      <w:ins w:id="901" w:author="salted鱼" w:date="2026-07-01T14:37:11Z">
        <w:r>
          <w:rPr>
            <w:rFonts w:hint="eastAsia" w:ascii="宋体" w:hAnsi="宋体" w:eastAsia="宋体" w:cs="宋体"/>
            <w:i w:val="0"/>
            <w:iCs w:val="0"/>
            <w:caps w:val="0"/>
            <w:color w:val="424242"/>
            <w:spacing w:val="0"/>
            <w:sz w:val="24"/>
            <w:szCs w:val="24"/>
            <w:shd w:val="clear" w:fill="FFFFFF"/>
            <w:lang w:val="en-US" w:eastAsia="zh-CN"/>
          </w:rPr>
          <w:t>里文</w:t>
        </w:r>
      </w:ins>
      <w:ins w:id="902" w:author="salted鱼" w:date="2026-07-01T14:36:58Z">
        <w:r>
          <w:rPr>
            <w:rFonts w:hint="eastAsia" w:ascii="宋体" w:hAnsi="宋体" w:eastAsia="宋体" w:cs="宋体"/>
            <w:i w:val="0"/>
            <w:iCs w:val="0"/>
            <w:caps w:val="0"/>
            <w:color w:val="424242"/>
            <w:spacing w:val="0"/>
            <w:sz w:val="24"/>
            <w:szCs w:val="24"/>
            <w:shd w:val="clear" w:fill="FFFFFF"/>
            <w:lang w:val="en-US" w:eastAsia="zh-CN"/>
          </w:rPr>
          <w:t>）</w:t>
        </w:r>
      </w:ins>
      <w:ins w:id="903" w:author="salted鱼" w:date="2026-07-01T14:37:17Z">
        <w:r>
          <w:rPr>
            <w:rFonts w:hint="eastAsia" w:ascii="宋体" w:hAnsi="宋体" w:eastAsia="宋体" w:cs="宋体"/>
            <w:i w:val="0"/>
            <w:iCs w:val="0"/>
            <w:caps w:val="0"/>
            <w:color w:val="424242"/>
            <w:spacing w:val="0"/>
            <w:sz w:val="24"/>
            <w:szCs w:val="24"/>
            <w:shd w:val="clear" w:fill="FFFFFF"/>
            <w:lang w:val="en-US" w:eastAsia="zh-CN"/>
          </w:rPr>
          <w:t>：</w:t>
        </w:r>
      </w:ins>
      <w:ins w:id="904" w:author="salted鱼" w:date="2026-07-01T14:37:20Z">
        <w:r>
          <w:rPr>
            <w:rFonts w:hint="eastAsia" w:ascii="宋体" w:hAnsi="宋体" w:eastAsia="宋体" w:cs="宋体"/>
            <w:i w:val="0"/>
            <w:iCs w:val="0"/>
            <w:caps w:val="0"/>
            <w:color w:val="424242"/>
            <w:spacing w:val="0"/>
            <w:sz w:val="24"/>
            <w:szCs w:val="24"/>
            <w:shd w:val="clear" w:fill="FFFFFF"/>
            <w:lang w:val="en-US" w:eastAsia="zh-CN"/>
          </w:rPr>
          <w:t>达里安</w:t>
        </w:r>
      </w:ins>
      <w:ins w:id="905" w:author="salted鱼" w:date="2026-07-01T14:37:21Z">
        <w:r>
          <w:rPr>
            <w:rFonts w:hint="eastAsia" w:ascii="宋体" w:hAnsi="宋体" w:eastAsia="宋体" w:cs="宋体"/>
            <w:i w:val="0"/>
            <w:iCs w:val="0"/>
            <w:caps w:val="0"/>
            <w:color w:val="424242"/>
            <w:spacing w:val="0"/>
            <w:sz w:val="24"/>
            <w:szCs w:val="24"/>
            <w:shd w:val="clear" w:fill="FFFFFF"/>
            <w:lang w:val="en-US" w:eastAsia="zh-CN"/>
          </w:rPr>
          <w:t>实力</w:t>
        </w:r>
      </w:ins>
      <w:ins w:id="906" w:author="salted鱼" w:date="2026-07-01T14:37:24Z">
        <w:r>
          <w:rPr>
            <w:rFonts w:hint="eastAsia" w:ascii="宋体" w:hAnsi="宋体" w:eastAsia="宋体" w:cs="宋体"/>
            <w:i w:val="0"/>
            <w:iCs w:val="0"/>
            <w:caps w:val="0"/>
            <w:color w:val="424242"/>
            <w:spacing w:val="0"/>
            <w:sz w:val="24"/>
            <w:szCs w:val="24"/>
            <w:shd w:val="clear" w:fill="FFFFFF"/>
            <w:lang w:val="en-US" w:eastAsia="zh-CN"/>
          </w:rPr>
          <w:t>也差不多</w:t>
        </w:r>
      </w:ins>
      <w:ins w:id="907" w:author="salted鱼" w:date="2026-07-01T14:37:26Z">
        <w:r>
          <w:rPr>
            <w:rFonts w:hint="eastAsia" w:ascii="宋体" w:hAnsi="宋体" w:eastAsia="宋体" w:cs="宋体"/>
            <w:i w:val="0"/>
            <w:iCs w:val="0"/>
            <w:caps w:val="0"/>
            <w:color w:val="424242"/>
            <w:spacing w:val="0"/>
            <w:sz w:val="24"/>
            <w:szCs w:val="24"/>
            <w:shd w:val="clear" w:fill="FFFFFF"/>
            <w:lang w:val="en-US" w:eastAsia="zh-CN"/>
          </w:rPr>
          <w:t>，</w:t>
        </w:r>
      </w:ins>
      <w:ins w:id="908" w:author="salted鱼" w:date="2026-07-01T14:37:34Z">
        <w:r>
          <w:rPr>
            <w:rFonts w:hint="eastAsia" w:ascii="宋体" w:hAnsi="宋体" w:eastAsia="宋体" w:cs="宋体"/>
            <w:i w:val="0"/>
            <w:iCs w:val="0"/>
            <w:caps w:val="0"/>
            <w:color w:val="424242"/>
            <w:spacing w:val="0"/>
            <w:sz w:val="24"/>
            <w:szCs w:val="24"/>
            <w:shd w:val="clear" w:fill="FFFFFF"/>
            <w:lang w:val="en-US" w:eastAsia="zh-CN"/>
          </w:rPr>
          <w:t>举止还端正</w:t>
        </w:r>
      </w:ins>
      <w:ins w:id="909" w:author="salted鱼" w:date="2026-07-01T14:37:39Z">
        <w:r>
          <w:rPr>
            <w:rFonts w:hint="eastAsia" w:ascii="宋体" w:hAnsi="宋体" w:eastAsia="宋体" w:cs="宋体"/>
            <w:i w:val="0"/>
            <w:iCs w:val="0"/>
            <w:caps w:val="0"/>
            <w:color w:val="424242"/>
            <w:spacing w:val="0"/>
            <w:sz w:val="24"/>
            <w:szCs w:val="24"/>
            <w:shd w:val="clear" w:fill="FFFFFF"/>
            <w:lang w:val="en-US" w:eastAsia="zh-CN"/>
          </w:rPr>
          <w:t>得体，</w:t>
        </w:r>
      </w:ins>
      <w:ins w:id="910" w:author="salted鱼" w:date="2026-07-01T14:37:41Z">
        <w:r>
          <w:rPr>
            <w:rFonts w:hint="eastAsia" w:ascii="宋体" w:hAnsi="宋体" w:eastAsia="宋体" w:cs="宋体"/>
            <w:i w:val="0"/>
            <w:iCs w:val="0"/>
            <w:caps w:val="0"/>
            <w:color w:val="424242"/>
            <w:spacing w:val="0"/>
            <w:sz w:val="24"/>
            <w:szCs w:val="24"/>
            <w:shd w:val="clear" w:fill="FFFFFF"/>
            <w:lang w:val="en-US" w:eastAsia="zh-CN"/>
          </w:rPr>
          <w:t>我看</w:t>
        </w:r>
      </w:ins>
      <w:ins w:id="911" w:author="salted鱼" w:date="2026-07-01T14:38:08Z">
        <w:r>
          <w:rPr>
            <w:rFonts w:hint="eastAsia" w:ascii="宋体" w:hAnsi="宋体" w:eastAsia="宋体" w:cs="宋体"/>
            <w:i w:val="0"/>
            <w:iCs w:val="0"/>
            <w:caps w:val="0"/>
            <w:color w:val="424242"/>
            <w:spacing w:val="0"/>
            <w:sz w:val="24"/>
            <w:szCs w:val="24"/>
            <w:shd w:val="clear" w:fill="FFFFFF"/>
            <w:lang w:val="en-US" w:eastAsia="zh-CN"/>
          </w:rPr>
          <w:t>他</w:t>
        </w:r>
      </w:ins>
      <w:ins w:id="912" w:author="salted鱼" w:date="2026-07-01T14:37:42Z">
        <w:r>
          <w:rPr>
            <w:rFonts w:hint="eastAsia" w:ascii="宋体" w:hAnsi="宋体" w:eastAsia="宋体" w:cs="宋体"/>
            <w:i w:val="0"/>
            <w:iCs w:val="0"/>
            <w:caps w:val="0"/>
            <w:color w:val="424242"/>
            <w:spacing w:val="0"/>
            <w:sz w:val="24"/>
            <w:szCs w:val="24"/>
            <w:shd w:val="clear" w:fill="FFFFFF"/>
            <w:lang w:val="en-US" w:eastAsia="zh-CN"/>
          </w:rPr>
          <w:t>才是</w:t>
        </w:r>
      </w:ins>
      <w:ins w:id="913" w:author="salted鱼" w:date="2026-07-01T14:37:49Z">
        <w:r>
          <w:rPr>
            <w:rFonts w:hint="eastAsia" w:ascii="宋体" w:hAnsi="宋体" w:eastAsia="宋体" w:cs="宋体"/>
            <w:i w:val="0"/>
            <w:iCs w:val="0"/>
            <w:caps w:val="0"/>
            <w:color w:val="424242"/>
            <w:spacing w:val="0"/>
            <w:sz w:val="24"/>
            <w:szCs w:val="24"/>
            <w:shd w:val="clear" w:fill="FFFFFF"/>
            <w:lang w:val="en-US" w:eastAsia="zh-CN"/>
          </w:rPr>
          <w:t>适合</w:t>
        </w:r>
      </w:ins>
      <w:ins w:id="914" w:author="salted鱼" w:date="2026-07-01T14:37:51Z">
        <w:r>
          <w:rPr>
            <w:rFonts w:hint="eastAsia" w:ascii="宋体" w:hAnsi="宋体" w:eastAsia="宋体" w:cs="宋体"/>
            <w:i w:val="0"/>
            <w:iCs w:val="0"/>
            <w:caps w:val="0"/>
            <w:color w:val="424242"/>
            <w:spacing w:val="0"/>
            <w:sz w:val="24"/>
            <w:szCs w:val="24"/>
            <w:shd w:val="clear" w:fill="FFFFFF"/>
            <w:lang w:val="en-US" w:eastAsia="zh-CN"/>
          </w:rPr>
          <w:t>站在</w:t>
        </w:r>
      </w:ins>
      <w:ins w:id="915" w:author="salted鱼" w:date="2026-07-01T14:37:52Z">
        <w:r>
          <w:rPr>
            <w:rFonts w:hint="eastAsia" w:ascii="宋体" w:hAnsi="宋体" w:eastAsia="宋体" w:cs="宋体"/>
            <w:i w:val="0"/>
            <w:iCs w:val="0"/>
            <w:caps w:val="0"/>
            <w:color w:val="424242"/>
            <w:spacing w:val="0"/>
            <w:sz w:val="24"/>
            <w:szCs w:val="24"/>
            <w:shd w:val="clear" w:fill="FFFFFF"/>
            <w:lang w:val="en-US" w:eastAsia="zh-CN"/>
          </w:rPr>
          <w:t>公主</w:t>
        </w:r>
      </w:ins>
      <w:ins w:id="916" w:author="salted鱼" w:date="2026-07-01T14:37:54Z">
        <w:r>
          <w:rPr>
            <w:rFonts w:hint="eastAsia" w:ascii="宋体" w:hAnsi="宋体" w:eastAsia="宋体" w:cs="宋体"/>
            <w:i w:val="0"/>
            <w:iCs w:val="0"/>
            <w:caps w:val="0"/>
            <w:color w:val="424242"/>
            <w:spacing w:val="0"/>
            <w:sz w:val="24"/>
            <w:szCs w:val="24"/>
            <w:shd w:val="clear" w:fill="FFFFFF"/>
            <w:lang w:val="en-US" w:eastAsia="zh-CN"/>
          </w:rPr>
          <w:t>身边的人</w:t>
        </w:r>
      </w:ins>
      <w:ins w:id="917" w:author="salted鱼" w:date="2026-07-01T14:37:56Z">
        <w:r>
          <w:rPr>
            <w:rFonts w:hint="eastAsia" w:ascii="宋体" w:hAnsi="宋体" w:eastAsia="宋体" w:cs="宋体"/>
            <w:i w:val="0"/>
            <w:iCs w:val="0"/>
            <w:caps w:val="0"/>
            <w:color w:val="424242"/>
            <w:spacing w:val="0"/>
            <w:sz w:val="24"/>
            <w:szCs w:val="24"/>
            <w:shd w:val="clear" w:fill="FFFFFF"/>
            <w:lang w:val="en-US" w:eastAsia="zh-CN"/>
          </w:rPr>
          <w:t>！</w:t>
        </w:r>
      </w:ins>
      <w:del w:id="918" w:author="salted鱼" w:date="2026-07-01T14:35:37Z">
        <w:r>
          <w:rPr>
            <w:rFonts w:hint="eastAsia" w:ascii="宋体" w:hAnsi="宋体" w:eastAsia="宋体" w:cs="宋体"/>
            <w:b w:val="0"/>
            <w:bCs w:val="0"/>
            <w:sz w:val="24"/>
            <w:szCs w:val="24"/>
            <w:lang w:val="en-US" w:eastAsia="zh-CN"/>
          </w:rPr>
          <w:delText>老爷，达里安举止端正，懂得贵族的一切礼仪，这才是真正适合站在公主身边的人！</w:delText>
        </w:r>
      </w:del>
    </w:p>
    <w:p w14:paraId="2BD7441D">
      <w:pPr>
        <w:spacing w:beforeLines="0" w:afterLine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△阿尔瓦多拄着权杖，冷眼旁观。</w:t>
      </w:r>
    </w:p>
    <w:p w14:paraId="5960398E">
      <w:pPr>
        <w:spacing w:beforeLines="0" w:afterLine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阿尔瓦多OS：维莱拉说得对。里文这匹野狼太危险，如果他不肯为家族所用，</w:t>
      </w:r>
      <w:ins w:id="919" w:author="salted鱼" w:date="2026-07-01T14:38:38Z">
        <w:r>
          <w:rPr>
            <w:rFonts w:hint="eastAsia" w:ascii="宋体" w:hAnsi="宋体" w:eastAsia="宋体" w:cs="宋体"/>
            <w:b w:val="0"/>
            <w:bCs w:val="0"/>
            <w:sz w:val="24"/>
            <w:szCs w:val="24"/>
            <w:lang w:val="en-US" w:eastAsia="zh-CN"/>
          </w:rPr>
          <w:t>那</w:t>
        </w:r>
      </w:ins>
      <w:r>
        <w:rPr>
          <w:rFonts w:hint="eastAsia" w:ascii="宋体" w:hAnsi="宋体" w:eastAsia="宋体" w:cs="宋体"/>
          <w:b w:val="0"/>
          <w:bCs w:val="0"/>
          <w:sz w:val="24"/>
          <w:szCs w:val="24"/>
          <w:lang w:val="en-US" w:eastAsia="zh-CN"/>
        </w:rPr>
        <w:t>就是个随时会反噬的祸害，</w:t>
      </w:r>
      <w:del w:id="920" w:author="salted鱼" w:date="2026-07-01T14:38:27Z">
        <w:r>
          <w:rPr>
            <w:rFonts w:hint="eastAsia" w:ascii="宋体" w:hAnsi="宋体" w:eastAsia="宋体" w:cs="宋体"/>
            <w:b w:val="0"/>
            <w:bCs w:val="0"/>
            <w:sz w:val="24"/>
            <w:szCs w:val="24"/>
            <w:lang w:val="en-US" w:eastAsia="zh-CN"/>
          </w:rPr>
          <w:delText>那就</w:delText>
        </w:r>
      </w:del>
      <w:r>
        <w:rPr>
          <w:rFonts w:hint="eastAsia" w:ascii="宋体" w:hAnsi="宋体" w:eastAsia="宋体" w:cs="宋体"/>
          <w:b w:val="0"/>
          <w:bCs w:val="0"/>
          <w:sz w:val="24"/>
          <w:szCs w:val="24"/>
          <w:lang w:val="en-US" w:eastAsia="zh-CN"/>
        </w:rPr>
        <w:t>没必要留着。</w:t>
      </w:r>
    </w:p>
    <w:p w14:paraId="00A13CB3">
      <w:pPr>
        <w:spacing w:beforeLines="0" w:afterLines="0"/>
        <w:rPr>
          <w:ins w:id="921" w:author="salted鱼" w:date="2026-07-01T14:39:59Z"/>
          <w:rFonts w:hint="eastAsia" w:ascii="宋体" w:hAnsi="宋体" w:eastAsia="宋体" w:cs="宋体"/>
          <w:sz w:val="24"/>
          <w:szCs w:val="24"/>
        </w:rPr>
      </w:pPr>
      <w:r>
        <w:rPr>
          <w:rFonts w:hint="eastAsia" w:ascii="宋体" w:hAnsi="宋体" w:eastAsia="宋体" w:cs="宋体"/>
          <w:b w:val="0"/>
          <w:bCs w:val="0"/>
          <w:sz w:val="24"/>
          <w:szCs w:val="24"/>
          <w:lang w:val="en-US" w:eastAsia="zh-CN"/>
        </w:rPr>
        <w:t>阿尔瓦多：</w:t>
      </w:r>
      <w:r>
        <w:rPr>
          <w:rFonts w:hint="eastAsia" w:ascii="宋体" w:hAnsi="宋体" w:eastAsia="宋体" w:cs="宋体"/>
          <w:sz w:val="24"/>
          <w:szCs w:val="24"/>
        </w:rPr>
        <w:t>要是让皇帝陛下知道你来这里鬼混，惹怒了皇室，我们整个维洛尔家族都要跟着你陪葬！</w:t>
      </w:r>
    </w:p>
    <w:p w14:paraId="32A81C8B">
      <w:pPr>
        <w:spacing w:beforeLines="0" w:afterLines="0"/>
        <w:rPr>
          <w:rFonts w:hint="eastAsia" w:ascii="宋体" w:hAnsi="宋体" w:eastAsia="宋体" w:cs="宋体"/>
          <w:b w:val="0"/>
          <w:bCs w:val="0"/>
          <w:sz w:val="24"/>
          <w:szCs w:val="24"/>
          <w:lang w:val="en-US" w:eastAsia="zh-CN"/>
        </w:rPr>
      </w:pPr>
      <w:ins w:id="922" w:author="salted鱼" w:date="2026-07-01T14:40:03Z">
        <w:r>
          <w:rPr>
            <w:rFonts w:hint="eastAsia" w:ascii="宋体" w:hAnsi="宋体" w:eastAsia="宋体" w:cs="宋体"/>
            <w:sz w:val="24"/>
            <w:szCs w:val="24"/>
            <w:lang w:val="en-US" w:eastAsia="zh-CN"/>
          </w:rPr>
          <w:t>阿尔瓦多</w:t>
        </w:r>
      </w:ins>
      <w:ins w:id="923" w:author="salted鱼" w:date="2026-07-01T14:40:04Z">
        <w:r>
          <w:rPr>
            <w:rFonts w:hint="eastAsia" w:ascii="宋体" w:hAnsi="宋体" w:eastAsia="宋体" w:cs="宋体"/>
            <w:sz w:val="24"/>
            <w:szCs w:val="24"/>
            <w:lang w:val="en-US" w:eastAsia="zh-CN"/>
          </w:rPr>
          <w:t>：</w:t>
        </w:r>
      </w:ins>
      <w:ins w:id="924" w:author="salted鱼" w:date="2026-07-01T14:40:33Z">
        <w:r>
          <w:rPr>
            <w:rFonts w:hint="eastAsia" w:ascii="宋体" w:hAnsi="宋体" w:eastAsia="宋体" w:cs="宋体"/>
            <w:b w:val="0"/>
            <w:bCs w:val="0"/>
            <w:i w:val="0"/>
            <w:iCs w:val="0"/>
            <w:caps w:val="0"/>
            <w:spacing w:val="0"/>
            <w:sz w:val="24"/>
            <w:szCs w:val="24"/>
            <w:shd w:val="clear"/>
          </w:rPr>
          <w:t>为了不让你继续惹祸，今晚我就是绑，也要把你绑回公爵府！</w:t>
        </w:r>
      </w:ins>
      <w:del w:id="925" w:author="salted鱼" w:date="2026-07-01T14:40:33Z">
        <w:r>
          <w:rPr>
            <w:rFonts w:hint="eastAsia" w:ascii="宋体" w:hAnsi="宋体" w:eastAsia="宋体" w:cs="宋体"/>
            <w:b w:val="0"/>
            <w:bCs w:val="0"/>
            <w:sz w:val="24"/>
            <w:szCs w:val="24"/>
            <w:lang w:val="en-US" w:eastAsia="zh-CN"/>
          </w:rPr>
          <w:delText>为了家族的存续，立刻跟我回府，接受禁闭审查！</w:delText>
        </w:r>
      </w:del>
    </w:p>
    <w:p w14:paraId="0E61DBE8">
      <w:pPr>
        <w:spacing w:beforeLines="0" w:afterLine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里文（嗤笑一声）：抱歉，</w:t>
      </w:r>
      <w:ins w:id="926" w:author="salted鱼" w:date="2026-07-01T14:41:19Z">
        <w:r>
          <w:rPr>
            <w:rFonts w:hint="eastAsia" w:ascii="宋体" w:hAnsi="宋体" w:eastAsia="宋体" w:cs="宋体"/>
            <w:b w:val="0"/>
            <w:bCs w:val="0"/>
            <w:sz w:val="24"/>
            <w:szCs w:val="24"/>
            <w:lang w:val="en-US" w:eastAsia="zh-CN"/>
          </w:rPr>
          <w:t>有什么</w:t>
        </w:r>
      </w:ins>
      <w:ins w:id="927" w:author="salted鱼" w:date="2026-07-01T14:41:20Z">
        <w:r>
          <w:rPr>
            <w:rFonts w:hint="eastAsia" w:ascii="宋体" w:hAnsi="宋体" w:eastAsia="宋体" w:cs="宋体"/>
            <w:b w:val="0"/>
            <w:bCs w:val="0"/>
            <w:sz w:val="24"/>
            <w:szCs w:val="24"/>
            <w:lang w:val="en-US" w:eastAsia="zh-CN"/>
          </w:rPr>
          <w:t>话</w:t>
        </w:r>
      </w:ins>
      <w:ins w:id="928" w:author="salted鱼" w:date="2026-07-01T14:41:21Z">
        <w:r>
          <w:rPr>
            <w:rFonts w:hint="eastAsia" w:ascii="宋体" w:hAnsi="宋体" w:eastAsia="宋体" w:cs="宋体"/>
            <w:b w:val="0"/>
            <w:bCs w:val="0"/>
            <w:sz w:val="24"/>
            <w:szCs w:val="24"/>
            <w:lang w:val="en-US" w:eastAsia="zh-CN"/>
          </w:rPr>
          <w:t>跟我</w:t>
        </w:r>
      </w:ins>
      <w:ins w:id="929" w:author="salted鱼" w:date="2026-07-01T14:41:23Z">
        <w:r>
          <w:rPr>
            <w:rFonts w:hint="eastAsia" w:ascii="宋体" w:hAnsi="宋体" w:eastAsia="宋体" w:cs="宋体"/>
            <w:b w:val="0"/>
            <w:bCs w:val="0"/>
            <w:sz w:val="24"/>
            <w:szCs w:val="24"/>
            <w:lang w:val="en-US" w:eastAsia="zh-CN"/>
          </w:rPr>
          <w:t>新认的</w:t>
        </w:r>
      </w:ins>
      <w:ins w:id="930" w:author="salted鱼" w:date="2026-07-01T14:41:24Z">
        <w:r>
          <w:rPr>
            <w:rFonts w:hint="eastAsia" w:ascii="宋体" w:hAnsi="宋体" w:eastAsia="宋体" w:cs="宋体"/>
            <w:b w:val="0"/>
            <w:bCs w:val="0"/>
            <w:sz w:val="24"/>
            <w:szCs w:val="24"/>
            <w:lang w:val="en-US" w:eastAsia="zh-CN"/>
          </w:rPr>
          <w:t>大哥</w:t>
        </w:r>
      </w:ins>
      <w:ins w:id="931" w:author="salted鱼" w:date="2026-07-01T14:41:25Z">
        <w:r>
          <w:rPr>
            <w:rFonts w:hint="eastAsia" w:ascii="宋体" w:hAnsi="宋体" w:eastAsia="宋体" w:cs="宋体"/>
            <w:b w:val="0"/>
            <w:bCs w:val="0"/>
            <w:sz w:val="24"/>
            <w:szCs w:val="24"/>
            <w:lang w:val="en-US" w:eastAsia="zh-CN"/>
          </w:rPr>
          <w:t>说去吧</w:t>
        </w:r>
      </w:ins>
      <w:del w:id="932" w:author="salted鱼" w:date="2026-07-01T14:41:17Z">
        <w:r>
          <w:rPr>
            <w:rFonts w:hint="eastAsia" w:ascii="宋体" w:hAnsi="宋体" w:eastAsia="宋体" w:cs="宋体"/>
            <w:b w:val="0"/>
            <w:bCs w:val="0"/>
            <w:sz w:val="24"/>
            <w:szCs w:val="24"/>
            <w:lang w:val="en-US" w:eastAsia="zh-CN"/>
          </w:rPr>
          <w:delText>我那位大哥说话比皇帝还有用，可以随时帮我把麻烦平了</w:delText>
        </w:r>
      </w:del>
      <w:r>
        <w:rPr>
          <w:rFonts w:hint="eastAsia" w:ascii="宋体" w:hAnsi="宋体" w:eastAsia="宋体" w:cs="宋体"/>
          <w:b w:val="0"/>
          <w:bCs w:val="0"/>
          <w:sz w:val="24"/>
          <w:szCs w:val="24"/>
          <w:lang w:val="en-US" w:eastAsia="zh-CN"/>
        </w:rPr>
        <w:t>。</w:t>
      </w:r>
    </w:p>
    <w:p w14:paraId="31493F5D">
      <w:pPr>
        <w:spacing w:beforeLines="0" w:afterLine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△阿尔瓦气得浑身颤抖。</w:t>
      </w:r>
    </w:p>
    <w:p w14:paraId="306CC0F8">
      <w:pPr>
        <w:spacing w:beforeLines="0" w:afterLines="0"/>
        <w:rPr>
          <w:rFonts w:hint="eastAsia" w:ascii="宋体" w:hAnsi="宋体" w:eastAsia="宋体" w:cs="宋体"/>
          <w:b w:val="0"/>
          <w:bCs w:val="0"/>
          <w:sz w:val="24"/>
          <w:szCs w:val="24"/>
          <w:lang w:val="en-US" w:eastAsia="zh-CN"/>
        </w:rPr>
      </w:pPr>
      <w:commentRangeStart w:id="4"/>
      <w:r>
        <w:rPr>
          <w:rFonts w:hint="eastAsia" w:ascii="宋体" w:hAnsi="宋体" w:eastAsia="宋体" w:cs="宋体"/>
          <w:b w:val="0"/>
          <w:bCs w:val="0"/>
          <w:sz w:val="24"/>
          <w:szCs w:val="24"/>
          <w:lang w:val="en-US" w:eastAsia="zh-CN"/>
        </w:rPr>
        <w:t>阿尔瓦多（咆哮）：混账</w:t>
      </w:r>
      <w:ins w:id="933" w:author="salted鱼" w:date="2026-07-01T14:41:48Z">
        <w:r>
          <w:rPr>
            <w:rFonts w:hint="eastAsia" w:ascii="宋体" w:hAnsi="宋体" w:eastAsia="宋体" w:cs="宋体"/>
            <w:b w:val="0"/>
            <w:bCs w:val="0"/>
            <w:sz w:val="24"/>
            <w:szCs w:val="24"/>
            <w:lang w:val="en-US" w:eastAsia="zh-CN"/>
          </w:rPr>
          <w:t>，</w:t>
        </w:r>
      </w:ins>
      <w:del w:id="934" w:author="salted鱼" w:date="2026-07-01T14:41:48Z">
        <w:r>
          <w:rPr>
            <w:rFonts w:hint="eastAsia" w:ascii="宋体" w:hAnsi="宋体" w:eastAsia="宋体" w:cs="宋体"/>
            <w:b w:val="0"/>
            <w:bCs w:val="0"/>
            <w:sz w:val="24"/>
            <w:szCs w:val="24"/>
            <w:lang w:val="en-US" w:eastAsia="zh-CN"/>
          </w:rPr>
          <w:delText>！</w:delText>
        </w:r>
      </w:del>
      <w:ins w:id="935" w:author="salted鱼" w:date="2026-07-01T14:41:38Z">
        <w:r>
          <w:rPr>
            <w:rFonts w:hint="eastAsia" w:ascii="宋体" w:hAnsi="宋体" w:eastAsia="宋体" w:cs="宋体"/>
            <w:b w:val="0"/>
            <w:bCs w:val="0"/>
            <w:sz w:val="24"/>
            <w:szCs w:val="24"/>
            <w:lang w:val="en-US" w:eastAsia="zh-CN"/>
          </w:rPr>
          <w:t>什么</w:t>
        </w:r>
      </w:ins>
      <w:ins w:id="936" w:author="salted鱼" w:date="2026-07-01T14:41:42Z">
        <w:r>
          <w:rPr>
            <w:rFonts w:hint="eastAsia" w:ascii="宋体" w:hAnsi="宋体" w:eastAsia="宋体" w:cs="宋体"/>
            <w:b w:val="0"/>
            <w:bCs w:val="0"/>
            <w:sz w:val="24"/>
            <w:szCs w:val="24"/>
            <w:lang w:val="en-US" w:eastAsia="zh-CN"/>
          </w:rPr>
          <w:t>狗屁</w:t>
        </w:r>
      </w:ins>
      <w:ins w:id="937" w:author="salted鱼" w:date="2026-07-01T14:41:43Z">
        <w:r>
          <w:rPr>
            <w:rFonts w:hint="eastAsia" w:ascii="宋体" w:hAnsi="宋体" w:eastAsia="宋体" w:cs="宋体"/>
            <w:b w:val="0"/>
            <w:bCs w:val="0"/>
            <w:sz w:val="24"/>
            <w:szCs w:val="24"/>
            <w:lang w:val="en-US" w:eastAsia="zh-CN"/>
          </w:rPr>
          <w:t>大哥</w:t>
        </w:r>
      </w:ins>
      <w:ins w:id="938" w:author="salted鱼" w:date="2026-07-01T14:42:05Z">
        <w:r>
          <w:rPr>
            <w:rFonts w:hint="eastAsia" w:ascii="宋体" w:hAnsi="宋体" w:eastAsia="宋体" w:cs="宋体"/>
            <w:b w:val="0"/>
            <w:bCs w:val="0"/>
            <w:sz w:val="24"/>
            <w:szCs w:val="24"/>
            <w:lang w:val="en-US" w:eastAsia="zh-CN"/>
          </w:rPr>
          <w:t>，</w:t>
        </w:r>
      </w:ins>
      <w:ins w:id="939" w:author="salted鱼" w:date="2026-07-01T14:42:09Z">
        <w:r>
          <w:rPr>
            <w:rFonts w:hint="eastAsia" w:ascii="宋体" w:hAnsi="宋体" w:eastAsia="宋体" w:cs="宋体"/>
            <w:b w:val="0"/>
            <w:bCs w:val="0"/>
            <w:sz w:val="24"/>
            <w:szCs w:val="24"/>
            <w:lang w:val="en-US" w:eastAsia="zh-CN"/>
          </w:rPr>
          <w:t>吓唬谁呢</w:t>
        </w:r>
      </w:ins>
      <w:ins w:id="940" w:author="salted鱼" w:date="2026-07-01T14:41:44Z">
        <w:r>
          <w:rPr>
            <w:rFonts w:hint="eastAsia" w:ascii="宋体" w:hAnsi="宋体" w:eastAsia="宋体" w:cs="宋体"/>
            <w:b w:val="0"/>
            <w:bCs w:val="0"/>
            <w:sz w:val="24"/>
            <w:szCs w:val="24"/>
            <w:lang w:val="en-US" w:eastAsia="zh-CN"/>
          </w:rPr>
          <w:t>！</w:t>
        </w:r>
      </w:ins>
      <w:ins w:id="941" w:author="salted鱼" w:date="2026-07-01T10:59:09Z">
        <w:r>
          <w:rPr>
            <w:rFonts w:hint="eastAsia" w:ascii="宋体" w:hAnsi="宋体" w:eastAsia="宋体" w:cs="宋体"/>
            <w:b w:val="0"/>
            <w:bCs w:val="0"/>
            <w:sz w:val="24"/>
            <w:szCs w:val="24"/>
            <w:lang w:val="en-US" w:eastAsia="zh-CN"/>
          </w:rPr>
          <w:t>赢了</w:t>
        </w:r>
      </w:ins>
      <w:ins w:id="942" w:author="salted鱼" w:date="2026-07-01T10:59:11Z">
        <w:r>
          <w:rPr>
            <w:rFonts w:hint="eastAsia" w:ascii="宋体" w:hAnsi="宋体" w:eastAsia="宋体" w:cs="宋体"/>
            <w:b w:val="0"/>
            <w:bCs w:val="0"/>
            <w:sz w:val="24"/>
            <w:szCs w:val="24"/>
            <w:lang w:val="en-US" w:eastAsia="zh-CN"/>
          </w:rPr>
          <w:t>一次</w:t>
        </w:r>
      </w:ins>
      <w:ins w:id="943" w:author="salted鱼" w:date="2026-07-01T10:59:12Z">
        <w:r>
          <w:rPr>
            <w:rFonts w:hint="eastAsia" w:ascii="宋体" w:hAnsi="宋体" w:eastAsia="宋体" w:cs="宋体"/>
            <w:b w:val="0"/>
            <w:bCs w:val="0"/>
            <w:sz w:val="24"/>
            <w:szCs w:val="24"/>
            <w:lang w:val="en-US" w:eastAsia="zh-CN"/>
          </w:rPr>
          <w:t>就敢</w:t>
        </w:r>
      </w:ins>
      <w:ins w:id="944" w:author="salted鱼" w:date="2026-07-01T10:59:17Z">
        <w:r>
          <w:rPr>
            <w:rFonts w:hint="eastAsia" w:ascii="宋体" w:hAnsi="宋体" w:eastAsia="宋体" w:cs="宋体"/>
            <w:b w:val="0"/>
            <w:bCs w:val="0"/>
            <w:sz w:val="24"/>
            <w:szCs w:val="24"/>
            <w:lang w:val="en-US" w:eastAsia="zh-CN"/>
          </w:rPr>
          <w:t>狂</w:t>
        </w:r>
      </w:ins>
      <w:ins w:id="945" w:author="salted鱼" w:date="2026-07-01T10:59:20Z">
        <w:r>
          <w:rPr>
            <w:rFonts w:hint="eastAsia" w:ascii="宋体" w:hAnsi="宋体" w:eastAsia="宋体" w:cs="宋体"/>
            <w:b w:val="0"/>
            <w:bCs w:val="0"/>
            <w:sz w:val="24"/>
            <w:szCs w:val="24"/>
            <w:lang w:val="en-US" w:eastAsia="zh-CN"/>
          </w:rPr>
          <w:t>成</w:t>
        </w:r>
      </w:ins>
      <w:ins w:id="946" w:author="salted鱼" w:date="2026-07-01T10:59:22Z">
        <w:r>
          <w:rPr>
            <w:rFonts w:hint="eastAsia" w:ascii="宋体" w:hAnsi="宋体" w:eastAsia="宋体" w:cs="宋体"/>
            <w:b w:val="0"/>
            <w:bCs w:val="0"/>
            <w:sz w:val="24"/>
            <w:szCs w:val="24"/>
            <w:lang w:val="en-US" w:eastAsia="zh-CN"/>
          </w:rPr>
          <w:t>这样</w:t>
        </w:r>
      </w:ins>
      <w:ins w:id="947" w:author="salted鱼" w:date="2026-07-01T10:59:25Z">
        <w:r>
          <w:rPr>
            <w:rFonts w:hint="eastAsia" w:ascii="宋体" w:hAnsi="宋体" w:eastAsia="宋体" w:cs="宋体"/>
            <w:b w:val="0"/>
            <w:bCs w:val="0"/>
            <w:sz w:val="24"/>
            <w:szCs w:val="24"/>
            <w:lang w:val="en-US" w:eastAsia="zh-CN"/>
          </w:rPr>
          <w:t>，</w:t>
        </w:r>
      </w:ins>
      <w:ins w:id="948" w:author="salted鱼" w:date="2026-07-01T10:59:36Z">
        <w:r>
          <w:rPr>
            <w:rFonts w:hint="eastAsia" w:ascii="宋体" w:hAnsi="宋体" w:eastAsia="宋体" w:cs="宋体"/>
            <w:b w:val="0"/>
            <w:bCs w:val="0"/>
            <w:sz w:val="24"/>
            <w:szCs w:val="24"/>
            <w:lang w:val="en-US" w:eastAsia="zh-CN"/>
          </w:rPr>
          <w:t>不给你长长记性</w:t>
        </w:r>
      </w:ins>
      <w:ins w:id="949" w:author="salted鱼" w:date="2026-07-01T10:59:40Z">
        <w:r>
          <w:rPr>
            <w:rFonts w:hint="eastAsia" w:ascii="宋体" w:hAnsi="宋体" w:eastAsia="宋体" w:cs="宋体"/>
            <w:b w:val="0"/>
            <w:bCs w:val="0"/>
            <w:sz w:val="24"/>
            <w:szCs w:val="24"/>
            <w:lang w:val="en-US" w:eastAsia="zh-CN"/>
          </w:rPr>
          <w:t>是不是</w:t>
        </w:r>
      </w:ins>
      <w:ins w:id="950" w:author="salted鱼" w:date="2026-07-01T10:59:42Z">
        <w:r>
          <w:rPr>
            <w:rFonts w:hint="eastAsia" w:ascii="宋体" w:hAnsi="宋体" w:eastAsia="宋体" w:cs="宋体"/>
            <w:b w:val="0"/>
            <w:bCs w:val="0"/>
            <w:sz w:val="24"/>
            <w:szCs w:val="24"/>
            <w:lang w:val="en-US" w:eastAsia="zh-CN"/>
          </w:rPr>
          <w:t>都要忘了</w:t>
        </w:r>
      </w:ins>
      <w:ins w:id="951" w:author="salted鱼" w:date="2026-07-01T10:59:45Z">
        <w:r>
          <w:rPr>
            <w:rFonts w:hint="eastAsia" w:ascii="宋体" w:hAnsi="宋体" w:eastAsia="宋体" w:cs="宋体"/>
            <w:b w:val="0"/>
            <w:bCs w:val="0"/>
            <w:sz w:val="24"/>
            <w:szCs w:val="24"/>
            <w:lang w:val="en-US" w:eastAsia="zh-CN"/>
          </w:rPr>
          <w:t>我是你</w:t>
        </w:r>
      </w:ins>
      <w:ins w:id="952" w:author="salted鱼" w:date="2026-07-01T10:59:47Z">
        <w:r>
          <w:rPr>
            <w:rFonts w:hint="eastAsia" w:ascii="宋体" w:hAnsi="宋体" w:eastAsia="宋体" w:cs="宋体"/>
            <w:b w:val="0"/>
            <w:bCs w:val="0"/>
            <w:sz w:val="24"/>
            <w:szCs w:val="24"/>
            <w:lang w:val="en-US" w:eastAsia="zh-CN"/>
          </w:rPr>
          <w:t>爹了</w:t>
        </w:r>
      </w:ins>
      <w:ins w:id="953" w:author="salted鱼" w:date="2026-07-01T10:59:48Z">
        <w:r>
          <w:rPr>
            <w:rFonts w:hint="eastAsia" w:ascii="宋体" w:hAnsi="宋体" w:eastAsia="宋体" w:cs="宋体"/>
            <w:b w:val="0"/>
            <w:bCs w:val="0"/>
            <w:sz w:val="24"/>
            <w:szCs w:val="24"/>
            <w:lang w:val="en-US" w:eastAsia="zh-CN"/>
          </w:rPr>
          <w:t>？！</w:t>
        </w:r>
      </w:ins>
      <w:del w:id="954" w:author="salted鱼" w:date="2026-07-01T10:59:07Z">
        <w:r>
          <w:rPr>
            <w:rFonts w:hint="eastAsia" w:ascii="宋体" w:hAnsi="宋体" w:eastAsia="宋体" w:cs="宋体"/>
            <w:b w:val="0"/>
            <w:bCs w:val="0"/>
            <w:sz w:val="24"/>
            <w:szCs w:val="24"/>
            <w:lang w:val="en-US" w:eastAsia="zh-CN"/>
          </w:rPr>
          <w:delText>竟然敢把这种侮辱皇室的话挂在嘴边！这老不要脸的到底在哪？我今天就替天行道，宰了这个贱骨头！</w:delText>
        </w:r>
      </w:del>
    </w:p>
    <w:p w14:paraId="7C9C2713">
      <w:pPr>
        <w:spacing w:beforeLines="0" w:afterLines="0"/>
        <w:rPr>
          <w:ins w:id="955" w:author="salted鱼" w:date="2026-07-01T11:04:59Z"/>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阿尔瓦多（对手下大吼）</w:t>
      </w:r>
      <w:ins w:id="956" w:author="salted鱼" w:date="2026-07-01T11:00:01Z">
        <w:r>
          <w:rPr>
            <w:rFonts w:hint="eastAsia" w:ascii="宋体" w:hAnsi="宋体" w:eastAsia="宋体" w:cs="宋体"/>
            <w:b w:val="0"/>
            <w:bCs w:val="0"/>
            <w:sz w:val="24"/>
            <w:szCs w:val="24"/>
            <w:lang w:val="en-US" w:eastAsia="zh-CN"/>
          </w:rPr>
          <w:t>：</w:t>
        </w:r>
      </w:ins>
      <w:ins w:id="957" w:author="salted鱼" w:date="2026-07-01T11:00:04Z">
        <w:r>
          <w:rPr>
            <w:rFonts w:hint="eastAsia" w:ascii="宋体" w:hAnsi="宋体" w:eastAsia="宋体" w:cs="宋体"/>
            <w:b w:val="0"/>
            <w:bCs w:val="0"/>
            <w:sz w:val="24"/>
            <w:szCs w:val="24"/>
            <w:lang w:val="en-US" w:eastAsia="zh-CN"/>
          </w:rPr>
          <w:t>动手！</w:t>
        </w:r>
      </w:ins>
      <w:ins w:id="958" w:author="salted鱼" w:date="2026-07-01T11:00:06Z">
        <w:r>
          <w:rPr>
            <w:rFonts w:hint="eastAsia" w:ascii="宋体" w:hAnsi="宋体" w:eastAsia="宋体" w:cs="宋体"/>
            <w:b w:val="0"/>
            <w:bCs w:val="0"/>
            <w:sz w:val="24"/>
            <w:szCs w:val="24"/>
            <w:lang w:val="en-US" w:eastAsia="zh-CN"/>
          </w:rPr>
          <w:t>给我</w:t>
        </w:r>
      </w:ins>
      <w:ins w:id="959" w:author="salted鱼" w:date="2026-07-01T11:00:08Z">
        <w:r>
          <w:rPr>
            <w:rFonts w:hint="eastAsia" w:ascii="宋体" w:hAnsi="宋体" w:eastAsia="宋体" w:cs="宋体"/>
            <w:b w:val="0"/>
            <w:bCs w:val="0"/>
            <w:sz w:val="24"/>
            <w:szCs w:val="24"/>
            <w:lang w:val="en-US" w:eastAsia="zh-CN"/>
          </w:rPr>
          <w:t>狠狠教训</w:t>
        </w:r>
      </w:ins>
      <w:ins w:id="960" w:author="salted鱼" w:date="2026-07-01T11:00:17Z">
        <w:r>
          <w:rPr>
            <w:rFonts w:hint="eastAsia" w:ascii="宋体" w:hAnsi="宋体" w:eastAsia="宋体" w:cs="宋体"/>
            <w:b w:val="0"/>
            <w:bCs w:val="0"/>
            <w:sz w:val="24"/>
            <w:szCs w:val="24"/>
            <w:lang w:val="en-US" w:eastAsia="zh-CN"/>
          </w:rPr>
          <w:t>这小兔崽子！</w:t>
        </w:r>
      </w:ins>
    </w:p>
    <w:p w14:paraId="6C92EBFE">
      <w:pPr>
        <w:spacing w:beforeLines="0" w:afterLines="0"/>
        <w:rPr>
          <w:ins w:id="961" w:author="salted鱼" w:date="2026-07-01T11:02:05Z"/>
          <w:rFonts w:hint="eastAsia" w:ascii="宋体" w:hAnsi="宋体" w:eastAsia="宋体" w:cs="宋体"/>
          <w:b w:val="0"/>
          <w:bCs w:val="0"/>
          <w:sz w:val="24"/>
          <w:szCs w:val="24"/>
          <w:lang w:val="en-US" w:eastAsia="zh-CN"/>
        </w:rPr>
      </w:pPr>
      <w:ins w:id="962" w:author="salted鱼" w:date="2026-07-01T11:05:02Z">
        <w:r>
          <w:rPr>
            <w:rFonts w:hint="eastAsia" w:ascii="宋体" w:hAnsi="宋体" w:eastAsia="宋体" w:cs="宋体"/>
            <w:b w:val="0"/>
            <w:bCs w:val="0"/>
            <w:sz w:val="24"/>
            <w:szCs w:val="24"/>
            <w:lang w:val="en-US" w:eastAsia="zh-CN"/>
          </w:rPr>
          <w:t>护卫</w:t>
        </w:r>
      </w:ins>
      <w:ins w:id="963" w:author="salted鱼" w:date="2026-07-01T11:09:20Z">
        <w:r>
          <w:rPr>
            <w:rFonts w:hint="eastAsia" w:ascii="宋体" w:hAnsi="宋体" w:eastAsia="宋体" w:cs="宋体"/>
            <w:b w:val="0"/>
            <w:bCs w:val="0"/>
            <w:sz w:val="24"/>
            <w:szCs w:val="24"/>
            <w:lang w:val="en-US" w:eastAsia="zh-CN"/>
          </w:rPr>
          <w:t>们</w:t>
        </w:r>
      </w:ins>
      <w:ins w:id="964" w:author="salted鱼" w:date="2026-07-01T11:05:05Z">
        <w:r>
          <w:rPr>
            <w:rFonts w:hint="eastAsia" w:ascii="宋体" w:hAnsi="宋体" w:eastAsia="宋体" w:cs="宋体"/>
            <w:b w:val="0"/>
            <w:bCs w:val="0"/>
            <w:sz w:val="24"/>
            <w:szCs w:val="24"/>
            <w:lang w:val="en-US" w:eastAsia="zh-CN"/>
          </w:rPr>
          <w:t>：</w:t>
        </w:r>
      </w:ins>
      <w:ins w:id="965" w:author="salted鱼" w:date="2026-07-01T11:05:07Z">
        <w:r>
          <w:rPr>
            <w:rFonts w:hint="eastAsia" w:ascii="宋体" w:hAnsi="宋体" w:eastAsia="宋体" w:cs="宋体"/>
            <w:b w:val="0"/>
            <w:bCs w:val="0"/>
            <w:sz w:val="24"/>
            <w:szCs w:val="24"/>
            <w:lang w:val="en-US" w:eastAsia="zh-CN"/>
          </w:rPr>
          <w:t>遵命</w:t>
        </w:r>
      </w:ins>
      <w:ins w:id="966" w:author="salted鱼" w:date="2026-07-01T11:05:08Z">
        <w:r>
          <w:rPr>
            <w:rFonts w:hint="eastAsia" w:ascii="宋体" w:hAnsi="宋体" w:eastAsia="宋体" w:cs="宋体"/>
            <w:b w:val="0"/>
            <w:bCs w:val="0"/>
            <w:sz w:val="24"/>
            <w:szCs w:val="24"/>
            <w:lang w:val="en-US" w:eastAsia="zh-CN"/>
          </w:rPr>
          <w:t>！</w:t>
        </w:r>
      </w:ins>
    </w:p>
    <w:p w14:paraId="5A497E70">
      <w:pPr>
        <w:spacing w:beforeLines="0" w:afterLines="0"/>
        <w:rPr>
          <w:del w:id="967" w:author="salted鱼" w:date="2026-07-01T11:02:15Z"/>
          <w:rFonts w:hint="eastAsia" w:ascii="宋体" w:hAnsi="宋体" w:eastAsia="宋体" w:cs="宋体"/>
          <w:b w:val="0"/>
          <w:bCs w:val="0"/>
          <w:sz w:val="24"/>
          <w:szCs w:val="24"/>
          <w:lang w:val="en-US" w:eastAsia="zh-CN"/>
        </w:rPr>
      </w:pPr>
      <w:del w:id="968" w:author="salted鱼" w:date="2026-07-01T11:02:15Z">
        <w:r>
          <w:rPr>
            <w:rFonts w:hint="eastAsia" w:ascii="宋体" w:hAnsi="宋体" w:eastAsia="宋体" w:cs="宋体"/>
            <w:b w:val="0"/>
            <w:bCs w:val="0"/>
            <w:sz w:val="24"/>
            <w:szCs w:val="24"/>
            <w:lang w:val="en-US" w:eastAsia="zh-CN"/>
          </w:rPr>
          <w:delText>：搜！把那老不死给我搜出来，当场剁成肉泥！</w:delText>
        </w:r>
      </w:del>
    </w:p>
    <w:p w14:paraId="451D2DF3">
      <w:pPr>
        <w:spacing w:beforeLines="0" w:afterLines="0"/>
        <w:rPr>
          <w:del w:id="969" w:author="salted鱼" w:date="2026-07-01T11:02:15Z"/>
          <w:rFonts w:hint="eastAsia" w:ascii="宋体" w:hAnsi="宋体" w:eastAsia="宋体" w:cs="宋体"/>
          <w:b w:val="0"/>
          <w:bCs w:val="0"/>
          <w:sz w:val="24"/>
          <w:szCs w:val="24"/>
          <w:lang w:val="en-US" w:eastAsia="zh-CN"/>
        </w:rPr>
      </w:pPr>
      <w:del w:id="970" w:author="salted鱼" w:date="2026-07-01T11:02:15Z">
        <w:r>
          <w:rPr>
            <w:rFonts w:hint="eastAsia" w:ascii="宋体" w:hAnsi="宋体" w:eastAsia="宋体" w:cs="宋体"/>
            <w:b w:val="0"/>
            <w:bCs w:val="0"/>
            <w:sz w:val="24"/>
            <w:szCs w:val="24"/>
            <w:lang w:val="en-US" w:eastAsia="zh-CN"/>
          </w:rPr>
          <w:delText>护卫统领（拔出长剑）：遵命，公爵大人！</w:delText>
        </w:r>
      </w:del>
    </w:p>
    <w:p w14:paraId="4DD04E04">
      <w:pPr>
        <w:spacing w:beforeLines="0" w:afterLines="0"/>
        <w:rPr>
          <w:del w:id="971" w:author="salted鱼" w:date="2026-07-01T11:02:15Z"/>
          <w:rFonts w:hint="eastAsia" w:ascii="宋体" w:hAnsi="宋体" w:eastAsia="宋体" w:cs="宋体"/>
          <w:sz w:val="24"/>
          <w:szCs w:val="24"/>
        </w:rPr>
      </w:pPr>
      <w:del w:id="972" w:author="salted鱼" w:date="2026-07-01T11:02:15Z">
        <w:r>
          <w:rPr>
            <w:rFonts w:hint="eastAsia" w:ascii="宋体" w:hAnsi="宋体" w:eastAsia="宋体" w:cs="宋体"/>
            <w:sz w:val="24"/>
            <w:szCs w:val="24"/>
          </w:rPr>
          <w:delText>△几名重甲护卫气势汹汹地走向内室，刀尖寒光闪烁。</w:delText>
        </w:r>
      </w:del>
    </w:p>
    <w:p w14:paraId="7C365E4E">
      <w:pPr>
        <w:spacing w:beforeLines="0" w:afterLines="0"/>
        <w:rPr>
          <w:del w:id="973" w:author="salted鱼" w:date="2026-07-01T11:02:15Z"/>
          <w:rFonts w:hint="eastAsia" w:ascii="宋体" w:hAnsi="宋体" w:eastAsia="宋体" w:cs="宋体"/>
          <w:sz w:val="24"/>
          <w:szCs w:val="24"/>
          <w:lang w:val="en-US" w:eastAsia="zh-CN"/>
        </w:rPr>
      </w:pPr>
      <w:del w:id="974" w:author="salted鱼" w:date="2026-07-01T11:02:15Z">
        <w:r>
          <w:rPr>
            <w:rFonts w:hint="eastAsia" w:ascii="宋体" w:hAnsi="宋体" w:eastAsia="宋体" w:cs="宋体"/>
            <w:sz w:val="24"/>
            <w:szCs w:val="24"/>
          </w:rPr>
          <w:delText>△护卫统领一</w:delText>
        </w:r>
      </w:del>
      <w:del w:id="975" w:author="salted鱼" w:date="2026-07-01T11:02:15Z">
        <w:r>
          <w:rPr>
            <w:rFonts w:hint="eastAsia" w:ascii="宋体" w:hAnsi="宋体" w:eastAsia="宋体" w:cs="宋体"/>
            <w:sz w:val="24"/>
            <w:szCs w:val="24"/>
            <w:lang w:val="en-US" w:eastAsia="zh-CN"/>
          </w:rPr>
          <w:delText>刀尖即将挑起内室的帘子。</w:delText>
        </w:r>
        <w:commentRangeEnd w:id="4"/>
      </w:del>
      <w:del w:id="976" w:author="salted鱼" w:date="2026-07-01T11:02:15Z">
        <w:r>
          <w:rPr>
            <w:rFonts w:hint="eastAsia" w:ascii="宋体" w:hAnsi="宋体" w:eastAsia="宋体" w:cs="宋体"/>
            <w:sz w:val="24"/>
          </w:rPr>
          <w:commentReference w:id="4"/>
        </w:r>
      </w:del>
    </w:p>
    <w:p w14:paraId="2E06899C">
      <w:pPr>
        <w:spacing w:beforeLines="0" w:afterLines="0"/>
        <w:rPr>
          <w:ins w:id="977" w:author="salted鱼" w:date="2026-07-01T11:06:34Z"/>
          <w:rFonts w:hint="eastAsia" w:ascii="宋体" w:hAnsi="宋体" w:eastAsia="宋体" w:cs="宋体"/>
          <w:b w:val="0"/>
          <w:bCs w:val="0"/>
          <w:sz w:val="24"/>
          <w:szCs w:val="24"/>
          <w:lang w:val="en-US" w:eastAsia="zh-CN"/>
        </w:rPr>
      </w:pPr>
      <w:ins w:id="978" w:author="salted鱼" w:date="2026-07-01T11:07:44Z">
        <w:r>
          <w:rPr>
            <w:rFonts w:hint="eastAsia" w:ascii="宋体" w:hAnsi="宋体" w:eastAsia="宋体" w:cs="宋体"/>
            <w:b w:val="0"/>
            <w:bCs w:val="0"/>
            <w:sz w:val="24"/>
            <w:szCs w:val="24"/>
            <w:lang w:val="en-US" w:eastAsia="zh-CN"/>
          </w:rPr>
          <w:t>△</w:t>
        </w:r>
      </w:ins>
      <w:ins w:id="979" w:author="salted鱼" w:date="2026-07-01T11:06:56Z">
        <w:r>
          <w:rPr>
            <w:rFonts w:hint="eastAsia" w:ascii="宋体" w:hAnsi="宋体" w:eastAsia="宋体" w:cs="宋体"/>
            <w:b w:val="0"/>
            <w:bCs w:val="0"/>
            <w:sz w:val="24"/>
            <w:szCs w:val="24"/>
            <w:lang w:val="en-US" w:eastAsia="zh-CN"/>
          </w:rPr>
          <w:t>三</w:t>
        </w:r>
      </w:ins>
      <w:ins w:id="980" w:author="salted鱼" w:date="2026-07-01T11:04:55Z">
        <w:r>
          <w:rPr>
            <w:rFonts w:hint="eastAsia" w:ascii="宋体" w:hAnsi="宋体" w:eastAsia="宋体" w:cs="宋体"/>
            <w:b w:val="0"/>
            <w:bCs w:val="0"/>
            <w:sz w:val="24"/>
            <w:szCs w:val="24"/>
            <w:lang w:val="en-US" w:eastAsia="zh-CN"/>
          </w:rPr>
          <w:t>名</w:t>
        </w:r>
      </w:ins>
      <w:ins w:id="981" w:author="salted鱼" w:date="2026-07-01T11:05:26Z">
        <w:r>
          <w:rPr>
            <w:rFonts w:hint="eastAsia" w:ascii="宋体" w:hAnsi="宋体" w:eastAsia="宋体" w:cs="宋体"/>
            <w:b w:val="0"/>
            <w:bCs w:val="0"/>
            <w:sz w:val="24"/>
            <w:szCs w:val="24"/>
            <w:lang w:val="en-US" w:eastAsia="zh-CN"/>
          </w:rPr>
          <w:t>虎背熊腰的</w:t>
        </w:r>
      </w:ins>
      <w:ins w:id="982" w:author="salted鱼" w:date="2026-07-01T11:05:39Z">
        <w:r>
          <w:rPr>
            <w:rFonts w:hint="eastAsia" w:ascii="宋体" w:hAnsi="宋体" w:eastAsia="宋体" w:cs="宋体"/>
            <w:b w:val="0"/>
            <w:bCs w:val="0"/>
            <w:sz w:val="24"/>
            <w:szCs w:val="24"/>
            <w:lang w:val="en-US" w:eastAsia="zh-CN"/>
          </w:rPr>
          <w:t>重甲</w:t>
        </w:r>
      </w:ins>
      <w:ins w:id="983" w:author="salted鱼" w:date="2026-07-01T11:05:41Z">
        <w:r>
          <w:rPr>
            <w:rFonts w:hint="eastAsia" w:ascii="宋体" w:hAnsi="宋体" w:eastAsia="宋体" w:cs="宋体"/>
            <w:b w:val="0"/>
            <w:bCs w:val="0"/>
            <w:sz w:val="24"/>
            <w:szCs w:val="24"/>
            <w:lang w:val="en-US" w:eastAsia="zh-CN"/>
          </w:rPr>
          <w:t>护卫</w:t>
        </w:r>
      </w:ins>
      <w:ins w:id="984" w:author="salted鱼" w:date="2026-07-01T11:05:47Z">
        <w:r>
          <w:rPr>
            <w:rFonts w:hint="eastAsia" w:ascii="宋体" w:hAnsi="宋体" w:eastAsia="宋体" w:cs="宋体"/>
            <w:b w:val="0"/>
            <w:bCs w:val="0"/>
            <w:sz w:val="24"/>
            <w:szCs w:val="24"/>
            <w:lang w:val="en-US" w:eastAsia="zh-CN"/>
          </w:rPr>
          <w:t>摩拳擦掌</w:t>
        </w:r>
      </w:ins>
      <w:ins w:id="985" w:author="salted鱼" w:date="2026-07-01T11:05:48Z">
        <w:r>
          <w:rPr>
            <w:rFonts w:hint="eastAsia" w:ascii="宋体" w:hAnsi="宋体" w:eastAsia="宋体" w:cs="宋体"/>
            <w:b w:val="0"/>
            <w:bCs w:val="0"/>
            <w:sz w:val="24"/>
            <w:szCs w:val="24"/>
            <w:lang w:val="en-US" w:eastAsia="zh-CN"/>
          </w:rPr>
          <w:t>，</w:t>
        </w:r>
      </w:ins>
      <w:ins w:id="986" w:author="salted鱼" w:date="2026-07-01T11:05:51Z">
        <w:r>
          <w:rPr>
            <w:rFonts w:hint="eastAsia" w:ascii="宋体" w:hAnsi="宋体" w:eastAsia="宋体" w:cs="宋体"/>
            <w:b w:val="0"/>
            <w:bCs w:val="0"/>
            <w:sz w:val="24"/>
            <w:szCs w:val="24"/>
            <w:lang w:val="en-US" w:eastAsia="zh-CN"/>
          </w:rPr>
          <w:t>眼看着</w:t>
        </w:r>
      </w:ins>
      <w:ins w:id="987" w:author="salted鱼" w:date="2026-07-01T11:05:52Z">
        <w:r>
          <w:rPr>
            <w:rFonts w:hint="eastAsia" w:ascii="宋体" w:hAnsi="宋体" w:eastAsia="宋体" w:cs="宋体"/>
            <w:b w:val="0"/>
            <w:bCs w:val="0"/>
            <w:sz w:val="24"/>
            <w:szCs w:val="24"/>
            <w:lang w:val="en-US" w:eastAsia="zh-CN"/>
          </w:rPr>
          <w:t>就要</w:t>
        </w:r>
      </w:ins>
      <w:ins w:id="988" w:author="salted鱼" w:date="2026-07-01T11:05:55Z">
        <w:r>
          <w:rPr>
            <w:rFonts w:hint="eastAsia" w:ascii="宋体" w:hAnsi="宋体" w:eastAsia="宋体" w:cs="宋体"/>
            <w:b w:val="0"/>
            <w:bCs w:val="0"/>
            <w:sz w:val="24"/>
            <w:szCs w:val="24"/>
            <w:lang w:val="en-US" w:eastAsia="zh-CN"/>
          </w:rPr>
          <w:t>扑向</w:t>
        </w:r>
      </w:ins>
      <w:ins w:id="989" w:author="salted鱼" w:date="2026-07-01T11:05:58Z">
        <w:r>
          <w:rPr>
            <w:rFonts w:hint="eastAsia" w:ascii="宋体" w:hAnsi="宋体" w:eastAsia="宋体" w:cs="宋体"/>
            <w:b w:val="0"/>
            <w:bCs w:val="0"/>
            <w:sz w:val="24"/>
            <w:szCs w:val="24"/>
            <w:lang w:val="en-US" w:eastAsia="zh-CN"/>
          </w:rPr>
          <w:t>里文</w:t>
        </w:r>
      </w:ins>
      <w:ins w:id="990" w:author="salted鱼" w:date="2026-07-01T11:06:00Z">
        <w:r>
          <w:rPr>
            <w:rFonts w:hint="eastAsia" w:ascii="宋体" w:hAnsi="宋体" w:eastAsia="宋体" w:cs="宋体"/>
            <w:b w:val="0"/>
            <w:bCs w:val="0"/>
            <w:sz w:val="24"/>
            <w:szCs w:val="24"/>
            <w:lang w:val="en-US" w:eastAsia="zh-CN"/>
          </w:rPr>
          <w:t>狠狠</w:t>
        </w:r>
      </w:ins>
      <w:ins w:id="991" w:author="salted鱼" w:date="2026-07-01T11:06:01Z">
        <w:r>
          <w:rPr>
            <w:rFonts w:hint="eastAsia" w:ascii="宋体" w:hAnsi="宋体" w:eastAsia="宋体" w:cs="宋体"/>
            <w:b w:val="0"/>
            <w:bCs w:val="0"/>
            <w:sz w:val="24"/>
            <w:szCs w:val="24"/>
            <w:lang w:val="en-US" w:eastAsia="zh-CN"/>
          </w:rPr>
          <w:t>动手</w:t>
        </w:r>
      </w:ins>
      <w:ins w:id="992" w:author="salted鱼" w:date="2026-07-01T11:06:03Z">
        <w:r>
          <w:rPr>
            <w:rFonts w:hint="eastAsia" w:ascii="宋体" w:hAnsi="宋体" w:eastAsia="宋体" w:cs="宋体"/>
            <w:b w:val="0"/>
            <w:bCs w:val="0"/>
            <w:sz w:val="24"/>
            <w:szCs w:val="24"/>
            <w:lang w:val="en-US" w:eastAsia="zh-CN"/>
          </w:rPr>
          <w:t>，</w:t>
        </w:r>
      </w:ins>
      <w:ins w:id="993" w:author="salted鱼" w:date="2026-07-01T11:06:21Z">
        <w:r>
          <w:rPr>
            <w:rFonts w:hint="eastAsia" w:ascii="宋体" w:hAnsi="宋体" w:eastAsia="宋体" w:cs="宋体"/>
            <w:b w:val="0"/>
            <w:bCs w:val="0"/>
            <w:sz w:val="24"/>
            <w:szCs w:val="24"/>
            <w:lang w:val="en-US" w:eastAsia="zh-CN"/>
          </w:rPr>
          <w:t>里文眼神</w:t>
        </w:r>
      </w:ins>
      <w:ins w:id="994" w:author="salted鱼" w:date="2026-07-01T11:06:23Z">
        <w:r>
          <w:rPr>
            <w:rFonts w:hint="eastAsia" w:ascii="宋体" w:hAnsi="宋体" w:eastAsia="宋体" w:cs="宋体"/>
            <w:b w:val="0"/>
            <w:bCs w:val="0"/>
            <w:sz w:val="24"/>
            <w:szCs w:val="24"/>
            <w:lang w:val="en-US" w:eastAsia="zh-CN"/>
          </w:rPr>
          <w:t>一冷，</w:t>
        </w:r>
      </w:ins>
      <w:ins w:id="995" w:author="salted鱼" w:date="2026-07-01T11:06:26Z">
        <w:r>
          <w:rPr>
            <w:rFonts w:hint="eastAsia" w:ascii="宋体" w:hAnsi="宋体" w:eastAsia="宋体" w:cs="宋体"/>
            <w:b w:val="0"/>
            <w:bCs w:val="0"/>
            <w:sz w:val="24"/>
            <w:szCs w:val="24"/>
            <w:lang w:val="en-US" w:eastAsia="zh-CN"/>
          </w:rPr>
          <w:t>手</w:t>
        </w:r>
      </w:ins>
      <w:ins w:id="996" w:author="salted鱼" w:date="2026-07-01T11:06:31Z">
        <w:r>
          <w:rPr>
            <w:rFonts w:hint="eastAsia" w:ascii="宋体" w:hAnsi="宋体" w:eastAsia="宋体" w:cs="宋体"/>
            <w:b w:val="0"/>
            <w:bCs w:val="0"/>
            <w:sz w:val="24"/>
            <w:szCs w:val="24"/>
            <w:lang w:val="en-US" w:eastAsia="zh-CN"/>
          </w:rPr>
          <w:t>握成</w:t>
        </w:r>
      </w:ins>
      <w:ins w:id="997" w:author="salted鱼" w:date="2026-07-01T11:06:33Z">
        <w:r>
          <w:rPr>
            <w:rFonts w:hint="eastAsia" w:ascii="宋体" w:hAnsi="宋体" w:eastAsia="宋体" w:cs="宋体"/>
            <w:b w:val="0"/>
            <w:bCs w:val="0"/>
            <w:sz w:val="24"/>
            <w:szCs w:val="24"/>
            <w:lang w:val="en-US" w:eastAsia="zh-CN"/>
          </w:rPr>
          <w:t>拳头。</w:t>
        </w:r>
      </w:ins>
    </w:p>
    <w:p w14:paraId="3D4AFCB8">
      <w:pPr>
        <w:spacing w:beforeLines="0" w:afterLines="0"/>
        <w:rPr>
          <w:ins w:id="998" w:author="salted鱼" w:date="2026-07-01T11:07:35Z"/>
          <w:rFonts w:hint="eastAsia" w:ascii="宋体" w:hAnsi="宋体" w:eastAsia="宋体" w:cs="宋体"/>
          <w:b w:val="0"/>
          <w:bCs w:val="0"/>
          <w:sz w:val="24"/>
          <w:szCs w:val="24"/>
          <w:lang w:val="en-US" w:eastAsia="zh-CN"/>
        </w:rPr>
      </w:pPr>
      <w:ins w:id="999" w:author="salted鱼" w:date="2026-07-01T11:06:39Z">
        <w:r>
          <w:rPr>
            <w:rFonts w:hint="eastAsia" w:ascii="宋体" w:hAnsi="宋体" w:eastAsia="宋体" w:cs="宋体"/>
            <w:b w:val="0"/>
            <w:bCs w:val="0"/>
            <w:sz w:val="24"/>
            <w:szCs w:val="24"/>
            <w:lang w:val="en-US" w:eastAsia="zh-CN"/>
          </w:rPr>
          <w:t>皇帝</w:t>
        </w:r>
      </w:ins>
      <w:ins w:id="1000" w:author="salted鱼" w:date="2026-07-01T11:08:32Z">
        <w:r>
          <w:rPr>
            <w:rFonts w:hint="eastAsia" w:ascii="宋体" w:hAnsi="宋体" w:eastAsia="宋体" w:cs="宋体"/>
            <w:b w:val="0"/>
            <w:bCs w:val="0"/>
            <w:sz w:val="24"/>
            <w:szCs w:val="24"/>
            <w:lang w:val="en-US" w:eastAsia="zh-CN"/>
          </w:rPr>
          <w:t>（</w:t>
        </w:r>
      </w:ins>
      <w:ins w:id="1001" w:author="salted鱼" w:date="2026-07-01T11:08:34Z">
        <w:r>
          <w:rPr>
            <w:rFonts w:hint="eastAsia" w:ascii="宋体" w:hAnsi="宋体" w:eastAsia="宋体" w:cs="宋体"/>
            <w:b w:val="0"/>
            <w:bCs w:val="0"/>
            <w:sz w:val="24"/>
            <w:szCs w:val="24"/>
            <w:lang w:val="en-US" w:eastAsia="zh-CN"/>
          </w:rPr>
          <w:t>此时</w:t>
        </w:r>
      </w:ins>
      <w:ins w:id="1002" w:author="salted鱼" w:date="2026-07-01T11:07:05Z">
        <w:r>
          <w:rPr>
            <w:rFonts w:hint="eastAsia" w:ascii="宋体" w:hAnsi="宋体" w:eastAsia="宋体" w:cs="宋体"/>
            <w:b w:val="0"/>
            <w:bCs w:val="0"/>
            <w:sz w:val="24"/>
            <w:szCs w:val="24"/>
            <w:lang w:val="en-US" w:eastAsia="zh-CN"/>
          </w:rPr>
          <w:t>声音</w:t>
        </w:r>
      </w:ins>
      <w:ins w:id="1003" w:author="salted鱼" w:date="2026-07-01T11:07:07Z">
        <w:r>
          <w:rPr>
            <w:rFonts w:hint="eastAsia" w:ascii="宋体" w:hAnsi="宋体" w:eastAsia="宋体" w:cs="宋体"/>
            <w:b w:val="0"/>
            <w:bCs w:val="0"/>
            <w:sz w:val="24"/>
            <w:szCs w:val="24"/>
            <w:lang w:val="en-US" w:eastAsia="zh-CN"/>
          </w:rPr>
          <w:t>骤然</w:t>
        </w:r>
      </w:ins>
      <w:ins w:id="1004" w:author="salted鱼" w:date="2026-07-01T11:08:40Z">
        <w:r>
          <w:rPr>
            <w:rFonts w:hint="eastAsia" w:ascii="宋体" w:hAnsi="宋体" w:eastAsia="宋体" w:cs="宋体"/>
            <w:b w:val="0"/>
            <w:bCs w:val="0"/>
            <w:sz w:val="24"/>
            <w:szCs w:val="24"/>
            <w:lang w:val="en-US" w:eastAsia="zh-CN"/>
          </w:rPr>
          <w:t>响起</w:t>
        </w:r>
      </w:ins>
      <w:ins w:id="1005" w:author="salted鱼" w:date="2026-07-01T11:08:36Z">
        <w:r>
          <w:rPr>
            <w:rFonts w:hint="eastAsia" w:ascii="宋体" w:hAnsi="宋体" w:eastAsia="宋体" w:cs="宋体"/>
            <w:b w:val="0"/>
            <w:bCs w:val="0"/>
            <w:sz w:val="24"/>
            <w:szCs w:val="24"/>
            <w:lang w:val="en-US" w:eastAsia="zh-CN"/>
          </w:rPr>
          <w:t>）</w:t>
        </w:r>
      </w:ins>
      <w:ins w:id="1006" w:author="salted鱼" w:date="2026-07-01T11:07:12Z">
        <w:r>
          <w:rPr>
            <w:rFonts w:hint="eastAsia" w:ascii="宋体" w:hAnsi="宋体" w:eastAsia="宋体" w:cs="宋体"/>
            <w:b w:val="0"/>
            <w:bCs w:val="0"/>
            <w:sz w:val="24"/>
            <w:szCs w:val="24"/>
            <w:lang w:val="en-US" w:eastAsia="zh-CN"/>
          </w:rPr>
          <w:t>VO</w:t>
        </w:r>
      </w:ins>
      <w:ins w:id="1007" w:author="salted鱼" w:date="2026-07-01T11:07:13Z">
        <w:r>
          <w:rPr>
            <w:rFonts w:hint="eastAsia" w:ascii="宋体" w:hAnsi="宋体" w:eastAsia="宋体" w:cs="宋体"/>
            <w:b w:val="0"/>
            <w:bCs w:val="0"/>
            <w:sz w:val="24"/>
            <w:szCs w:val="24"/>
            <w:lang w:val="en-US" w:eastAsia="zh-CN"/>
          </w:rPr>
          <w:t>：</w:t>
        </w:r>
      </w:ins>
      <w:ins w:id="1008" w:author="salted鱼" w:date="2026-07-01T11:07:29Z">
        <w:r>
          <w:rPr>
            <w:rFonts w:hint="eastAsia" w:ascii="宋体" w:hAnsi="宋体" w:eastAsia="宋体" w:cs="宋体"/>
            <w:b w:val="0"/>
            <w:bCs w:val="0"/>
            <w:sz w:val="24"/>
            <w:szCs w:val="24"/>
            <w:lang w:val="en-US" w:eastAsia="zh-CN"/>
          </w:rPr>
          <w:t>住手</w:t>
        </w:r>
      </w:ins>
      <w:ins w:id="1009" w:author="salted鱼" w:date="2026-07-01T11:07:30Z">
        <w:r>
          <w:rPr>
            <w:rFonts w:hint="eastAsia" w:ascii="宋体" w:hAnsi="宋体" w:eastAsia="宋体" w:cs="宋体"/>
            <w:b w:val="0"/>
            <w:bCs w:val="0"/>
            <w:sz w:val="24"/>
            <w:szCs w:val="24"/>
            <w:lang w:val="en-US" w:eastAsia="zh-CN"/>
          </w:rPr>
          <w:t>！</w:t>
        </w:r>
      </w:ins>
      <w:ins w:id="1010" w:author="salted鱼" w:date="2026-07-01T11:07:33Z">
        <w:r>
          <w:rPr>
            <w:rFonts w:hint="eastAsia" w:ascii="宋体" w:hAnsi="宋体" w:eastAsia="宋体" w:cs="宋体"/>
            <w:b w:val="0"/>
            <w:bCs w:val="0"/>
            <w:sz w:val="24"/>
            <w:szCs w:val="24"/>
            <w:lang w:val="en-US" w:eastAsia="zh-CN"/>
          </w:rPr>
          <w:t>我看谁敢动他</w:t>
        </w:r>
      </w:ins>
      <w:ins w:id="1011" w:author="salted鱼" w:date="2026-07-01T11:07:34Z">
        <w:r>
          <w:rPr>
            <w:rFonts w:hint="eastAsia" w:ascii="宋体" w:hAnsi="宋体" w:eastAsia="宋体" w:cs="宋体"/>
            <w:b w:val="0"/>
            <w:bCs w:val="0"/>
            <w:sz w:val="24"/>
            <w:szCs w:val="24"/>
            <w:lang w:val="en-US" w:eastAsia="zh-CN"/>
          </w:rPr>
          <w:t>！</w:t>
        </w:r>
      </w:ins>
    </w:p>
    <w:p w14:paraId="2AEB9942">
      <w:pPr>
        <w:spacing w:beforeLines="0" w:afterLines="0"/>
        <w:rPr>
          <w:rFonts w:hint="eastAsia" w:ascii="宋体" w:hAnsi="宋体" w:eastAsia="宋体" w:cs="宋体"/>
          <w:sz w:val="24"/>
          <w:szCs w:val="24"/>
          <w:lang w:val="en-US" w:eastAsia="zh-CN"/>
        </w:rPr>
      </w:pPr>
      <w:ins w:id="1012" w:author="salted鱼" w:date="2026-07-01T11:07:45Z">
        <w:r>
          <w:rPr>
            <w:rFonts w:hint="eastAsia" w:ascii="宋体" w:hAnsi="宋体" w:eastAsia="宋体" w:cs="宋体"/>
            <w:b w:val="0"/>
            <w:bCs w:val="0"/>
            <w:sz w:val="24"/>
            <w:szCs w:val="24"/>
            <w:lang w:val="en-US" w:eastAsia="zh-CN"/>
          </w:rPr>
          <w:t>△</w:t>
        </w:r>
      </w:ins>
      <w:ins w:id="1013" w:author="salted鱼" w:date="2026-07-01T11:07:50Z">
        <w:r>
          <w:rPr>
            <w:rFonts w:hint="eastAsia" w:ascii="宋体" w:hAnsi="宋体" w:eastAsia="宋体" w:cs="宋体"/>
            <w:b w:val="0"/>
            <w:bCs w:val="0"/>
            <w:sz w:val="24"/>
            <w:szCs w:val="24"/>
            <w:lang w:val="en-US" w:eastAsia="zh-CN"/>
          </w:rPr>
          <w:t>阿尔瓦多</w:t>
        </w:r>
      </w:ins>
      <w:ins w:id="1014" w:author="salted鱼" w:date="2026-07-01T11:07:52Z">
        <w:r>
          <w:rPr>
            <w:rFonts w:hint="eastAsia" w:ascii="宋体" w:hAnsi="宋体" w:eastAsia="宋体" w:cs="宋体"/>
            <w:b w:val="0"/>
            <w:bCs w:val="0"/>
            <w:sz w:val="24"/>
            <w:szCs w:val="24"/>
            <w:lang w:val="en-US" w:eastAsia="zh-CN"/>
          </w:rPr>
          <w:t>几人</w:t>
        </w:r>
      </w:ins>
      <w:ins w:id="1015" w:author="salted鱼" w:date="2026-07-01T11:07:53Z">
        <w:r>
          <w:rPr>
            <w:rFonts w:hint="eastAsia" w:ascii="宋体" w:hAnsi="宋体" w:eastAsia="宋体" w:cs="宋体"/>
            <w:b w:val="0"/>
            <w:bCs w:val="0"/>
            <w:sz w:val="24"/>
            <w:szCs w:val="24"/>
            <w:lang w:val="en-US" w:eastAsia="zh-CN"/>
          </w:rPr>
          <w:t>一愣</w:t>
        </w:r>
      </w:ins>
      <w:ins w:id="1016" w:author="salted鱼" w:date="2026-07-01T11:07:54Z">
        <w:r>
          <w:rPr>
            <w:rFonts w:hint="eastAsia" w:ascii="宋体" w:hAnsi="宋体" w:eastAsia="宋体" w:cs="宋体"/>
            <w:b w:val="0"/>
            <w:bCs w:val="0"/>
            <w:sz w:val="24"/>
            <w:szCs w:val="24"/>
            <w:lang w:val="en-US" w:eastAsia="zh-CN"/>
          </w:rPr>
          <w:t>，</w:t>
        </w:r>
      </w:ins>
      <w:ins w:id="1017" w:author="salted鱼" w:date="2026-07-01T11:08:00Z">
        <w:r>
          <w:rPr>
            <w:rFonts w:hint="eastAsia" w:ascii="宋体" w:hAnsi="宋体" w:eastAsia="宋体" w:cs="宋体"/>
            <w:b w:val="0"/>
            <w:bCs w:val="0"/>
            <w:sz w:val="24"/>
            <w:szCs w:val="24"/>
            <w:lang w:val="en-US" w:eastAsia="zh-CN"/>
          </w:rPr>
          <w:t>看向</w:t>
        </w:r>
      </w:ins>
      <w:ins w:id="1018" w:author="salted鱼" w:date="2026-07-01T11:08:07Z">
        <w:r>
          <w:rPr>
            <w:rFonts w:hint="eastAsia" w:ascii="宋体" w:hAnsi="宋体" w:eastAsia="宋体" w:cs="宋体"/>
            <w:b w:val="0"/>
            <w:bCs w:val="0"/>
            <w:sz w:val="24"/>
            <w:szCs w:val="24"/>
            <w:lang w:val="en-US" w:eastAsia="zh-CN"/>
          </w:rPr>
          <w:t>门口</w:t>
        </w:r>
      </w:ins>
      <w:ins w:id="1019" w:author="salted鱼" w:date="2026-07-01T11:08:08Z">
        <w:r>
          <w:rPr>
            <w:rFonts w:hint="eastAsia" w:ascii="宋体" w:hAnsi="宋体" w:eastAsia="宋体" w:cs="宋体"/>
            <w:b w:val="0"/>
            <w:bCs w:val="0"/>
            <w:sz w:val="24"/>
            <w:szCs w:val="24"/>
            <w:lang w:val="en-US" w:eastAsia="zh-CN"/>
          </w:rPr>
          <w:t>。</w:t>
        </w:r>
      </w:ins>
    </w:p>
    <w:p w14:paraId="00C7599D">
      <w:pPr>
        <w:pStyle w:val="3"/>
        <w:bidi w:val="0"/>
        <w:rPr>
          <w:rFonts w:hint="eastAsia"/>
          <w:lang w:val="en-US" w:eastAsia="zh-CN"/>
        </w:rPr>
      </w:pPr>
      <w:r>
        <w:rPr>
          <w:rFonts w:hint="eastAsia"/>
          <w:lang w:val="en-US" w:eastAsia="zh-CN"/>
        </w:rPr>
        <w:t>第27集</w:t>
      </w:r>
    </w:p>
    <w:p w14:paraId="706DAF63">
      <w:pPr>
        <w:spacing w:beforeLines="0" w:afterLine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027-1 俱乐部包厢/夜/内</w:t>
      </w:r>
    </w:p>
    <w:p w14:paraId="079AE0CC">
      <w:pPr>
        <w:spacing w:beforeLines="0" w:afterLines="0"/>
        <w:rPr>
          <w:ins w:id="1020" w:author="salted鱼" w:date="2026-07-01T14:48:53Z"/>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人物：里文、阿尔瓦多、维莱拉</w:t>
      </w:r>
      <w:del w:id="1021" w:author="salted鱼" w:date="2026-07-01T14:29:20Z">
        <w:r>
          <w:rPr>
            <w:rFonts w:hint="eastAsia" w:ascii="宋体" w:hAnsi="宋体" w:eastAsia="宋体" w:cs="宋体"/>
            <w:b/>
            <w:bCs/>
            <w:sz w:val="24"/>
            <w:szCs w:val="24"/>
            <w:lang w:val="en-US" w:eastAsia="zh-CN"/>
          </w:rPr>
          <w:delText>、</w:delText>
        </w:r>
      </w:del>
      <w:del w:id="1022" w:author="salted鱼" w:date="2026-07-01T14:29:19Z">
        <w:r>
          <w:rPr>
            <w:rFonts w:hint="eastAsia" w:ascii="宋体" w:hAnsi="宋体" w:eastAsia="宋体" w:cs="宋体"/>
            <w:b/>
            <w:bCs/>
            <w:sz w:val="24"/>
            <w:szCs w:val="24"/>
            <w:lang w:val="en-US" w:eastAsia="zh-CN"/>
          </w:rPr>
          <w:delText>达里安</w:delText>
        </w:r>
      </w:del>
      <w:r>
        <w:rPr>
          <w:rFonts w:hint="eastAsia" w:ascii="宋体" w:hAnsi="宋体" w:eastAsia="宋体" w:cs="宋体"/>
          <w:b/>
          <w:bCs/>
          <w:sz w:val="24"/>
          <w:szCs w:val="24"/>
          <w:lang w:val="en-US" w:eastAsia="zh-CN"/>
        </w:rPr>
        <w:t>、护卫、尤利乌斯</w:t>
      </w:r>
      <w:ins w:id="1023" w:author="salted鱼" w:date="2026-07-01T14:46:44Z">
        <w:r>
          <w:rPr>
            <w:rFonts w:hint="eastAsia" w:ascii="宋体" w:hAnsi="宋体" w:eastAsia="宋体" w:cs="宋体"/>
            <w:b/>
            <w:bCs/>
            <w:sz w:val="24"/>
            <w:szCs w:val="24"/>
            <w:lang w:val="en-US" w:eastAsia="zh-CN"/>
          </w:rPr>
          <w:t>、</w:t>
        </w:r>
      </w:ins>
      <w:ins w:id="1024" w:author="salted鱼" w:date="2026-07-01T14:46:46Z">
        <w:r>
          <w:rPr>
            <w:rFonts w:hint="eastAsia" w:ascii="宋体" w:hAnsi="宋体" w:eastAsia="宋体" w:cs="宋体"/>
            <w:b/>
            <w:bCs/>
            <w:sz w:val="24"/>
            <w:szCs w:val="24"/>
            <w:lang w:val="en-US" w:eastAsia="zh-CN"/>
          </w:rPr>
          <w:t>塞弗林</w:t>
        </w:r>
      </w:ins>
    </w:p>
    <w:p w14:paraId="78F9F409">
      <w:pPr>
        <w:spacing w:beforeLines="0" w:afterLines="0"/>
        <w:rPr>
          <w:ins w:id="1025" w:author="salted鱼" w:date="2026-07-01T14:48:54Z"/>
          <w:rFonts w:hint="eastAsia" w:ascii="宋体" w:hAnsi="宋体" w:eastAsia="宋体" w:cs="宋体"/>
          <w:sz w:val="24"/>
        </w:rPr>
      </w:pPr>
      <w:ins w:id="1026" w:author="salted鱼" w:date="2026-07-01T14:48:54Z">
        <w:r>
          <w:rPr>
            <w:rFonts w:hint="eastAsia" w:ascii="宋体" w:hAnsi="宋体" w:eastAsia="宋体" w:cs="宋体"/>
            <w:sz w:val="24"/>
          </w:rPr>
          <w:t>△门口空空荡荡，什么人也没有</w:t>
        </w:r>
      </w:ins>
      <w:ins w:id="1027" w:author="salted鱼" w:date="2026-07-01T14:49:18Z">
        <w:r>
          <w:rPr>
            <w:rFonts w:hint="eastAsia" w:ascii="宋体" w:hAnsi="宋体" w:eastAsia="宋体" w:cs="宋体"/>
            <w:sz w:val="24"/>
            <w:lang w:eastAsia="zh-CN"/>
          </w:rPr>
          <w:t>。</w:t>
        </w:r>
      </w:ins>
      <w:ins w:id="1028" w:author="salted鱼" w:date="2026-07-01T14:48:54Z">
        <w:r>
          <w:rPr>
            <w:rFonts w:hint="eastAsia" w:ascii="宋体" w:hAnsi="宋体" w:eastAsia="宋体" w:cs="宋体"/>
            <w:sz w:val="24"/>
          </w:rPr>
          <w:t>短暂的死寂后，维莱拉脸色一沉，转头就要讥讽里文。</w:t>
        </w:r>
      </w:ins>
      <w:ins w:id="1029" w:author="salted鱼" w:date="2026-07-01T14:48:54Z">
        <w:r>
          <w:rPr>
            <w:rFonts w:hint="eastAsia" w:ascii="宋体" w:hAnsi="宋体" w:eastAsia="宋体" w:cs="宋体"/>
            <w:sz w:val="24"/>
          </w:rPr>
          <w:br w:type="textWrapping"/>
        </w:r>
      </w:ins>
      <w:ins w:id="1030" w:author="salted鱼" w:date="2026-07-01T14:48:54Z">
        <w:r>
          <w:rPr>
            <w:rFonts w:hint="eastAsia" w:ascii="宋体" w:hAnsi="宋体" w:eastAsia="宋体" w:cs="宋体"/>
            <w:sz w:val="24"/>
          </w:rPr>
          <w:t>维莱拉：里文，你还真是喝疯了，竟敢找人装神弄——</w:t>
        </w:r>
      </w:ins>
    </w:p>
    <w:p w14:paraId="62050A06">
      <w:pPr>
        <w:spacing w:beforeLines="0" w:afterLines="0"/>
        <w:rPr>
          <w:ins w:id="1031" w:author="salted鱼" w:date="2026-07-01T14:48:54Z"/>
          <w:rFonts w:hint="eastAsia" w:ascii="宋体" w:hAnsi="宋体" w:eastAsia="宋体" w:cs="宋体"/>
          <w:sz w:val="24"/>
        </w:rPr>
      </w:pPr>
      <w:ins w:id="1032" w:author="salted鱼" w:date="2026-07-01T14:48:54Z">
        <w:r>
          <w:rPr>
            <w:rFonts w:hint="eastAsia" w:ascii="宋体" w:hAnsi="宋体" w:eastAsia="宋体" w:cs="宋体"/>
            <w:sz w:val="24"/>
          </w:rPr>
          <w:t>△</w:t>
        </w:r>
      </w:ins>
      <w:ins w:id="1033" w:author="salted鱼" w:date="2026-07-01T14:49:40Z">
        <w:r>
          <w:rPr>
            <w:rFonts w:hint="eastAsia" w:ascii="宋体" w:hAnsi="宋体" w:eastAsia="宋体" w:cs="宋体"/>
            <w:sz w:val="24"/>
            <w:lang w:val="en-US" w:eastAsia="zh-CN"/>
          </w:rPr>
          <w:t>维莱拉</w:t>
        </w:r>
      </w:ins>
      <w:ins w:id="1034" w:author="salted鱼" w:date="2026-07-01T14:49:44Z">
        <w:r>
          <w:rPr>
            <w:rFonts w:hint="eastAsia" w:ascii="宋体" w:hAnsi="宋体" w:eastAsia="宋体" w:cs="宋体"/>
            <w:sz w:val="24"/>
            <w:lang w:val="en-US" w:eastAsia="zh-CN"/>
          </w:rPr>
          <w:t>话说到一半</w:t>
        </w:r>
      </w:ins>
      <w:ins w:id="1035" w:author="salted鱼" w:date="2026-07-01T14:49:48Z">
        <w:r>
          <w:rPr>
            <w:rFonts w:hint="eastAsia" w:ascii="宋体" w:hAnsi="宋体" w:eastAsia="宋体" w:cs="宋体"/>
            <w:sz w:val="24"/>
            <w:lang w:val="en-US" w:eastAsia="zh-CN"/>
          </w:rPr>
          <w:t>，</w:t>
        </w:r>
      </w:ins>
      <w:ins w:id="1036" w:author="salted鱼" w:date="2026-07-01T14:48:54Z">
        <w:r>
          <w:rPr>
            <w:rFonts w:hint="eastAsia" w:ascii="宋体" w:hAnsi="宋体" w:eastAsia="宋体" w:cs="宋体"/>
            <w:sz w:val="24"/>
          </w:rPr>
          <w:t>余光忽然瞥见隔间帘子下方，一双男人的</w:t>
        </w:r>
      </w:ins>
      <w:ins w:id="1037" w:author="salted鱼" w:date="2026-07-01T14:49:55Z">
        <w:r>
          <w:rPr>
            <w:rFonts w:hint="eastAsia" w:ascii="宋体" w:hAnsi="宋体" w:eastAsia="宋体" w:cs="宋体"/>
            <w:sz w:val="24"/>
            <w:lang w:val="en-US" w:eastAsia="zh-CN"/>
          </w:rPr>
          <w:t>腿</w:t>
        </w:r>
      </w:ins>
      <w:ins w:id="1038" w:author="salted鱼" w:date="2026-07-01T14:48:54Z">
        <w:r>
          <w:rPr>
            <w:rFonts w:hint="eastAsia" w:ascii="宋体" w:hAnsi="宋体" w:eastAsia="宋体" w:cs="宋体"/>
            <w:sz w:val="24"/>
          </w:rPr>
          <w:t>正被人飞快拖了进去。</w:t>
        </w:r>
      </w:ins>
    </w:p>
    <w:p w14:paraId="6DE179B8">
      <w:pPr>
        <w:spacing w:beforeLines="0" w:afterLines="0"/>
        <w:rPr>
          <w:ins w:id="1039" w:author="salted鱼" w:date="2026-07-01T14:48:54Z"/>
          <w:rFonts w:hint="eastAsia" w:ascii="宋体" w:hAnsi="宋体" w:eastAsia="宋体" w:cs="宋体"/>
          <w:sz w:val="24"/>
        </w:rPr>
      </w:pPr>
      <w:ins w:id="1040" w:author="salted鱼" w:date="2026-07-01T14:48:54Z">
        <w:r>
          <w:rPr>
            <w:rFonts w:hint="eastAsia" w:ascii="宋体" w:hAnsi="宋体" w:eastAsia="宋体" w:cs="宋体"/>
            <w:sz w:val="24"/>
          </w:rPr>
          <w:t>△帘子轻轻一晃，里面很快没了动静。</w:t>
        </w:r>
      </w:ins>
    </w:p>
    <w:p w14:paraId="5E5BC420">
      <w:pPr>
        <w:spacing w:beforeLines="0" w:afterLines="0"/>
        <w:rPr>
          <w:ins w:id="1041" w:author="salted鱼" w:date="2026-07-01T14:48:54Z"/>
          <w:rFonts w:hint="eastAsia" w:ascii="宋体" w:hAnsi="宋体" w:eastAsia="宋体" w:cs="宋体"/>
          <w:sz w:val="24"/>
        </w:rPr>
      </w:pPr>
      <w:ins w:id="1042" w:author="salted鱼" w:date="2026-07-01T14:48:54Z">
        <w:r>
          <w:rPr>
            <w:rFonts w:hint="eastAsia" w:ascii="宋体" w:hAnsi="宋体" w:eastAsia="宋体" w:cs="宋体"/>
            <w:sz w:val="24"/>
          </w:rPr>
          <w:t>△阿尔瓦多脸色骤变，</w:t>
        </w:r>
      </w:ins>
      <w:ins w:id="1043" w:author="salted鱼" w:date="2026-07-01T14:53:11Z">
        <w:r>
          <w:rPr>
            <w:rFonts w:hint="eastAsia" w:ascii="宋体" w:hAnsi="宋体" w:eastAsia="宋体" w:cs="宋体"/>
            <w:sz w:val="24"/>
            <w:lang w:val="en-US" w:eastAsia="zh-CN"/>
          </w:rPr>
          <w:t>额角</w:t>
        </w:r>
      </w:ins>
      <w:ins w:id="1044" w:author="salted鱼" w:date="2026-07-01T14:53:16Z">
        <w:r>
          <w:rPr>
            <w:rFonts w:hint="eastAsia" w:ascii="宋体" w:hAnsi="宋体" w:eastAsia="宋体" w:cs="宋体"/>
            <w:sz w:val="24"/>
            <w:lang w:val="en-US" w:eastAsia="zh-CN"/>
          </w:rPr>
          <w:t>青筋</w:t>
        </w:r>
      </w:ins>
      <w:ins w:id="1045" w:author="salted鱼" w:date="2026-07-01T14:53:20Z">
        <w:r>
          <w:rPr>
            <w:rFonts w:hint="eastAsia" w:ascii="宋体" w:hAnsi="宋体" w:eastAsia="宋体" w:cs="宋体"/>
            <w:sz w:val="24"/>
            <w:lang w:val="en-US" w:eastAsia="zh-CN"/>
          </w:rPr>
          <w:t>暴起</w:t>
        </w:r>
      </w:ins>
      <w:ins w:id="1046" w:author="salted鱼" w:date="2026-07-01T14:48:54Z">
        <w:r>
          <w:rPr>
            <w:rFonts w:hint="eastAsia" w:ascii="宋体" w:hAnsi="宋体" w:eastAsia="宋体" w:cs="宋体"/>
            <w:sz w:val="24"/>
          </w:rPr>
          <w:t>。</w:t>
        </w:r>
      </w:ins>
      <w:ins w:id="1047" w:author="salted鱼" w:date="2026-07-01T14:48:54Z">
        <w:r>
          <w:rPr>
            <w:rFonts w:hint="eastAsia" w:ascii="宋体" w:hAnsi="宋体" w:eastAsia="宋体" w:cs="宋体"/>
            <w:sz w:val="24"/>
          </w:rPr>
          <w:br w:type="textWrapping"/>
        </w:r>
      </w:ins>
      <w:ins w:id="1048" w:author="salted鱼" w:date="2026-07-01T14:48:54Z">
        <w:r>
          <w:rPr>
            <w:rFonts w:hint="eastAsia" w:ascii="宋体" w:hAnsi="宋体" w:eastAsia="宋体" w:cs="宋体"/>
            <w:sz w:val="24"/>
          </w:rPr>
          <w:t>阿尔瓦多：好啊！这里面还藏着</w:t>
        </w:r>
      </w:ins>
      <w:ins w:id="1049" w:author="salted鱼" w:date="2026-07-01T14:54:01Z">
        <w:r>
          <w:rPr>
            <w:rFonts w:hint="eastAsia" w:ascii="宋体" w:hAnsi="宋体" w:eastAsia="宋体" w:cs="宋体"/>
            <w:sz w:val="24"/>
            <w:lang w:val="en-US" w:eastAsia="zh-CN"/>
          </w:rPr>
          <w:t>一个</w:t>
        </w:r>
      </w:ins>
      <w:ins w:id="1050" w:author="salted鱼" w:date="2026-07-01T14:54:02Z">
        <w:r>
          <w:rPr>
            <w:rFonts w:hint="eastAsia" w:ascii="宋体" w:hAnsi="宋体" w:eastAsia="宋体" w:cs="宋体"/>
            <w:sz w:val="24"/>
            <w:lang w:val="en-US" w:eastAsia="zh-CN"/>
          </w:rPr>
          <w:t>！</w:t>
        </w:r>
      </w:ins>
      <w:ins w:id="1051" w:author="salted鱼" w:date="2026-07-01T14:53:35Z">
        <w:r>
          <w:rPr>
            <w:rFonts w:hint="eastAsia" w:ascii="宋体" w:hAnsi="宋体" w:eastAsia="宋体" w:cs="宋体"/>
            <w:sz w:val="24"/>
            <w:lang w:val="en-US" w:eastAsia="zh-CN"/>
          </w:rPr>
          <w:t>连男人</w:t>
        </w:r>
      </w:ins>
      <w:ins w:id="1052" w:author="salted鱼" w:date="2026-07-01T14:53:41Z">
        <w:r>
          <w:rPr>
            <w:rFonts w:hint="eastAsia" w:ascii="宋体" w:hAnsi="宋体" w:eastAsia="宋体" w:cs="宋体"/>
            <w:sz w:val="24"/>
            <w:lang w:val="en-US" w:eastAsia="zh-CN"/>
          </w:rPr>
          <w:t>都玩上了</w:t>
        </w:r>
      </w:ins>
      <w:ins w:id="1053" w:author="salted鱼" w:date="2026-07-01T14:53:42Z">
        <w:r>
          <w:rPr>
            <w:rFonts w:hint="eastAsia" w:ascii="宋体" w:hAnsi="宋体" w:eastAsia="宋体" w:cs="宋体"/>
            <w:sz w:val="24"/>
            <w:lang w:val="en-US" w:eastAsia="zh-CN"/>
          </w:rPr>
          <w:t>，</w:t>
        </w:r>
      </w:ins>
      <w:ins w:id="1054" w:author="salted鱼" w:date="2026-07-01T14:54:11Z">
        <w:r>
          <w:rPr>
            <w:rFonts w:hint="eastAsia" w:ascii="宋体" w:hAnsi="宋体" w:eastAsia="宋体" w:cs="宋体"/>
            <w:sz w:val="24"/>
            <w:lang w:val="en-US" w:eastAsia="zh-CN"/>
          </w:rPr>
          <w:t>我倒要看看</w:t>
        </w:r>
      </w:ins>
      <w:ins w:id="1055" w:author="salted鱼" w:date="2026-07-01T14:50:46Z">
        <w:r>
          <w:rPr>
            <w:rFonts w:hint="eastAsia" w:ascii="宋体" w:hAnsi="宋体" w:eastAsia="宋体" w:cs="宋体"/>
            <w:sz w:val="24"/>
            <w:lang w:val="en-US" w:eastAsia="zh-CN"/>
          </w:rPr>
          <w:t>是哪个</w:t>
        </w:r>
      </w:ins>
      <w:ins w:id="1056" w:author="salted鱼" w:date="2026-07-01T14:50:36Z">
        <w:r>
          <w:rPr>
            <w:rFonts w:hint="eastAsia" w:ascii="宋体" w:hAnsi="宋体" w:eastAsia="宋体" w:cs="宋体"/>
            <w:sz w:val="24"/>
            <w:lang w:val="en-US" w:eastAsia="zh-CN"/>
          </w:rPr>
          <w:t>见不得光的</w:t>
        </w:r>
      </w:ins>
      <w:ins w:id="1057" w:author="salted鱼" w:date="2026-07-01T14:50:39Z">
        <w:r>
          <w:rPr>
            <w:rFonts w:hint="eastAsia" w:ascii="宋体" w:hAnsi="宋体" w:eastAsia="宋体" w:cs="宋体"/>
            <w:sz w:val="24"/>
            <w:lang w:val="en-US" w:eastAsia="zh-CN"/>
          </w:rPr>
          <w:t>杂种</w:t>
        </w:r>
      </w:ins>
      <w:ins w:id="1058" w:author="salted鱼" w:date="2026-07-01T14:50:41Z">
        <w:r>
          <w:rPr>
            <w:rFonts w:hint="eastAsia" w:ascii="宋体" w:hAnsi="宋体" w:eastAsia="宋体" w:cs="宋体"/>
            <w:sz w:val="24"/>
            <w:lang w:val="en-US" w:eastAsia="zh-CN"/>
          </w:rPr>
          <w:t>！</w:t>
        </w:r>
      </w:ins>
    </w:p>
    <w:p w14:paraId="03FA6986">
      <w:pPr>
        <w:spacing w:beforeLines="0" w:afterLines="0"/>
        <w:rPr>
          <w:ins w:id="1059" w:author="salted鱼" w:date="2026-07-01T14:51:37Z"/>
          <w:rFonts w:hint="eastAsia" w:ascii="宋体" w:hAnsi="宋体" w:eastAsia="宋体" w:cs="宋体"/>
          <w:sz w:val="24"/>
          <w:lang w:eastAsia="zh-CN"/>
        </w:rPr>
      </w:pPr>
      <w:ins w:id="1060" w:author="salted鱼" w:date="2026-07-01T14:48:54Z">
        <w:r>
          <w:rPr>
            <w:rFonts w:hint="eastAsia" w:ascii="宋体" w:hAnsi="宋体" w:eastAsia="宋体" w:cs="宋体"/>
            <w:sz w:val="24"/>
          </w:rPr>
          <w:t>△里文挑了挑眉，没说话</w:t>
        </w:r>
      </w:ins>
      <w:ins w:id="1061" w:author="salted鱼" w:date="2026-07-01T14:51:28Z">
        <w:r>
          <w:rPr>
            <w:rFonts w:hint="eastAsia" w:ascii="宋体" w:hAnsi="宋体" w:eastAsia="宋体" w:cs="宋体"/>
            <w:sz w:val="24"/>
            <w:lang w:eastAsia="zh-CN"/>
          </w:rPr>
          <w:t>。</w:t>
        </w:r>
      </w:ins>
    </w:p>
    <w:p w14:paraId="63C8F558">
      <w:pPr>
        <w:spacing w:beforeLines="0" w:afterLines="0"/>
        <w:rPr>
          <w:ins w:id="1062" w:author="salted鱼" w:date="2026-07-01T14:48:54Z"/>
          <w:rFonts w:hint="eastAsia" w:ascii="宋体" w:hAnsi="宋体" w:eastAsia="宋体" w:cs="宋体"/>
          <w:sz w:val="24"/>
        </w:rPr>
      </w:pPr>
      <w:ins w:id="1063" w:author="salted鱼" w:date="2026-07-01T14:51:39Z">
        <w:r>
          <w:rPr>
            <w:rFonts w:hint="eastAsia" w:ascii="宋体" w:hAnsi="宋体" w:eastAsia="宋体" w:cs="宋体"/>
            <w:sz w:val="24"/>
            <w:lang w:val="en-US" w:eastAsia="zh-CN"/>
          </w:rPr>
          <w:t>里文O</w:t>
        </w:r>
      </w:ins>
      <w:ins w:id="1064" w:author="salted鱼" w:date="2026-07-01T14:51:40Z">
        <w:r>
          <w:rPr>
            <w:rFonts w:hint="eastAsia" w:ascii="宋体" w:hAnsi="宋体" w:eastAsia="宋体" w:cs="宋体"/>
            <w:sz w:val="24"/>
            <w:lang w:val="en-US" w:eastAsia="zh-CN"/>
          </w:rPr>
          <w:t>S</w:t>
        </w:r>
      </w:ins>
      <w:ins w:id="1065" w:author="salted鱼" w:date="2026-07-01T14:51:41Z">
        <w:r>
          <w:rPr>
            <w:rFonts w:hint="eastAsia" w:ascii="宋体" w:hAnsi="宋体" w:eastAsia="宋体" w:cs="宋体"/>
            <w:sz w:val="24"/>
            <w:lang w:val="en-US" w:eastAsia="zh-CN"/>
          </w:rPr>
          <w:t>：</w:t>
        </w:r>
      </w:ins>
      <w:ins w:id="1066" w:author="salted鱼" w:date="2026-07-01T14:51:43Z">
        <w:r>
          <w:rPr>
            <w:rFonts w:hint="eastAsia" w:ascii="宋体" w:hAnsi="宋体" w:eastAsia="宋体" w:cs="宋体"/>
            <w:sz w:val="24"/>
            <w:lang w:val="en-US" w:eastAsia="zh-CN"/>
          </w:rPr>
          <w:t>看你咯，</w:t>
        </w:r>
      </w:ins>
      <w:ins w:id="1067" w:author="salted鱼" w:date="2026-07-01T14:51:44Z">
        <w:r>
          <w:rPr>
            <w:rFonts w:hint="eastAsia" w:ascii="宋体" w:hAnsi="宋体" w:eastAsia="宋体" w:cs="宋体"/>
            <w:sz w:val="24"/>
            <w:lang w:val="en-US" w:eastAsia="zh-CN"/>
          </w:rPr>
          <w:t>大哥</w:t>
        </w:r>
      </w:ins>
      <w:ins w:id="1068" w:author="salted鱼" w:date="2026-07-01T14:51:45Z">
        <w:r>
          <w:rPr>
            <w:rFonts w:hint="eastAsia" w:ascii="宋体" w:hAnsi="宋体" w:eastAsia="宋体" w:cs="宋体"/>
            <w:sz w:val="24"/>
            <w:lang w:val="en-US" w:eastAsia="zh-CN"/>
          </w:rPr>
          <w:t>。</w:t>
        </w:r>
      </w:ins>
      <w:ins w:id="1069" w:author="salted鱼" w:date="2026-07-01T14:48:54Z">
        <w:r>
          <w:rPr>
            <w:rFonts w:hint="eastAsia" w:ascii="宋体" w:hAnsi="宋体" w:eastAsia="宋体" w:cs="宋体"/>
            <w:sz w:val="24"/>
          </w:rPr>
          <w:br w:type="textWrapping"/>
        </w:r>
      </w:ins>
      <w:ins w:id="1070" w:author="salted鱼" w:date="2026-07-01T14:48:54Z">
        <w:r>
          <w:rPr>
            <w:rFonts w:hint="eastAsia" w:ascii="宋体" w:hAnsi="宋体" w:eastAsia="宋体" w:cs="宋体"/>
            <w:sz w:val="24"/>
          </w:rPr>
          <w:t>阿尔瓦多</w:t>
        </w:r>
      </w:ins>
      <w:ins w:id="1071" w:author="salted鱼" w:date="2026-07-01T14:51:52Z">
        <w:r>
          <w:rPr>
            <w:rFonts w:hint="eastAsia" w:ascii="宋体" w:hAnsi="宋体" w:eastAsia="宋体" w:cs="宋体"/>
            <w:sz w:val="24"/>
            <w:lang w:eastAsia="zh-CN"/>
          </w:rPr>
          <w:t>（</w:t>
        </w:r>
      </w:ins>
      <w:ins w:id="1072" w:author="salted鱼" w:date="2026-07-01T14:51:55Z">
        <w:r>
          <w:rPr>
            <w:rFonts w:hint="eastAsia" w:ascii="宋体" w:hAnsi="宋体" w:eastAsia="宋体" w:cs="宋体"/>
            <w:sz w:val="24"/>
            <w:lang w:val="en-US" w:eastAsia="zh-CN"/>
          </w:rPr>
          <w:t>挥手</w:t>
        </w:r>
      </w:ins>
      <w:ins w:id="1073" w:author="salted鱼" w:date="2026-07-01T14:51:52Z">
        <w:r>
          <w:rPr>
            <w:rFonts w:hint="eastAsia" w:ascii="宋体" w:hAnsi="宋体" w:eastAsia="宋体" w:cs="宋体"/>
            <w:sz w:val="24"/>
            <w:lang w:eastAsia="zh-CN"/>
          </w:rPr>
          <w:t>）</w:t>
        </w:r>
      </w:ins>
      <w:ins w:id="1074" w:author="salted鱼" w:date="2026-07-01T14:48:54Z">
        <w:r>
          <w:rPr>
            <w:rFonts w:hint="eastAsia" w:ascii="宋体" w:hAnsi="宋体" w:eastAsia="宋体" w:cs="宋体"/>
            <w:sz w:val="24"/>
          </w:rPr>
          <w:t>：搜！把隔间里的人给我拖出来</w:t>
        </w:r>
      </w:ins>
      <w:ins w:id="1075" w:author="salted鱼" w:date="2026-07-01T14:56:30Z">
        <w:r>
          <w:rPr>
            <w:rFonts w:hint="eastAsia" w:ascii="宋体" w:hAnsi="宋体" w:eastAsia="宋体" w:cs="宋体"/>
            <w:sz w:val="24"/>
            <w:lang w:val="en-US" w:eastAsia="zh-CN"/>
          </w:rPr>
          <w:t>打死</w:t>
        </w:r>
      </w:ins>
      <w:ins w:id="1076" w:author="salted鱼" w:date="2026-07-01T14:48:54Z">
        <w:r>
          <w:rPr>
            <w:rFonts w:hint="eastAsia" w:ascii="宋体" w:hAnsi="宋体" w:eastAsia="宋体" w:cs="宋体"/>
            <w:sz w:val="24"/>
          </w:rPr>
          <w:t>！</w:t>
        </w:r>
      </w:ins>
    </w:p>
    <w:p w14:paraId="01B53CE7">
      <w:pPr>
        <w:spacing w:beforeLines="0" w:afterLines="0"/>
        <w:rPr>
          <w:ins w:id="1077" w:author="salted鱼" w:date="2026-07-01T14:48:54Z"/>
          <w:rFonts w:hint="eastAsia" w:ascii="宋体" w:hAnsi="宋体" w:eastAsia="宋体" w:cs="宋体"/>
          <w:sz w:val="24"/>
        </w:rPr>
      </w:pPr>
      <w:ins w:id="1078" w:author="salted鱼" w:date="2026-07-01T14:48:54Z">
        <w:r>
          <w:rPr>
            <w:rFonts w:hint="eastAsia" w:ascii="宋体" w:hAnsi="宋体" w:eastAsia="宋体" w:cs="宋体"/>
            <w:sz w:val="24"/>
          </w:rPr>
          <w:t>护卫们：是！</w:t>
        </w:r>
      </w:ins>
    </w:p>
    <w:p w14:paraId="6FD4C70C">
      <w:pPr>
        <w:spacing w:beforeLines="0" w:afterLines="0"/>
        <w:rPr>
          <w:rFonts w:hint="eastAsia" w:ascii="宋体" w:hAnsi="宋体" w:eastAsia="宋体" w:cs="宋体"/>
          <w:b/>
          <w:bCs/>
          <w:sz w:val="24"/>
          <w:szCs w:val="24"/>
          <w:lang w:val="en-US" w:eastAsia="zh-CN"/>
        </w:rPr>
      </w:pPr>
      <w:ins w:id="1079" w:author="salted鱼" w:date="2026-07-01T14:48:54Z">
        <w:r>
          <w:rPr>
            <w:rFonts w:hint="eastAsia" w:ascii="宋体" w:hAnsi="宋体" w:eastAsia="宋体" w:cs="宋体"/>
            <w:sz w:val="24"/>
          </w:rPr>
          <w:t>△</w:t>
        </w:r>
      </w:ins>
      <w:ins w:id="1080" w:author="salted鱼" w:date="2026-07-01T14:52:00Z">
        <w:r>
          <w:rPr>
            <w:rFonts w:hint="eastAsia" w:ascii="宋体" w:hAnsi="宋体" w:eastAsia="宋体" w:cs="宋体"/>
            <w:sz w:val="24"/>
            <w:lang w:val="en-US" w:eastAsia="zh-CN"/>
          </w:rPr>
          <w:t>三</w:t>
        </w:r>
      </w:ins>
      <w:ins w:id="1081" w:author="salted鱼" w:date="2026-07-01T14:48:54Z">
        <w:r>
          <w:rPr>
            <w:rFonts w:hint="eastAsia" w:ascii="宋体" w:hAnsi="宋体" w:eastAsia="宋体" w:cs="宋体"/>
            <w:sz w:val="24"/>
          </w:rPr>
          <w:t>名护卫立刻拔刀冲向隔间，一把掀开帘子。</w:t>
        </w:r>
      </w:ins>
    </w:p>
    <w:p w14:paraId="79463705">
      <w:pPr>
        <w:spacing w:beforeLines="0" w:afterLine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△一股狂暴的威压如飓风般从内室炸开，瞬间将那道帘卷起。护卫被震飞，狠狠撞进墙壁，狂喷鲜血。</w:t>
      </w:r>
    </w:p>
    <w:p w14:paraId="597E7FFA">
      <w:pPr>
        <w:spacing w:beforeLines="0" w:afterLines="0"/>
        <w:rPr>
          <w:ins w:id="1082" w:author="salted鱼" w:date="2026-07-01T14:57:26Z"/>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△阿尔瓦多和维莱拉在威压下双膝发软，不受控制地瘫跪在地，额头抵住地板，冷汗如雨下。</w:t>
      </w:r>
    </w:p>
    <w:p w14:paraId="6541BDE9">
      <w:pPr>
        <w:spacing w:beforeLines="0" w:afterLines="0"/>
        <w:rPr>
          <w:ins w:id="1083" w:author="salted鱼" w:date="2026-07-01T14:57:59Z"/>
          <w:rFonts w:hint="eastAsia" w:ascii="宋体" w:hAnsi="宋体" w:eastAsia="宋体" w:cs="宋体"/>
          <w:sz w:val="24"/>
          <w:szCs w:val="24"/>
          <w:lang w:val="en-US" w:eastAsia="zh-CN"/>
        </w:rPr>
      </w:pPr>
      <w:ins w:id="1084" w:author="salted鱼" w:date="2026-07-01T14:57:28Z">
        <w:r>
          <w:rPr>
            <w:rFonts w:hint="eastAsia" w:ascii="宋体" w:hAnsi="宋体" w:eastAsia="宋体" w:cs="宋体"/>
            <w:sz w:val="24"/>
            <w:szCs w:val="24"/>
            <w:lang w:val="en-US" w:eastAsia="zh-CN"/>
          </w:rPr>
          <w:t>维莱拉</w:t>
        </w:r>
      </w:ins>
      <w:ins w:id="1085" w:author="salted鱼" w:date="2026-07-01T14:57:30Z">
        <w:r>
          <w:rPr>
            <w:rFonts w:hint="eastAsia" w:ascii="宋体" w:hAnsi="宋体" w:eastAsia="宋体" w:cs="宋体"/>
            <w:sz w:val="24"/>
            <w:szCs w:val="24"/>
            <w:lang w:val="en-US" w:eastAsia="zh-CN"/>
          </w:rPr>
          <w:t>：</w:t>
        </w:r>
      </w:ins>
      <w:ins w:id="1086" w:author="salted鱼" w:date="2026-07-01T14:57:39Z">
        <w:r>
          <w:rPr>
            <w:rFonts w:hint="eastAsia" w:ascii="宋体" w:hAnsi="宋体" w:eastAsia="宋体" w:cs="宋体"/>
            <w:sz w:val="24"/>
            <w:szCs w:val="24"/>
            <w:lang w:val="en-US" w:eastAsia="zh-CN"/>
          </w:rPr>
          <w:t>放肆.</w:t>
        </w:r>
      </w:ins>
      <w:ins w:id="1087" w:author="salted鱼" w:date="2026-07-01T14:57:40Z">
        <w:r>
          <w:rPr>
            <w:rFonts w:hint="eastAsia" w:ascii="宋体" w:hAnsi="宋体" w:eastAsia="宋体" w:cs="宋体"/>
            <w:sz w:val="24"/>
            <w:szCs w:val="24"/>
            <w:lang w:val="en-US" w:eastAsia="zh-CN"/>
          </w:rPr>
          <w:t>.....</w:t>
        </w:r>
      </w:ins>
      <w:ins w:id="1088" w:author="salted鱼" w:date="2026-07-01T14:57:48Z">
        <w:r>
          <w:rPr>
            <w:rFonts w:hint="eastAsia" w:ascii="宋体" w:hAnsi="宋体" w:eastAsia="宋体" w:cs="宋体"/>
            <w:sz w:val="24"/>
            <w:szCs w:val="24"/>
            <w:lang w:val="en-US" w:eastAsia="zh-CN"/>
          </w:rPr>
          <w:t>你们知道我是谁吗</w:t>
        </w:r>
      </w:ins>
      <w:ins w:id="1089" w:author="salted鱼" w:date="2026-07-01T14:57:50Z">
        <w:r>
          <w:rPr>
            <w:rFonts w:hint="eastAsia" w:ascii="宋体" w:hAnsi="宋体" w:eastAsia="宋体" w:cs="宋体"/>
            <w:sz w:val="24"/>
            <w:szCs w:val="24"/>
            <w:lang w:val="en-US" w:eastAsia="zh-CN"/>
          </w:rPr>
          <w:t>.....</w:t>
        </w:r>
      </w:ins>
      <w:ins w:id="1090" w:author="salted鱼" w:date="2026-07-01T14:57:51Z">
        <w:r>
          <w:rPr>
            <w:rFonts w:hint="eastAsia" w:ascii="宋体" w:hAnsi="宋体" w:eastAsia="宋体" w:cs="宋体"/>
            <w:sz w:val="24"/>
            <w:szCs w:val="24"/>
            <w:lang w:val="en-US" w:eastAsia="zh-CN"/>
          </w:rPr>
          <w:t>.</w:t>
        </w:r>
      </w:ins>
    </w:p>
    <w:p w14:paraId="5E886910">
      <w:pPr>
        <w:spacing w:beforeLines="0" w:afterLines="0"/>
        <w:rPr>
          <w:rFonts w:hint="eastAsia" w:ascii="宋体" w:hAnsi="宋体" w:eastAsia="宋体" w:cs="宋体"/>
          <w:sz w:val="24"/>
          <w:szCs w:val="24"/>
          <w:lang w:val="en-US" w:eastAsia="zh-CN"/>
        </w:rPr>
      </w:pPr>
      <w:ins w:id="1091" w:author="salted鱼" w:date="2026-07-01T14:58:06Z">
        <w:r>
          <w:rPr>
            <w:rFonts w:hint="eastAsia" w:ascii="宋体" w:hAnsi="宋体" w:eastAsia="宋体" w:cs="宋体"/>
            <w:sz w:val="24"/>
            <w:szCs w:val="24"/>
            <w:lang w:val="en-US" w:eastAsia="zh-CN"/>
          </w:rPr>
          <w:t>△</w:t>
        </w:r>
      </w:ins>
      <w:ins w:id="1092" w:author="salted鱼" w:date="2026-07-01T14:58:14Z">
        <w:r>
          <w:rPr>
            <w:rFonts w:hint="eastAsia" w:ascii="宋体" w:hAnsi="宋体" w:eastAsia="宋体" w:cs="宋体"/>
            <w:sz w:val="24"/>
            <w:szCs w:val="24"/>
            <w:lang w:val="en-US" w:eastAsia="zh-CN"/>
          </w:rPr>
          <w:t>威压</w:t>
        </w:r>
      </w:ins>
      <w:ins w:id="1093" w:author="salted鱼" w:date="2026-07-01T14:58:16Z">
        <w:r>
          <w:rPr>
            <w:rFonts w:hint="eastAsia" w:ascii="宋体" w:hAnsi="宋体" w:eastAsia="宋体" w:cs="宋体"/>
            <w:sz w:val="24"/>
            <w:szCs w:val="24"/>
            <w:lang w:val="en-US" w:eastAsia="zh-CN"/>
          </w:rPr>
          <w:t>更重</w:t>
        </w:r>
      </w:ins>
      <w:ins w:id="1094" w:author="salted鱼" w:date="2026-07-01T14:58:17Z">
        <w:r>
          <w:rPr>
            <w:rFonts w:hint="eastAsia" w:ascii="宋体" w:hAnsi="宋体" w:eastAsia="宋体" w:cs="宋体"/>
            <w:sz w:val="24"/>
            <w:szCs w:val="24"/>
            <w:lang w:val="en-US" w:eastAsia="zh-CN"/>
          </w:rPr>
          <w:t>，</w:t>
        </w:r>
      </w:ins>
      <w:ins w:id="1095" w:author="salted鱼" w:date="2026-07-01T14:58:19Z">
        <w:r>
          <w:rPr>
            <w:rFonts w:hint="eastAsia" w:ascii="宋体" w:hAnsi="宋体" w:eastAsia="宋体" w:cs="宋体"/>
            <w:sz w:val="24"/>
            <w:szCs w:val="24"/>
            <w:lang w:val="en-US" w:eastAsia="zh-CN"/>
          </w:rPr>
          <w:t>空气中</w:t>
        </w:r>
      </w:ins>
      <w:ins w:id="1096" w:author="salted鱼" w:date="2026-07-01T14:58:21Z">
        <w:r>
          <w:rPr>
            <w:rFonts w:hint="eastAsia" w:ascii="宋体" w:hAnsi="宋体" w:eastAsia="宋体" w:cs="宋体"/>
            <w:sz w:val="24"/>
            <w:szCs w:val="24"/>
            <w:lang w:val="en-US" w:eastAsia="zh-CN"/>
          </w:rPr>
          <w:t>浮现出</w:t>
        </w:r>
      </w:ins>
      <w:ins w:id="1097" w:author="salted鱼" w:date="2026-07-01T14:58:22Z">
        <w:r>
          <w:rPr>
            <w:rFonts w:hint="eastAsia" w:ascii="宋体" w:hAnsi="宋体" w:eastAsia="宋体" w:cs="宋体"/>
            <w:sz w:val="24"/>
            <w:szCs w:val="24"/>
            <w:lang w:val="en-US" w:eastAsia="zh-CN"/>
          </w:rPr>
          <w:t>淡淡的</w:t>
        </w:r>
      </w:ins>
      <w:ins w:id="1098" w:author="salted鱼" w:date="2026-07-01T14:58:35Z">
        <w:r>
          <w:rPr>
            <w:rFonts w:hint="eastAsia" w:ascii="宋体" w:hAnsi="宋体" w:eastAsia="宋体" w:cs="宋体"/>
            <w:sz w:val="24"/>
            <w:szCs w:val="24"/>
            <w:lang w:val="en-US" w:eastAsia="zh-CN"/>
          </w:rPr>
          <w:t>暗</w:t>
        </w:r>
      </w:ins>
      <w:ins w:id="1099" w:author="salted鱼" w:date="2026-07-01T14:58:24Z">
        <w:r>
          <w:rPr>
            <w:rFonts w:hint="eastAsia" w:ascii="宋体" w:hAnsi="宋体" w:eastAsia="宋体" w:cs="宋体"/>
            <w:sz w:val="24"/>
            <w:szCs w:val="24"/>
            <w:lang w:val="en-US" w:eastAsia="zh-CN"/>
          </w:rPr>
          <w:t>金色</w:t>
        </w:r>
      </w:ins>
      <w:ins w:id="1100" w:author="salted鱼" w:date="2026-07-01T14:58:27Z">
        <w:r>
          <w:rPr>
            <w:rFonts w:hint="eastAsia" w:ascii="宋体" w:hAnsi="宋体" w:eastAsia="宋体" w:cs="宋体"/>
            <w:sz w:val="24"/>
            <w:szCs w:val="24"/>
            <w:lang w:val="en-US" w:eastAsia="zh-CN"/>
          </w:rPr>
          <w:t>魔力</w:t>
        </w:r>
      </w:ins>
      <w:ins w:id="1101" w:author="salted鱼" w:date="2026-07-01T14:58:29Z">
        <w:r>
          <w:rPr>
            <w:rFonts w:hint="eastAsia" w:ascii="宋体" w:hAnsi="宋体" w:eastAsia="宋体" w:cs="宋体"/>
            <w:sz w:val="24"/>
            <w:szCs w:val="24"/>
            <w:lang w:val="en-US" w:eastAsia="zh-CN"/>
          </w:rPr>
          <w:t>，</w:t>
        </w:r>
      </w:ins>
      <w:ins w:id="1102" w:author="salted鱼" w:date="2026-07-01T14:58:44Z">
        <w:r>
          <w:rPr>
            <w:rFonts w:hint="eastAsia" w:ascii="宋体" w:hAnsi="宋体" w:eastAsia="宋体" w:cs="宋体"/>
            <w:sz w:val="24"/>
            <w:szCs w:val="24"/>
            <w:lang w:val="en-US" w:eastAsia="zh-CN"/>
          </w:rPr>
          <w:t>两人</w:t>
        </w:r>
      </w:ins>
      <w:ins w:id="1103" w:author="salted鱼" w:date="2026-07-01T14:58:48Z">
        <w:r>
          <w:rPr>
            <w:rFonts w:hint="eastAsia" w:ascii="宋体" w:hAnsi="宋体" w:eastAsia="宋体" w:cs="宋体"/>
            <w:sz w:val="24"/>
            <w:szCs w:val="24"/>
            <w:lang w:val="en-US" w:eastAsia="zh-CN"/>
          </w:rPr>
          <w:t>几乎</w:t>
        </w:r>
      </w:ins>
      <w:ins w:id="1104" w:author="salted鱼" w:date="2026-07-01T14:58:52Z">
        <w:r>
          <w:rPr>
            <w:rFonts w:hint="eastAsia" w:ascii="宋体" w:hAnsi="宋体" w:eastAsia="宋体" w:cs="宋体"/>
            <w:sz w:val="24"/>
            <w:szCs w:val="24"/>
            <w:lang w:val="en-US" w:eastAsia="zh-CN"/>
          </w:rPr>
          <w:t>平贴</w:t>
        </w:r>
      </w:ins>
      <w:ins w:id="1105" w:author="salted鱼" w:date="2026-07-01T14:58:53Z">
        <w:r>
          <w:rPr>
            <w:rFonts w:hint="eastAsia" w:ascii="宋体" w:hAnsi="宋体" w:eastAsia="宋体" w:cs="宋体"/>
            <w:sz w:val="24"/>
            <w:szCs w:val="24"/>
            <w:lang w:val="en-US" w:eastAsia="zh-CN"/>
          </w:rPr>
          <w:t>到</w:t>
        </w:r>
      </w:ins>
      <w:ins w:id="1106" w:author="salted鱼" w:date="2026-07-01T14:58:55Z">
        <w:r>
          <w:rPr>
            <w:rFonts w:hint="eastAsia" w:ascii="宋体" w:hAnsi="宋体" w:eastAsia="宋体" w:cs="宋体"/>
            <w:sz w:val="24"/>
            <w:szCs w:val="24"/>
            <w:lang w:val="en-US" w:eastAsia="zh-CN"/>
          </w:rPr>
          <w:t>地上了</w:t>
        </w:r>
      </w:ins>
      <w:ins w:id="1107" w:author="salted鱼" w:date="2026-07-01T14:58:58Z">
        <w:r>
          <w:rPr>
            <w:rFonts w:hint="eastAsia" w:ascii="宋体" w:hAnsi="宋体" w:eastAsia="宋体" w:cs="宋体"/>
            <w:sz w:val="24"/>
            <w:szCs w:val="24"/>
            <w:lang w:val="en-US" w:eastAsia="zh-CN"/>
          </w:rPr>
          <w:t>。</w:t>
        </w:r>
      </w:ins>
    </w:p>
    <w:p w14:paraId="2D161EA0">
      <w:pPr>
        <w:spacing w:beforeLines="0" w:afterLine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阿尔瓦多</w:t>
      </w:r>
      <w:ins w:id="1108" w:author="salted鱼" w:date="2026-07-01T14:54:53Z">
        <w:r>
          <w:rPr>
            <w:rFonts w:hint="eastAsia" w:ascii="宋体" w:hAnsi="宋体" w:eastAsia="宋体" w:cs="宋体"/>
            <w:sz w:val="24"/>
            <w:szCs w:val="24"/>
            <w:lang w:val="en-US" w:eastAsia="zh-CN"/>
          </w:rPr>
          <w:t>（</w:t>
        </w:r>
      </w:ins>
      <w:ins w:id="1109" w:author="salted鱼" w:date="2026-07-01T14:54:56Z">
        <w:r>
          <w:rPr>
            <w:rFonts w:hint="eastAsia" w:ascii="宋体" w:hAnsi="宋体" w:eastAsia="宋体" w:cs="宋体"/>
            <w:sz w:val="24"/>
            <w:szCs w:val="24"/>
            <w:lang w:val="en-US" w:eastAsia="zh-CN"/>
          </w:rPr>
          <w:t>不甘</w:t>
        </w:r>
      </w:ins>
      <w:ins w:id="1110" w:author="salted鱼" w:date="2026-07-01T14:54:53Z">
        <w:r>
          <w:rPr>
            <w:rFonts w:hint="eastAsia" w:ascii="宋体" w:hAnsi="宋体" w:eastAsia="宋体" w:cs="宋体"/>
            <w:sz w:val="24"/>
            <w:szCs w:val="24"/>
            <w:lang w:val="en-US" w:eastAsia="zh-CN"/>
          </w:rPr>
          <w:t>）</w:t>
        </w:r>
      </w:ins>
      <w:r>
        <w:rPr>
          <w:rFonts w:hint="eastAsia" w:ascii="宋体" w:hAnsi="宋体" w:eastAsia="宋体" w:cs="宋体"/>
          <w:sz w:val="24"/>
          <w:szCs w:val="24"/>
          <w:lang w:val="en-US" w:eastAsia="zh-CN"/>
        </w:rPr>
        <w:t>：</w:t>
      </w:r>
      <w:ins w:id="1111" w:author="salted鱼" w:date="2026-07-01T14:55:45Z">
        <w:r>
          <w:rPr>
            <w:rFonts w:hint="eastAsia" w:ascii="宋体" w:hAnsi="宋体" w:eastAsia="宋体" w:cs="宋体"/>
            <w:sz w:val="24"/>
            <w:szCs w:val="24"/>
            <w:lang w:val="en-US" w:eastAsia="zh-CN"/>
          </w:rPr>
          <w:t>胆大包天</w:t>
        </w:r>
      </w:ins>
      <w:ins w:id="1112" w:author="salted鱼" w:date="2026-07-01T14:55:47Z">
        <w:r>
          <w:rPr>
            <w:rFonts w:hint="eastAsia" w:ascii="宋体" w:hAnsi="宋体" w:eastAsia="宋体" w:cs="宋体"/>
            <w:sz w:val="24"/>
            <w:szCs w:val="24"/>
            <w:lang w:val="en-US" w:eastAsia="zh-CN"/>
          </w:rPr>
          <w:t>！</w:t>
        </w:r>
      </w:ins>
      <w:ins w:id="1113" w:author="salted鱼" w:date="2026-07-01T14:55:49Z">
        <w:r>
          <w:rPr>
            <w:rFonts w:hint="eastAsia" w:ascii="宋体" w:hAnsi="宋体" w:eastAsia="宋体" w:cs="宋体"/>
            <w:sz w:val="24"/>
            <w:szCs w:val="24"/>
            <w:lang w:val="en-US" w:eastAsia="zh-CN"/>
          </w:rPr>
          <w:t>我是</w:t>
        </w:r>
      </w:ins>
      <w:ins w:id="1114" w:author="salted鱼" w:date="2026-07-01T14:55:53Z">
        <w:r>
          <w:rPr>
            <w:rFonts w:hint="eastAsia" w:ascii="宋体" w:hAnsi="宋体" w:eastAsia="宋体" w:cs="宋体"/>
            <w:sz w:val="24"/>
            <w:szCs w:val="24"/>
            <w:lang w:val="en-US" w:eastAsia="zh-CN"/>
          </w:rPr>
          <w:t>维洛尔家族的人</w:t>
        </w:r>
      </w:ins>
      <w:ins w:id="1115" w:author="salted鱼" w:date="2026-07-01T14:55:54Z">
        <w:r>
          <w:rPr>
            <w:rFonts w:hint="eastAsia" w:ascii="宋体" w:hAnsi="宋体" w:eastAsia="宋体" w:cs="宋体"/>
            <w:sz w:val="24"/>
            <w:szCs w:val="24"/>
            <w:lang w:val="en-US" w:eastAsia="zh-CN"/>
          </w:rPr>
          <w:t>，</w:t>
        </w:r>
      </w:ins>
      <w:ins w:id="1116" w:author="salted鱼" w:date="2026-07-01T14:56:01Z">
        <w:r>
          <w:rPr>
            <w:rFonts w:hint="eastAsia" w:ascii="宋体" w:hAnsi="宋体" w:eastAsia="宋体" w:cs="宋体"/>
            <w:sz w:val="24"/>
            <w:szCs w:val="24"/>
            <w:lang w:val="en-US" w:eastAsia="zh-CN"/>
          </w:rPr>
          <w:t>你敢动我</w:t>
        </w:r>
      </w:ins>
      <w:ins w:id="1117" w:author="salted鱼" w:date="2026-07-01T14:55:22Z">
        <w:r>
          <w:rPr>
            <w:rFonts w:hint="eastAsia" w:ascii="宋体" w:hAnsi="宋体" w:eastAsia="宋体" w:cs="宋体"/>
            <w:sz w:val="24"/>
            <w:szCs w:val="24"/>
            <w:lang w:val="en-US" w:eastAsia="zh-CN"/>
          </w:rPr>
          <w:t>？！</w:t>
        </w:r>
      </w:ins>
    </w:p>
    <w:p w14:paraId="38C8F84E">
      <w:pPr>
        <w:spacing w:beforeLines="0" w:afterLine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△尤利乌斯皇帝缓缓从帘后走出</w:t>
      </w:r>
      <w:ins w:id="1118" w:author="salted鱼" w:date="2026-07-01T15:14:29Z">
        <w:r>
          <w:rPr>
            <w:rFonts w:hint="eastAsia" w:ascii="宋体" w:hAnsi="宋体" w:eastAsia="宋体" w:cs="宋体"/>
            <w:sz w:val="24"/>
            <w:szCs w:val="24"/>
            <w:lang w:val="en-US" w:eastAsia="zh-CN"/>
          </w:rPr>
          <w:t>，</w:t>
        </w:r>
      </w:ins>
      <w:ins w:id="1119" w:author="salted鱼" w:date="2026-07-01T15:14:31Z">
        <w:r>
          <w:rPr>
            <w:rFonts w:hint="eastAsia" w:ascii="宋体" w:hAnsi="宋体" w:eastAsia="宋体" w:cs="宋体"/>
            <w:sz w:val="24"/>
            <w:szCs w:val="24"/>
            <w:lang w:val="en-US" w:eastAsia="zh-CN"/>
          </w:rPr>
          <w:t>身后跟着</w:t>
        </w:r>
      </w:ins>
      <w:ins w:id="1120" w:author="salted鱼" w:date="2026-07-01T15:14:33Z">
        <w:r>
          <w:rPr>
            <w:rFonts w:hint="eastAsia" w:ascii="宋体" w:hAnsi="宋体" w:eastAsia="宋体" w:cs="宋体"/>
            <w:sz w:val="24"/>
            <w:szCs w:val="24"/>
            <w:lang w:val="en-US" w:eastAsia="zh-CN"/>
          </w:rPr>
          <w:t>一脸严肃的</w:t>
        </w:r>
      </w:ins>
      <w:ins w:id="1121" w:author="salted鱼" w:date="2026-07-01T15:14:35Z">
        <w:r>
          <w:rPr>
            <w:rFonts w:hint="eastAsia" w:ascii="宋体" w:hAnsi="宋体" w:eastAsia="宋体" w:cs="宋体"/>
            <w:sz w:val="24"/>
            <w:szCs w:val="24"/>
            <w:lang w:val="en-US" w:eastAsia="zh-CN"/>
          </w:rPr>
          <w:t>塞弗林</w:t>
        </w:r>
      </w:ins>
      <w:r>
        <w:rPr>
          <w:rFonts w:hint="eastAsia" w:ascii="宋体" w:hAnsi="宋体" w:eastAsia="宋体" w:cs="宋体"/>
          <w:sz w:val="24"/>
          <w:szCs w:val="24"/>
          <w:lang w:val="en-US" w:eastAsia="zh-CN"/>
        </w:rPr>
        <w:t>。</w:t>
      </w:r>
    </w:p>
    <w:p w14:paraId="419DAF54">
      <w:pPr>
        <w:spacing w:beforeLines="0" w:afterLine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△阿尔瓦多颤颤巍巍地抬起头，吓得魂飞魄散。</w:t>
      </w:r>
    </w:p>
    <w:p w14:paraId="1048B721">
      <w:pPr>
        <w:spacing w:beforeLines="0" w:afterLine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阿尔瓦多（声音变调）：陛……陛下？！</w:t>
      </w:r>
    </w:p>
    <w:p w14:paraId="47B1FAC2">
      <w:pPr>
        <w:spacing w:beforeLines="0" w:afterLine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△里文站在原地，怔了一下。</w:t>
      </w:r>
    </w:p>
    <w:p w14:paraId="63FCD479">
      <w:pPr>
        <w:spacing w:beforeLines="0" w:afterLine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里文（os）：竟然</w:t>
      </w:r>
      <w:del w:id="1122" w:author="salted鱼" w:date="2026-07-01T15:12:04Z">
        <w:r>
          <w:rPr>
            <w:rFonts w:hint="eastAsia" w:ascii="宋体" w:hAnsi="宋体" w:eastAsia="宋体" w:cs="宋体"/>
            <w:sz w:val="24"/>
            <w:szCs w:val="24"/>
            <w:lang w:val="en-US" w:eastAsia="zh-CN"/>
          </w:rPr>
          <w:delText>真</w:delText>
        </w:r>
      </w:del>
      <w:r>
        <w:rPr>
          <w:rFonts w:hint="eastAsia" w:ascii="宋体" w:hAnsi="宋体" w:eastAsia="宋体" w:cs="宋体"/>
          <w:sz w:val="24"/>
          <w:szCs w:val="24"/>
          <w:lang w:val="en-US" w:eastAsia="zh-CN"/>
        </w:rPr>
        <w:t>是皇帝？</w:t>
      </w:r>
    </w:p>
    <w:p w14:paraId="0D612652">
      <w:pPr>
        <w:spacing w:beforeLines="0" w:afterLine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△尤利乌斯冷笑一声，目光扫向阿尔瓦多。</w:t>
      </w:r>
    </w:p>
    <w:p w14:paraId="2A6AFEAA">
      <w:pPr>
        <w:spacing w:beforeLines="0" w:afterLine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尤利乌斯：刚才不是还要把我</w:t>
      </w:r>
      <w:ins w:id="1123" w:author="salted鱼" w:date="2026-07-01T14:59:20Z">
        <w:r>
          <w:rPr>
            <w:rFonts w:hint="eastAsia" w:ascii="宋体" w:hAnsi="宋体" w:eastAsia="宋体" w:cs="宋体"/>
            <w:sz w:val="24"/>
            <w:szCs w:val="24"/>
            <w:lang w:val="en-US" w:eastAsia="zh-CN"/>
          </w:rPr>
          <w:t>打死吗</w:t>
        </w:r>
      </w:ins>
      <w:del w:id="1124" w:author="salted鱼" w:date="2026-07-01T14:59:16Z">
        <w:r>
          <w:rPr>
            <w:rFonts w:hint="eastAsia" w:ascii="宋体" w:hAnsi="宋体" w:eastAsia="宋体" w:cs="宋体"/>
            <w:sz w:val="24"/>
            <w:szCs w:val="24"/>
            <w:lang w:val="en-US" w:eastAsia="zh-CN"/>
          </w:rPr>
          <w:delText>剁</w:delText>
        </w:r>
      </w:del>
      <w:del w:id="1125" w:author="salted鱼" w:date="2026-07-01T14:59:15Z">
        <w:r>
          <w:rPr>
            <w:rFonts w:hint="eastAsia" w:ascii="宋体" w:hAnsi="宋体" w:eastAsia="宋体" w:cs="宋体"/>
            <w:sz w:val="24"/>
            <w:szCs w:val="24"/>
            <w:lang w:val="en-US" w:eastAsia="zh-CN"/>
          </w:rPr>
          <w:delText>成肉泥吗</w:delText>
        </w:r>
      </w:del>
      <w:r>
        <w:rPr>
          <w:rFonts w:hint="eastAsia" w:ascii="宋体" w:hAnsi="宋体" w:eastAsia="宋体" w:cs="宋体"/>
          <w:sz w:val="24"/>
          <w:szCs w:val="24"/>
          <w:lang w:val="en-US" w:eastAsia="zh-CN"/>
        </w:rPr>
        <w:t>？现在怎么不说话了？</w:t>
      </w:r>
    </w:p>
    <w:p w14:paraId="7C060847">
      <w:pPr>
        <w:spacing w:beforeLines="0" w:afterLines="0"/>
        <w:rPr>
          <w:ins w:id="1126" w:author="salted鱼" w:date="2026-07-01T14:59:28Z"/>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阿尔瓦多（疯狂磕头）：臣该死！臣该死！臣不知道是陛下！臣</w:t>
      </w:r>
      <w:ins w:id="1127" w:author="salted鱼" w:date="2026-07-01T14:59:45Z">
        <w:r>
          <w:rPr>
            <w:rFonts w:hint="eastAsia" w:ascii="宋体" w:hAnsi="宋体" w:eastAsia="宋体" w:cs="宋体"/>
            <w:sz w:val="24"/>
            <w:szCs w:val="24"/>
            <w:lang w:val="en-US" w:eastAsia="zh-CN"/>
          </w:rPr>
          <w:t>这</w:t>
        </w:r>
      </w:ins>
      <w:del w:id="1128" w:author="salted鱼" w:date="2026-07-01T14:59:43Z">
        <w:r>
          <w:rPr>
            <w:rFonts w:hint="eastAsia" w:ascii="宋体" w:hAnsi="宋体" w:eastAsia="宋体" w:cs="宋体"/>
            <w:sz w:val="24"/>
            <w:szCs w:val="24"/>
            <w:lang w:val="en-US" w:eastAsia="zh-CN"/>
          </w:rPr>
          <w:delText>以为里文他在和不三不四的人厮混，</w:delText>
        </w:r>
      </w:del>
      <w:r>
        <w:rPr>
          <w:rFonts w:hint="eastAsia" w:ascii="宋体" w:hAnsi="宋体" w:eastAsia="宋体" w:cs="宋体"/>
          <w:sz w:val="24"/>
          <w:szCs w:val="24"/>
          <w:lang w:val="en-US" w:eastAsia="zh-CN"/>
        </w:rPr>
        <w:t>是为了整顿家风啊，陛下！</w:t>
      </w:r>
    </w:p>
    <w:p w14:paraId="16BB5712">
      <w:pPr>
        <w:spacing w:beforeLines="0" w:afterLines="0"/>
        <w:rPr>
          <w:ins w:id="1129" w:author="salted鱼" w:date="2026-07-01T15:03:01Z"/>
          <w:rFonts w:hint="eastAsia" w:ascii="宋体" w:hAnsi="宋体" w:eastAsia="宋体" w:cs="宋体"/>
          <w:sz w:val="24"/>
          <w:szCs w:val="24"/>
          <w:lang w:val="en-US" w:eastAsia="zh-CN"/>
        </w:rPr>
      </w:pPr>
      <w:ins w:id="1130" w:author="salted鱼" w:date="2026-07-01T14:59:53Z">
        <w:r>
          <w:rPr>
            <w:rFonts w:hint="eastAsia" w:ascii="宋体" w:hAnsi="宋体" w:eastAsia="宋体" w:cs="宋体"/>
            <w:sz w:val="24"/>
            <w:szCs w:val="24"/>
            <w:lang w:val="en-US" w:eastAsia="zh-CN"/>
          </w:rPr>
          <w:t>△</w:t>
        </w:r>
      </w:ins>
      <w:ins w:id="1131" w:author="salted鱼" w:date="2026-07-01T14:59:56Z">
        <w:r>
          <w:rPr>
            <w:rFonts w:hint="eastAsia" w:ascii="宋体" w:hAnsi="宋体" w:eastAsia="宋体" w:cs="宋体"/>
            <w:sz w:val="24"/>
            <w:szCs w:val="24"/>
            <w:lang w:val="en-US" w:eastAsia="zh-CN"/>
          </w:rPr>
          <w:t>里文</w:t>
        </w:r>
      </w:ins>
      <w:ins w:id="1132" w:author="salted鱼" w:date="2026-07-01T14:59:58Z">
        <w:r>
          <w:rPr>
            <w:rFonts w:hint="eastAsia" w:ascii="宋体" w:hAnsi="宋体" w:eastAsia="宋体" w:cs="宋体"/>
            <w:sz w:val="24"/>
            <w:szCs w:val="24"/>
            <w:lang w:val="en-US" w:eastAsia="zh-CN"/>
          </w:rPr>
          <w:t>这时候</w:t>
        </w:r>
      </w:ins>
      <w:ins w:id="1133" w:author="salted鱼" w:date="2026-07-01T15:02:08Z">
        <w:r>
          <w:rPr>
            <w:rFonts w:hint="eastAsia" w:ascii="宋体" w:hAnsi="宋体" w:eastAsia="宋体" w:cs="宋体"/>
            <w:sz w:val="24"/>
            <w:szCs w:val="24"/>
            <w:lang w:val="en-US" w:eastAsia="zh-CN"/>
          </w:rPr>
          <w:t>扑到</w:t>
        </w:r>
      </w:ins>
      <w:ins w:id="1134" w:author="salted鱼" w:date="2026-07-01T15:02:37Z">
        <w:r>
          <w:rPr>
            <w:rFonts w:hint="eastAsia" w:ascii="宋体" w:hAnsi="宋体" w:eastAsia="宋体" w:cs="宋体"/>
            <w:sz w:val="24"/>
            <w:szCs w:val="24"/>
            <w:lang w:val="en-US" w:eastAsia="zh-CN"/>
          </w:rPr>
          <w:t>尤利乌斯的</w:t>
        </w:r>
      </w:ins>
      <w:ins w:id="1135" w:author="salted鱼" w:date="2026-07-01T15:02:39Z">
        <w:r>
          <w:rPr>
            <w:rFonts w:hint="eastAsia" w:ascii="宋体" w:hAnsi="宋体" w:eastAsia="宋体" w:cs="宋体"/>
            <w:sz w:val="24"/>
            <w:szCs w:val="24"/>
            <w:lang w:val="en-US" w:eastAsia="zh-CN"/>
          </w:rPr>
          <w:t>身前，</w:t>
        </w:r>
      </w:ins>
      <w:ins w:id="1136" w:author="salted鱼" w:date="2026-07-01T15:02:41Z">
        <w:r>
          <w:rPr>
            <w:rFonts w:hint="eastAsia" w:ascii="宋体" w:hAnsi="宋体" w:eastAsia="宋体" w:cs="宋体"/>
            <w:sz w:val="24"/>
            <w:szCs w:val="24"/>
            <w:lang w:val="en-US" w:eastAsia="zh-CN"/>
          </w:rPr>
          <w:t>抓着</w:t>
        </w:r>
      </w:ins>
      <w:ins w:id="1137" w:author="salted鱼" w:date="2026-07-01T15:02:46Z">
        <w:r>
          <w:rPr>
            <w:rFonts w:hint="eastAsia" w:ascii="宋体" w:hAnsi="宋体" w:eastAsia="宋体" w:cs="宋体"/>
            <w:sz w:val="24"/>
            <w:szCs w:val="24"/>
            <w:lang w:val="en-US" w:eastAsia="zh-CN"/>
          </w:rPr>
          <w:t>尤利乌斯的</w:t>
        </w:r>
      </w:ins>
      <w:ins w:id="1138" w:author="salted鱼" w:date="2026-07-01T15:02:47Z">
        <w:r>
          <w:rPr>
            <w:rFonts w:hint="eastAsia" w:ascii="宋体" w:hAnsi="宋体" w:eastAsia="宋体" w:cs="宋体"/>
            <w:sz w:val="24"/>
            <w:szCs w:val="24"/>
            <w:lang w:val="en-US" w:eastAsia="zh-CN"/>
          </w:rPr>
          <w:t>裤子</w:t>
        </w:r>
      </w:ins>
      <w:ins w:id="1139" w:author="salted鱼" w:date="2026-07-01T15:03:00Z">
        <w:r>
          <w:rPr>
            <w:rFonts w:hint="eastAsia" w:ascii="宋体" w:hAnsi="宋体" w:eastAsia="宋体" w:cs="宋体"/>
            <w:sz w:val="24"/>
            <w:szCs w:val="24"/>
            <w:lang w:val="en-US" w:eastAsia="zh-CN"/>
          </w:rPr>
          <w:t>假装</w:t>
        </w:r>
      </w:ins>
      <w:ins w:id="1140" w:author="salted鱼" w:date="2026-07-01T15:02:50Z">
        <w:r>
          <w:rPr>
            <w:rFonts w:hint="eastAsia" w:ascii="宋体" w:hAnsi="宋体" w:eastAsia="宋体" w:cs="宋体"/>
            <w:sz w:val="24"/>
            <w:szCs w:val="24"/>
            <w:lang w:val="en-US" w:eastAsia="zh-CN"/>
          </w:rPr>
          <w:t>一把鼻涕一把泪的</w:t>
        </w:r>
      </w:ins>
      <w:ins w:id="1141" w:author="salted鱼" w:date="2026-07-01T15:02:54Z">
        <w:r>
          <w:rPr>
            <w:rFonts w:hint="eastAsia" w:ascii="宋体" w:hAnsi="宋体" w:eastAsia="宋体" w:cs="宋体"/>
            <w:sz w:val="24"/>
            <w:szCs w:val="24"/>
            <w:lang w:val="en-US" w:eastAsia="zh-CN"/>
          </w:rPr>
          <w:t>哭诉起来</w:t>
        </w:r>
      </w:ins>
      <w:ins w:id="1142" w:author="salted鱼" w:date="2026-07-01T15:02:55Z">
        <w:r>
          <w:rPr>
            <w:rFonts w:hint="eastAsia" w:ascii="宋体" w:hAnsi="宋体" w:eastAsia="宋体" w:cs="宋体"/>
            <w:sz w:val="24"/>
            <w:szCs w:val="24"/>
            <w:lang w:val="en-US" w:eastAsia="zh-CN"/>
          </w:rPr>
          <w:t>。</w:t>
        </w:r>
      </w:ins>
    </w:p>
    <w:p w14:paraId="24CD64DD">
      <w:pPr>
        <w:spacing w:beforeLines="0" w:afterLines="0"/>
        <w:rPr>
          <w:ins w:id="1143" w:author="salted鱼" w:date="2026-07-01T15:03:29Z"/>
          <w:rFonts w:hint="eastAsia" w:ascii="宋体" w:hAnsi="宋体" w:eastAsia="宋体" w:cs="宋体"/>
          <w:sz w:val="24"/>
          <w:szCs w:val="24"/>
          <w:lang w:val="en-US" w:eastAsia="zh-CN"/>
        </w:rPr>
      </w:pPr>
      <w:ins w:id="1144" w:author="salted鱼" w:date="2026-07-01T15:03:03Z">
        <w:r>
          <w:rPr>
            <w:rFonts w:hint="eastAsia" w:ascii="宋体" w:hAnsi="宋体" w:eastAsia="宋体" w:cs="宋体"/>
            <w:sz w:val="24"/>
            <w:szCs w:val="24"/>
            <w:lang w:val="en-US" w:eastAsia="zh-CN"/>
          </w:rPr>
          <w:t>里文</w:t>
        </w:r>
      </w:ins>
      <w:ins w:id="1145" w:author="salted鱼" w:date="2026-07-01T15:03:04Z">
        <w:r>
          <w:rPr>
            <w:rFonts w:hint="eastAsia" w:ascii="宋体" w:hAnsi="宋体" w:eastAsia="宋体" w:cs="宋体"/>
            <w:sz w:val="24"/>
            <w:szCs w:val="24"/>
            <w:lang w:val="en-US" w:eastAsia="zh-CN"/>
          </w:rPr>
          <w:t>：</w:t>
        </w:r>
      </w:ins>
      <w:ins w:id="1146" w:author="salted鱼" w:date="2026-07-01T15:03:05Z">
        <w:r>
          <w:rPr>
            <w:rFonts w:hint="eastAsia" w:ascii="宋体" w:hAnsi="宋体" w:eastAsia="宋体" w:cs="宋体"/>
            <w:sz w:val="24"/>
            <w:szCs w:val="24"/>
            <w:lang w:val="en-US" w:eastAsia="zh-CN"/>
          </w:rPr>
          <w:t>呜呜呜</w:t>
        </w:r>
      </w:ins>
      <w:ins w:id="1147" w:author="salted鱼" w:date="2026-07-01T15:03:06Z">
        <w:r>
          <w:rPr>
            <w:rFonts w:hint="eastAsia" w:ascii="宋体" w:hAnsi="宋体" w:eastAsia="宋体" w:cs="宋体"/>
            <w:sz w:val="24"/>
            <w:szCs w:val="24"/>
            <w:lang w:val="en-US" w:eastAsia="zh-CN"/>
          </w:rPr>
          <w:t>，</w:t>
        </w:r>
      </w:ins>
      <w:ins w:id="1148" w:author="salted鱼" w:date="2026-07-01T15:03:08Z">
        <w:r>
          <w:rPr>
            <w:rFonts w:hint="eastAsia" w:ascii="宋体" w:hAnsi="宋体" w:eastAsia="宋体" w:cs="宋体"/>
            <w:sz w:val="24"/>
            <w:szCs w:val="24"/>
            <w:lang w:val="en-US" w:eastAsia="zh-CN"/>
          </w:rPr>
          <w:t>大哥</w:t>
        </w:r>
      </w:ins>
      <w:ins w:id="1149" w:author="salted鱼" w:date="2026-07-01T15:03:36Z">
        <w:r>
          <w:rPr>
            <w:rFonts w:hint="eastAsia" w:ascii="宋体" w:hAnsi="宋体" w:eastAsia="宋体" w:cs="宋体"/>
            <w:sz w:val="24"/>
            <w:szCs w:val="24"/>
            <w:lang w:val="en-US" w:eastAsia="zh-CN"/>
          </w:rPr>
          <w:t>！</w:t>
        </w:r>
      </w:ins>
      <w:ins w:id="1150" w:author="salted鱼" w:date="2026-07-01T15:03:10Z">
        <w:r>
          <w:rPr>
            <w:rFonts w:hint="eastAsia" w:ascii="宋体" w:hAnsi="宋体" w:eastAsia="宋体" w:cs="宋体"/>
            <w:sz w:val="24"/>
            <w:szCs w:val="24"/>
            <w:lang w:val="en-US" w:eastAsia="zh-CN"/>
          </w:rPr>
          <w:t>小弟</w:t>
        </w:r>
      </w:ins>
      <w:ins w:id="1151" w:author="salted鱼" w:date="2026-07-01T15:03:12Z">
        <w:r>
          <w:rPr>
            <w:rFonts w:hint="eastAsia" w:ascii="宋体" w:hAnsi="宋体" w:eastAsia="宋体" w:cs="宋体"/>
            <w:sz w:val="24"/>
            <w:szCs w:val="24"/>
            <w:lang w:val="en-US" w:eastAsia="zh-CN"/>
          </w:rPr>
          <w:t>心里苦啊</w:t>
        </w:r>
      </w:ins>
      <w:ins w:id="1152" w:author="salted鱼" w:date="2026-07-01T15:03:13Z">
        <w:r>
          <w:rPr>
            <w:rFonts w:hint="eastAsia" w:ascii="宋体" w:hAnsi="宋体" w:eastAsia="宋体" w:cs="宋体"/>
            <w:sz w:val="24"/>
            <w:szCs w:val="24"/>
            <w:lang w:val="en-US" w:eastAsia="zh-CN"/>
          </w:rPr>
          <w:t>！</w:t>
        </w:r>
      </w:ins>
      <w:ins w:id="1153" w:author="salted鱼" w:date="2026-07-01T15:03:22Z">
        <w:r>
          <w:rPr>
            <w:rFonts w:hint="eastAsia" w:ascii="宋体" w:hAnsi="宋体" w:eastAsia="宋体" w:cs="宋体"/>
            <w:sz w:val="24"/>
            <w:szCs w:val="24"/>
            <w:lang w:val="en-US" w:eastAsia="zh-CN"/>
          </w:rPr>
          <w:t>小弟</w:t>
        </w:r>
      </w:ins>
      <w:ins w:id="1154" w:author="salted鱼" w:date="2026-07-01T15:03:25Z">
        <w:r>
          <w:rPr>
            <w:rFonts w:hint="eastAsia" w:ascii="宋体" w:hAnsi="宋体" w:eastAsia="宋体" w:cs="宋体"/>
            <w:sz w:val="24"/>
            <w:szCs w:val="24"/>
            <w:lang w:val="en-US" w:eastAsia="zh-CN"/>
          </w:rPr>
          <w:t>冤枉啊</w:t>
        </w:r>
      </w:ins>
      <w:ins w:id="1155" w:author="salted鱼" w:date="2026-07-01T15:03:26Z">
        <w:r>
          <w:rPr>
            <w:rFonts w:hint="eastAsia" w:ascii="宋体" w:hAnsi="宋体" w:eastAsia="宋体" w:cs="宋体"/>
            <w:sz w:val="24"/>
            <w:szCs w:val="24"/>
            <w:lang w:val="en-US" w:eastAsia="zh-CN"/>
          </w:rPr>
          <w:t>！</w:t>
        </w:r>
      </w:ins>
    </w:p>
    <w:p w14:paraId="19658B97">
      <w:pPr>
        <w:spacing w:beforeLines="0" w:afterLines="0"/>
        <w:rPr>
          <w:ins w:id="1156" w:author="salted鱼" w:date="2026-07-01T15:06:21Z"/>
          <w:rFonts w:hint="eastAsia" w:ascii="宋体" w:hAnsi="宋体" w:eastAsia="宋体" w:cs="宋体"/>
          <w:sz w:val="24"/>
          <w:szCs w:val="24"/>
          <w:lang w:val="en-US" w:eastAsia="zh-CN"/>
        </w:rPr>
      </w:pPr>
      <w:ins w:id="1157" w:author="salted鱼" w:date="2026-07-01T15:05:12Z">
        <w:r>
          <w:rPr>
            <w:rFonts w:hint="eastAsia" w:ascii="宋体" w:hAnsi="宋体" w:eastAsia="宋体" w:cs="宋体"/>
            <w:sz w:val="24"/>
            <w:szCs w:val="24"/>
            <w:lang w:val="en-US" w:eastAsia="zh-CN"/>
          </w:rPr>
          <w:t>里文（</w:t>
        </w:r>
      </w:ins>
      <w:ins w:id="1158" w:author="salted鱼" w:date="2026-07-01T15:05:15Z">
        <w:r>
          <w:rPr>
            <w:rFonts w:hint="eastAsia" w:ascii="宋体" w:hAnsi="宋体" w:eastAsia="宋体" w:cs="宋体"/>
            <w:sz w:val="24"/>
            <w:szCs w:val="24"/>
            <w:lang w:val="en-US" w:eastAsia="zh-CN"/>
          </w:rPr>
          <w:t>指向</w:t>
        </w:r>
      </w:ins>
      <w:ins w:id="1159" w:author="salted鱼" w:date="2026-07-01T15:05:16Z">
        <w:r>
          <w:rPr>
            <w:rFonts w:hint="eastAsia" w:ascii="宋体" w:hAnsi="宋体" w:eastAsia="宋体" w:cs="宋体"/>
            <w:sz w:val="24"/>
            <w:szCs w:val="24"/>
            <w:lang w:val="en-US" w:eastAsia="zh-CN"/>
          </w:rPr>
          <w:t>跪在</w:t>
        </w:r>
      </w:ins>
      <w:ins w:id="1160" w:author="salted鱼" w:date="2026-07-01T15:05:20Z">
        <w:r>
          <w:rPr>
            <w:rFonts w:hint="eastAsia" w:ascii="宋体" w:hAnsi="宋体" w:eastAsia="宋体" w:cs="宋体"/>
            <w:sz w:val="24"/>
            <w:szCs w:val="24"/>
            <w:lang w:val="en-US" w:eastAsia="zh-CN"/>
          </w:rPr>
          <w:t>地上的</w:t>
        </w:r>
      </w:ins>
      <w:ins w:id="1161" w:author="salted鱼" w:date="2026-07-01T15:05:23Z">
        <w:r>
          <w:rPr>
            <w:rFonts w:hint="eastAsia" w:ascii="宋体" w:hAnsi="宋体" w:eastAsia="宋体" w:cs="宋体"/>
            <w:sz w:val="24"/>
            <w:szCs w:val="24"/>
            <w:lang w:val="en-US" w:eastAsia="zh-CN"/>
          </w:rPr>
          <w:t>两人</w:t>
        </w:r>
      </w:ins>
      <w:ins w:id="1162" w:author="salted鱼" w:date="2026-07-01T15:05:12Z">
        <w:r>
          <w:rPr>
            <w:rFonts w:hint="eastAsia" w:ascii="宋体" w:hAnsi="宋体" w:eastAsia="宋体" w:cs="宋体"/>
            <w:sz w:val="24"/>
            <w:szCs w:val="24"/>
            <w:lang w:val="en-US" w:eastAsia="zh-CN"/>
          </w:rPr>
          <w:t>）</w:t>
        </w:r>
      </w:ins>
      <w:ins w:id="1163" w:author="salted鱼" w:date="2026-07-01T15:05:24Z">
        <w:r>
          <w:rPr>
            <w:rFonts w:hint="eastAsia" w:ascii="宋体" w:hAnsi="宋体" w:eastAsia="宋体" w:cs="宋体"/>
            <w:sz w:val="24"/>
            <w:szCs w:val="24"/>
            <w:lang w:val="en-US" w:eastAsia="zh-CN"/>
          </w:rPr>
          <w:t>：</w:t>
        </w:r>
      </w:ins>
      <w:ins w:id="1164" w:author="salted鱼" w:date="2026-07-01T15:05:26Z">
        <w:r>
          <w:rPr>
            <w:rFonts w:hint="eastAsia" w:ascii="宋体" w:hAnsi="宋体" w:eastAsia="宋体" w:cs="宋体"/>
            <w:sz w:val="24"/>
            <w:szCs w:val="24"/>
            <w:lang w:val="en-US" w:eastAsia="zh-CN"/>
          </w:rPr>
          <w:t>他们以前</w:t>
        </w:r>
      </w:ins>
      <w:ins w:id="1165" w:author="salted鱼" w:date="2026-07-01T15:05:28Z">
        <w:r>
          <w:rPr>
            <w:rFonts w:hint="eastAsia" w:ascii="宋体" w:hAnsi="宋体" w:eastAsia="宋体" w:cs="宋体"/>
            <w:sz w:val="24"/>
            <w:szCs w:val="24"/>
            <w:lang w:val="en-US" w:eastAsia="zh-CN"/>
          </w:rPr>
          <w:t>虐待我</w:t>
        </w:r>
      </w:ins>
      <w:ins w:id="1166" w:author="salted鱼" w:date="2026-07-01T15:05:29Z">
        <w:r>
          <w:rPr>
            <w:rFonts w:hint="eastAsia" w:ascii="宋体" w:hAnsi="宋体" w:eastAsia="宋体" w:cs="宋体"/>
            <w:sz w:val="24"/>
            <w:szCs w:val="24"/>
            <w:lang w:val="en-US" w:eastAsia="zh-CN"/>
          </w:rPr>
          <w:t>，</w:t>
        </w:r>
      </w:ins>
      <w:ins w:id="1167" w:author="salted鱼" w:date="2026-07-01T15:05:31Z">
        <w:r>
          <w:rPr>
            <w:rFonts w:hint="eastAsia" w:ascii="宋体" w:hAnsi="宋体" w:eastAsia="宋体" w:cs="宋体"/>
            <w:sz w:val="24"/>
            <w:szCs w:val="24"/>
            <w:lang w:val="en-US" w:eastAsia="zh-CN"/>
          </w:rPr>
          <w:t>我吃不饱</w:t>
        </w:r>
      </w:ins>
      <w:ins w:id="1168" w:author="salted鱼" w:date="2026-07-01T15:05:32Z">
        <w:r>
          <w:rPr>
            <w:rFonts w:hint="eastAsia" w:ascii="宋体" w:hAnsi="宋体" w:eastAsia="宋体" w:cs="宋体"/>
            <w:sz w:val="24"/>
            <w:szCs w:val="24"/>
            <w:lang w:val="en-US" w:eastAsia="zh-CN"/>
          </w:rPr>
          <w:t>，</w:t>
        </w:r>
      </w:ins>
      <w:ins w:id="1169" w:author="salted鱼" w:date="2026-07-01T15:05:34Z">
        <w:r>
          <w:rPr>
            <w:rFonts w:hint="eastAsia" w:ascii="宋体" w:hAnsi="宋体" w:eastAsia="宋体" w:cs="宋体"/>
            <w:sz w:val="24"/>
            <w:szCs w:val="24"/>
            <w:lang w:val="en-US" w:eastAsia="zh-CN"/>
          </w:rPr>
          <w:t>穿不暖，</w:t>
        </w:r>
      </w:ins>
      <w:ins w:id="1170" w:author="salted鱼" w:date="2026-07-01T15:05:35Z">
        <w:r>
          <w:rPr>
            <w:rFonts w:hint="eastAsia" w:ascii="宋体" w:hAnsi="宋体" w:eastAsia="宋体" w:cs="宋体"/>
            <w:sz w:val="24"/>
            <w:szCs w:val="24"/>
            <w:lang w:val="en-US" w:eastAsia="zh-CN"/>
          </w:rPr>
          <w:t>还要</w:t>
        </w:r>
      </w:ins>
      <w:ins w:id="1171" w:author="salted鱼" w:date="2026-07-01T15:05:37Z">
        <w:r>
          <w:rPr>
            <w:rFonts w:hint="eastAsia" w:ascii="宋体" w:hAnsi="宋体" w:eastAsia="宋体" w:cs="宋体"/>
            <w:sz w:val="24"/>
            <w:szCs w:val="24"/>
            <w:lang w:val="en-US" w:eastAsia="zh-CN"/>
          </w:rPr>
          <w:t>忍受</w:t>
        </w:r>
      </w:ins>
      <w:ins w:id="1172" w:author="salted鱼" w:date="2026-07-01T15:05:47Z">
        <w:r>
          <w:rPr>
            <w:rFonts w:hint="eastAsia" w:ascii="宋体" w:hAnsi="宋体" w:eastAsia="宋体" w:cs="宋体"/>
            <w:sz w:val="24"/>
            <w:szCs w:val="24"/>
            <w:lang w:val="en-US" w:eastAsia="zh-CN"/>
          </w:rPr>
          <w:t>别人的</w:t>
        </w:r>
      </w:ins>
      <w:ins w:id="1173" w:author="salted鱼" w:date="2026-07-01T15:05:48Z">
        <w:r>
          <w:rPr>
            <w:rFonts w:hint="eastAsia" w:ascii="宋体" w:hAnsi="宋体" w:eastAsia="宋体" w:cs="宋体"/>
            <w:sz w:val="24"/>
            <w:szCs w:val="24"/>
            <w:lang w:val="en-US" w:eastAsia="zh-CN"/>
          </w:rPr>
          <w:t>嘲笑</w:t>
        </w:r>
      </w:ins>
      <w:ins w:id="1174" w:author="salted鱼" w:date="2026-07-01T15:05:54Z">
        <w:r>
          <w:rPr>
            <w:rFonts w:hint="eastAsia" w:ascii="宋体" w:hAnsi="宋体" w:eastAsia="宋体" w:cs="宋体"/>
            <w:sz w:val="24"/>
            <w:szCs w:val="24"/>
            <w:lang w:val="en-US" w:eastAsia="zh-CN"/>
          </w:rPr>
          <w:t>，</w:t>
        </w:r>
      </w:ins>
      <w:ins w:id="1175" w:author="salted鱼" w:date="2026-07-01T15:06:07Z">
        <w:r>
          <w:rPr>
            <w:rFonts w:hint="eastAsia" w:ascii="宋体" w:hAnsi="宋体" w:eastAsia="宋体" w:cs="宋体"/>
            <w:sz w:val="24"/>
            <w:szCs w:val="24"/>
            <w:lang w:val="en-US" w:eastAsia="zh-CN"/>
          </w:rPr>
          <w:t>就仗着</w:t>
        </w:r>
      </w:ins>
      <w:ins w:id="1176" w:author="salted鱼" w:date="2026-07-01T15:06:08Z">
        <w:r>
          <w:rPr>
            <w:rFonts w:hint="eastAsia" w:ascii="宋体" w:hAnsi="宋体" w:eastAsia="宋体" w:cs="宋体"/>
            <w:sz w:val="24"/>
            <w:szCs w:val="24"/>
            <w:lang w:val="en-US" w:eastAsia="zh-CN"/>
          </w:rPr>
          <w:t>我</w:t>
        </w:r>
      </w:ins>
      <w:ins w:id="1177" w:author="salted鱼" w:date="2026-07-01T15:06:10Z">
        <w:r>
          <w:rPr>
            <w:rFonts w:hint="eastAsia" w:ascii="宋体" w:hAnsi="宋体" w:eastAsia="宋体" w:cs="宋体"/>
            <w:sz w:val="24"/>
            <w:szCs w:val="24"/>
            <w:lang w:val="en-US" w:eastAsia="zh-CN"/>
          </w:rPr>
          <w:t>母亲</w:t>
        </w:r>
      </w:ins>
      <w:ins w:id="1178" w:author="salted鱼" w:date="2026-07-01T15:06:13Z">
        <w:r>
          <w:rPr>
            <w:rFonts w:hint="eastAsia" w:ascii="宋体" w:hAnsi="宋体" w:eastAsia="宋体" w:cs="宋体"/>
            <w:sz w:val="24"/>
            <w:szCs w:val="24"/>
            <w:lang w:val="en-US" w:eastAsia="zh-CN"/>
          </w:rPr>
          <w:t>去世了</w:t>
        </w:r>
      </w:ins>
      <w:ins w:id="1179" w:author="salted鱼" w:date="2026-07-01T15:06:17Z">
        <w:r>
          <w:rPr>
            <w:rFonts w:hint="eastAsia" w:ascii="宋体" w:hAnsi="宋体" w:eastAsia="宋体" w:cs="宋体"/>
            <w:sz w:val="24"/>
            <w:szCs w:val="24"/>
            <w:lang w:val="en-US" w:eastAsia="zh-CN"/>
          </w:rPr>
          <w:t>随意</w:t>
        </w:r>
      </w:ins>
      <w:ins w:id="1180" w:author="salted鱼" w:date="2026-07-01T15:06:19Z">
        <w:r>
          <w:rPr>
            <w:rFonts w:hint="eastAsia" w:ascii="宋体" w:hAnsi="宋体" w:eastAsia="宋体" w:cs="宋体"/>
            <w:sz w:val="24"/>
            <w:szCs w:val="24"/>
            <w:lang w:val="en-US" w:eastAsia="zh-CN"/>
          </w:rPr>
          <w:t>凌辱我</w:t>
        </w:r>
      </w:ins>
      <w:ins w:id="1181" w:author="salted鱼" w:date="2026-07-01T15:06:20Z">
        <w:r>
          <w:rPr>
            <w:rFonts w:hint="eastAsia" w:ascii="宋体" w:hAnsi="宋体" w:eastAsia="宋体" w:cs="宋体"/>
            <w:sz w:val="24"/>
            <w:szCs w:val="24"/>
            <w:lang w:val="en-US" w:eastAsia="zh-CN"/>
          </w:rPr>
          <w:t>......</w:t>
        </w:r>
      </w:ins>
    </w:p>
    <w:p w14:paraId="3ECA8F1F">
      <w:pPr>
        <w:spacing w:beforeLines="0" w:afterLines="0"/>
        <w:rPr>
          <w:ins w:id="1182" w:author="salted鱼" w:date="2026-07-01T15:07:54Z"/>
          <w:rFonts w:hint="eastAsia" w:ascii="宋体" w:hAnsi="宋体" w:eastAsia="宋体" w:cs="宋体"/>
          <w:sz w:val="24"/>
          <w:szCs w:val="24"/>
          <w:lang w:val="en-US" w:eastAsia="zh-CN"/>
        </w:rPr>
      </w:pPr>
      <w:ins w:id="1183" w:author="salted鱼" w:date="2026-07-01T15:06:28Z">
        <w:r>
          <w:rPr>
            <w:rFonts w:hint="eastAsia" w:ascii="宋体" w:hAnsi="宋体" w:eastAsia="宋体" w:cs="宋体"/>
            <w:sz w:val="24"/>
            <w:szCs w:val="24"/>
            <w:lang w:val="en-US" w:eastAsia="zh-CN"/>
          </w:rPr>
          <w:t>△</w:t>
        </w:r>
      </w:ins>
      <w:ins w:id="1184" w:author="salted鱼" w:date="2026-07-01T15:06:31Z">
        <w:r>
          <w:rPr>
            <w:rFonts w:hint="eastAsia" w:ascii="宋体" w:hAnsi="宋体" w:eastAsia="宋体" w:cs="宋体"/>
            <w:sz w:val="24"/>
            <w:szCs w:val="24"/>
            <w:lang w:val="en-US" w:eastAsia="zh-CN"/>
          </w:rPr>
          <w:t>尤利乌斯</w:t>
        </w:r>
      </w:ins>
      <w:ins w:id="1185" w:author="salted鱼" w:date="2026-07-01T15:06:37Z">
        <w:r>
          <w:rPr>
            <w:rFonts w:hint="eastAsia" w:ascii="宋体" w:hAnsi="宋体" w:eastAsia="宋体" w:cs="宋体"/>
            <w:sz w:val="24"/>
            <w:szCs w:val="24"/>
            <w:lang w:val="en-US" w:eastAsia="zh-CN"/>
          </w:rPr>
          <w:t>表面上</w:t>
        </w:r>
      </w:ins>
      <w:ins w:id="1186" w:author="salted鱼" w:date="2026-07-01T15:07:15Z">
        <w:r>
          <w:rPr>
            <w:rFonts w:hint="eastAsia" w:ascii="宋体" w:hAnsi="宋体" w:eastAsia="宋体" w:cs="宋体"/>
            <w:sz w:val="24"/>
            <w:szCs w:val="24"/>
            <w:lang w:val="en-US" w:eastAsia="zh-CN"/>
          </w:rPr>
          <w:t>一副</w:t>
        </w:r>
      </w:ins>
      <w:ins w:id="1187" w:author="salted鱼" w:date="2026-07-01T15:07:16Z">
        <w:r>
          <w:rPr>
            <w:rFonts w:hint="eastAsia" w:ascii="宋体" w:hAnsi="宋体" w:eastAsia="宋体" w:cs="宋体"/>
            <w:sz w:val="24"/>
            <w:szCs w:val="24"/>
            <w:lang w:val="en-US" w:eastAsia="zh-CN"/>
          </w:rPr>
          <w:t>威严的</w:t>
        </w:r>
      </w:ins>
      <w:ins w:id="1188" w:author="salted鱼" w:date="2026-07-01T15:07:19Z">
        <w:r>
          <w:rPr>
            <w:rFonts w:hint="eastAsia" w:ascii="宋体" w:hAnsi="宋体" w:eastAsia="宋体" w:cs="宋体"/>
            <w:sz w:val="24"/>
            <w:szCs w:val="24"/>
            <w:lang w:val="en-US" w:eastAsia="zh-CN"/>
          </w:rPr>
          <w:t>样子</w:t>
        </w:r>
      </w:ins>
      <w:ins w:id="1189" w:author="salted鱼" w:date="2026-07-01T15:07:20Z">
        <w:r>
          <w:rPr>
            <w:rFonts w:hint="eastAsia" w:ascii="宋体" w:hAnsi="宋体" w:eastAsia="宋体" w:cs="宋体"/>
            <w:sz w:val="24"/>
            <w:szCs w:val="24"/>
            <w:lang w:val="en-US" w:eastAsia="zh-CN"/>
          </w:rPr>
          <w:t>，</w:t>
        </w:r>
      </w:ins>
      <w:ins w:id="1190" w:author="salted鱼" w:date="2026-07-01T15:07:21Z">
        <w:r>
          <w:rPr>
            <w:rFonts w:hint="eastAsia" w:ascii="宋体" w:hAnsi="宋体" w:eastAsia="宋体" w:cs="宋体"/>
            <w:sz w:val="24"/>
            <w:szCs w:val="24"/>
            <w:lang w:val="en-US" w:eastAsia="zh-CN"/>
          </w:rPr>
          <w:t>嘴角</w:t>
        </w:r>
      </w:ins>
      <w:ins w:id="1191" w:author="salted鱼" w:date="2026-07-01T15:07:24Z">
        <w:r>
          <w:rPr>
            <w:rFonts w:hint="eastAsia" w:ascii="宋体" w:hAnsi="宋体" w:eastAsia="宋体" w:cs="宋体"/>
            <w:sz w:val="24"/>
            <w:szCs w:val="24"/>
            <w:lang w:val="en-US" w:eastAsia="zh-CN"/>
          </w:rPr>
          <w:t>却</w:t>
        </w:r>
      </w:ins>
      <w:ins w:id="1192" w:author="salted鱼" w:date="2026-07-01T15:07:27Z">
        <w:r>
          <w:rPr>
            <w:rFonts w:hint="eastAsia" w:ascii="宋体" w:hAnsi="宋体" w:eastAsia="宋体" w:cs="宋体"/>
            <w:sz w:val="24"/>
            <w:szCs w:val="24"/>
            <w:lang w:val="en-US" w:eastAsia="zh-CN"/>
          </w:rPr>
          <w:t>抑制不住的</w:t>
        </w:r>
      </w:ins>
      <w:ins w:id="1193" w:author="salted鱼" w:date="2026-07-01T15:07:29Z">
        <w:r>
          <w:rPr>
            <w:rFonts w:hint="eastAsia" w:ascii="宋体" w:hAnsi="宋体" w:eastAsia="宋体" w:cs="宋体"/>
            <w:sz w:val="24"/>
            <w:szCs w:val="24"/>
            <w:lang w:val="en-US" w:eastAsia="zh-CN"/>
          </w:rPr>
          <w:t>上扬</w:t>
        </w:r>
      </w:ins>
      <w:ins w:id="1194" w:author="salted鱼" w:date="2026-07-01T15:07:33Z">
        <w:r>
          <w:rPr>
            <w:rFonts w:hint="eastAsia" w:ascii="宋体" w:hAnsi="宋体" w:eastAsia="宋体" w:cs="宋体"/>
            <w:sz w:val="24"/>
            <w:szCs w:val="24"/>
            <w:lang w:val="en-US" w:eastAsia="zh-CN"/>
          </w:rPr>
          <w:t>，</w:t>
        </w:r>
      </w:ins>
      <w:ins w:id="1195" w:author="salted鱼" w:date="2026-07-01T15:07:34Z">
        <w:r>
          <w:rPr>
            <w:rFonts w:hint="eastAsia" w:ascii="宋体" w:hAnsi="宋体" w:eastAsia="宋体" w:cs="宋体"/>
            <w:sz w:val="24"/>
            <w:szCs w:val="24"/>
            <w:lang w:val="en-US" w:eastAsia="zh-CN"/>
          </w:rPr>
          <w:t>看起来</w:t>
        </w:r>
      </w:ins>
      <w:ins w:id="1196" w:author="salted鱼" w:date="2026-07-01T15:07:38Z">
        <w:r>
          <w:rPr>
            <w:rFonts w:hint="eastAsia" w:ascii="宋体" w:hAnsi="宋体" w:eastAsia="宋体" w:cs="宋体"/>
            <w:sz w:val="24"/>
            <w:szCs w:val="24"/>
            <w:lang w:val="en-US" w:eastAsia="zh-CN"/>
          </w:rPr>
          <w:t>像是</w:t>
        </w:r>
      </w:ins>
      <w:ins w:id="1197" w:author="salted鱼" w:date="2026-07-01T15:07:39Z">
        <w:r>
          <w:rPr>
            <w:rFonts w:hint="eastAsia" w:ascii="宋体" w:hAnsi="宋体" w:eastAsia="宋体" w:cs="宋体"/>
            <w:sz w:val="24"/>
            <w:szCs w:val="24"/>
            <w:lang w:val="en-US" w:eastAsia="zh-CN"/>
          </w:rPr>
          <w:t>嘴角</w:t>
        </w:r>
      </w:ins>
      <w:ins w:id="1198" w:author="salted鱼" w:date="2026-07-01T15:07:40Z">
        <w:r>
          <w:rPr>
            <w:rFonts w:hint="eastAsia" w:ascii="宋体" w:hAnsi="宋体" w:eastAsia="宋体" w:cs="宋体"/>
            <w:sz w:val="24"/>
            <w:szCs w:val="24"/>
            <w:lang w:val="en-US" w:eastAsia="zh-CN"/>
          </w:rPr>
          <w:t>在</w:t>
        </w:r>
      </w:ins>
      <w:ins w:id="1199" w:author="salted鱼" w:date="2026-07-01T15:07:47Z">
        <w:r>
          <w:rPr>
            <w:rFonts w:hint="eastAsia" w:ascii="宋体" w:hAnsi="宋体" w:eastAsia="宋体" w:cs="宋体"/>
            <w:sz w:val="24"/>
            <w:szCs w:val="24"/>
            <w:lang w:val="en-US" w:eastAsia="zh-CN"/>
          </w:rPr>
          <w:t>抽搐</w:t>
        </w:r>
      </w:ins>
      <w:ins w:id="1200" w:author="salted鱼" w:date="2026-07-01T15:07:48Z">
        <w:r>
          <w:rPr>
            <w:rFonts w:hint="eastAsia" w:ascii="宋体" w:hAnsi="宋体" w:eastAsia="宋体" w:cs="宋体"/>
            <w:sz w:val="24"/>
            <w:szCs w:val="24"/>
            <w:lang w:val="en-US" w:eastAsia="zh-CN"/>
          </w:rPr>
          <w:t>一</w:t>
        </w:r>
      </w:ins>
      <w:ins w:id="1201" w:author="salted鱼" w:date="2026-07-01T15:07:49Z">
        <w:r>
          <w:rPr>
            <w:rFonts w:hint="eastAsia" w:ascii="宋体" w:hAnsi="宋体" w:eastAsia="宋体" w:cs="宋体"/>
            <w:sz w:val="24"/>
            <w:szCs w:val="24"/>
            <w:lang w:val="en-US" w:eastAsia="zh-CN"/>
          </w:rPr>
          <w:t>样</w:t>
        </w:r>
      </w:ins>
      <w:ins w:id="1202" w:author="salted鱼" w:date="2026-07-01T15:07:53Z">
        <w:r>
          <w:rPr>
            <w:rFonts w:hint="eastAsia" w:ascii="宋体" w:hAnsi="宋体" w:eastAsia="宋体" w:cs="宋体"/>
            <w:sz w:val="24"/>
            <w:szCs w:val="24"/>
            <w:lang w:val="en-US" w:eastAsia="zh-CN"/>
          </w:rPr>
          <w:t>。</w:t>
        </w:r>
      </w:ins>
    </w:p>
    <w:p w14:paraId="21F44DA1">
      <w:pPr>
        <w:spacing w:beforeLines="0" w:afterLines="0"/>
        <w:rPr>
          <w:rFonts w:hint="eastAsia" w:ascii="宋体" w:hAnsi="宋体" w:eastAsia="宋体" w:cs="宋体"/>
          <w:sz w:val="24"/>
          <w:szCs w:val="24"/>
          <w:lang w:val="en-US" w:eastAsia="zh-CN"/>
        </w:rPr>
      </w:pPr>
      <w:ins w:id="1203" w:author="salted鱼" w:date="2026-07-01T15:08:06Z">
        <w:r>
          <w:rPr>
            <w:rFonts w:hint="eastAsia" w:ascii="宋体" w:hAnsi="宋体" w:eastAsia="宋体" w:cs="宋体"/>
            <w:sz w:val="24"/>
            <w:szCs w:val="24"/>
            <w:lang w:val="en-US" w:eastAsia="zh-CN"/>
          </w:rPr>
          <w:t>阿尔瓦多</w:t>
        </w:r>
      </w:ins>
      <w:ins w:id="1204" w:author="salted鱼" w:date="2026-07-01T15:08:08Z">
        <w:r>
          <w:rPr>
            <w:rFonts w:hint="eastAsia" w:ascii="宋体" w:hAnsi="宋体" w:eastAsia="宋体" w:cs="宋体"/>
            <w:sz w:val="24"/>
            <w:szCs w:val="24"/>
            <w:lang w:val="en-US" w:eastAsia="zh-CN"/>
          </w:rPr>
          <w:t>（</w:t>
        </w:r>
      </w:ins>
      <w:ins w:id="1205" w:author="salted鱼" w:date="2026-07-01T15:08:10Z">
        <w:r>
          <w:rPr>
            <w:rFonts w:hint="eastAsia" w:ascii="宋体" w:hAnsi="宋体" w:eastAsia="宋体" w:cs="宋体"/>
            <w:sz w:val="24"/>
            <w:szCs w:val="24"/>
            <w:lang w:val="en-US" w:eastAsia="zh-CN"/>
          </w:rPr>
          <w:t>愤怒</w:t>
        </w:r>
      </w:ins>
      <w:ins w:id="1206" w:author="salted鱼" w:date="2026-07-01T15:08:08Z">
        <w:r>
          <w:rPr>
            <w:rFonts w:hint="eastAsia" w:ascii="宋体" w:hAnsi="宋体" w:eastAsia="宋体" w:cs="宋体"/>
            <w:sz w:val="24"/>
            <w:szCs w:val="24"/>
            <w:lang w:val="en-US" w:eastAsia="zh-CN"/>
          </w:rPr>
          <w:t>）</w:t>
        </w:r>
      </w:ins>
      <w:ins w:id="1207" w:author="salted鱼" w:date="2026-07-01T15:08:07Z">
        <w:r>
          <w:rPr>
            <w:rFonts w:hint="eastAsia" w:ascii="宋体" w:hAnsi="宋体" w:eastAsia="宋体" w:cs="宋体"/>
            <w:sz w:val="24"/>
            <w:szCs w:val="24"/>
            <w:lang w:val="en-US" w:eastAsia="zh-CN"/>
          </w:rPr>
          <w:t>：</w:t>
        </w:r>
      </w:ins>
      <w:ins w:id="1208" w:author="salted鱼" w:date="2026-07-01T15:08:12Z">
        <w:r>
          <w:rPr>
            <w:rFonts w:hint="eastAsia" w:ascii="宋体" w:hAnsi="宋体" w:eastAsia="宋体" w:cs="宋体"/>
            <w:sz w:val="24"/>
            <w:szCs w:val="24"/>
            <w:lang w:val="en-US" w:eastAsia="zh-CN"/>
          </w:rPr>
          <w:t>放屁</w:t>
        </w:r>
      </w:ins>
      <w:ins w:id="1209" w:author="salted鱼" w:date="2026-07-01T15:08:13Z">
        <w:r>
          <w:rPr>
            <w:rFonts w:hint="eastAsia" w:ascii="宋体" w:hAnsi="宋体" w:eastAsia="宋体" w:cs="宋体"/>
            <w:sz w:val="24"/>
            <w:szCs w:val="24"/>
            <w:lang w:val="en-US" w:eastAsia="zh-CN"/>
          </w:rPr>
          <w:t>！</w:t>
        </w:r>
      </w:ins>
      <w:ins w:id="1210" w:author="salted鱼" w:date="2026-07-01T15:08:15Z">
        <w:r>
          <w:rPr>
            <w:rFonts w:hint="eastAsia" w:ascii="宋体" w:hAnsi="宋体" w:eastAsia="宋体" w:cs="宋体"/>
            <w:sz w:val="24"/>
            <w:szCs w:val="24"/>
            <w:lang w:val="en-US" w:eastAsia="zh-CN"/>
          </w:rPr>
          <w:t>你每个月</w:t>
        </w:r>
      </w:ins>
      <w:ins w:id="1211" w:author="salted鱼" w:date="2026-07-01T15:08:18Z">
        <w:r>
          <w:rPr>
            <w:rFonts w:hint="eastAsia" w:ascii="宋体" w:hAnsi="宋体" w:eastAsia="宋体" w:cs="宋体"/>
            <w:sz w:val="24"/>
            <w:szCs w:val="24"/>
            <w:lang w:val="en-US" w:eastAsia="zh-CN"/>
          </w:rPr>
          <w:t>花</w:t>
        </w:r>
      </w:ins>
      <w:ins w:id="1212" w:author="salted鱼" w:date="2026-07-01T15:08:19Z">
        <w:r>
          <w:rPr>
            <w:rFonts w:hint="eastAsia" w:ascii="宋体" w:hAnsi="宋体" w:eastAsia="宋体" w:cs="宋体"/>
            <w:sz w:val="24"/>
            <w:szCs w:val="24"/>
            <w:lang w:val="en-US" w:eastAsia="zh-CN"/>
          </w:rPr>
          <w:t>那么多</w:t>
        </w:r>
      </w:ins>
      <w:ins w:id="1213" w:author="salted鱼" w:date="2026-07-01T15:08:21Z">
        <w:r>
          <w:rPr>
            <w:rFonts w:hint="eastAsia" w:ascii="宋体" w:hAnsi="宋体" w:eastAsia="宋体" w:cs="宋体"/>
            <w:sz w:val="24"/>
            <w:szCs w:val="24"/>
            <w:lang w:val="en-US" w:eastAsia="zh-CN"/>
          </w:rPr>
          <w:t>信用点</w:t>
        </w:r>
      </w:ins>
      <w:ins w:id="1214" w:author="salted鱼" w:date="2026-07-01T15:08:22Z">
        <w:r>
          <w:rPr>
            <w:rFonts w:hint="eastAsia" w:ascii="宋体" w:hAnsi="宋体" w:eastAsia="宋体" w:cs="宋体"/>
            <w:sz w:val="24"/>
            <w:szCs w:val="24"/>
            <w:lang w:val="en-US" w:eastAsia="zh-CN"/>
          </w:rPr>
          <w:t>.....</w:t>
        </w:r>
      </w:ins>
      <w:ins w:id="1215" w:author="salted鱼" w:date="2026-07-01T15:08:23Z">
        <w:r>
          <w:rPr>
            <w:rFonts w:hint="eastAsia" w:ascii="宋体" w:hAnsi="宋体" w:eastAsia="宋体" w:cs="宋体"/>
            <w:sz w:val="24"/>
            <w:szCs w:val="24"/>
            <w:lang w:val="en-US" w:eastAsia="zh-CN"/>
          </w:rPr>
          <w:t>.</w:t>
        </w:r>
      </w:ins>
    </w:p>
    <w:p w14:paraId="109C9CA6">
      <w:pPr>
        <w:spacing w:beforeLines="0" w:afterLine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△尤利乌斯用力一挥袖子，一阵威压再次席卷。</w:t>
      </w:r>
    </w:p>
    <w:p w14:paraId="6D11DB69">
      <w:pPr>
        <w:spacing w:beforeLines="0" w:afterLine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尤利乌斯：放肆！朕</w:t>
      </w:r>
      <w:ins w:id="1216" w:author="salted鱼" w:date="2026-07-01T15:04:45Z">
        <w:r>
          <w:rPr>
            <w:rFonts w:hint="eastAsia" w:ascii="宋体" w:hAnsi="宋体" w:eastAsia="宋体" w:cs="宋体"/>
            <w:sz w:val="24"/>
            <w:szCs w:val="24"/>
            <w:lang w:val="en-US" w:eastAsia="zh-CN"/>
          </w:rPr>
          <w:t>什么时候</w:t>
        </w:r>
      </w:ins>
      <w:ins w:id="1217" w:author="salted鱼" w:date="2026-07-01T15:04:48Z">
        <w:r>
          <w:rPr>
            <w:rFonts w:hint="eastAsia" w:ascii="宋体" w:hAnsi="宋体" w:eastAsia="宋体" w:cs="宋体"/>
            <w:sz w:val="24"/>
            <w:szCs w:val="24"/>
            <w:lang w:val="en-US" w:eastAsia="zh-CN"/>
          </w:rPr>
          <w:t>让你们</w:t>
        </w:r>
      </w:ins>
      <w:ins w:id="1218" w:author="salted鱼" w:date="2026-07-01T15:08:32Z">
        <w:r>
          <w:rPr>
            <w:rFonts w:hint="eastAsia" w:ascii="宋体" w:hAnsi="宋体" w:eastAsia="宋体" w:cs="宋体"/>
            <w:sz w:val="24"/>
            <w:szCs w:val="24"/>
            <w:lang w:val="en-US" w:eastAsia="zh-CN"/>
          </w:rPr>
          <w:t>说话</w:t>
        </w:r>
      </w:ins>
      <w:ins w:id="1219" w:author="salted鱼" w:date="2026-07-01T15:04:50Z">
        <w:r>
          <w:rPr>
            <w:rFonts w:hint="eastAsia" w:ascii="宋体" w:hAnsi="宋体" w:eastAsia="宋体" w:cs="宋体"/>
            <w:sz w:val="24"/>
            <w:szCs w:val="24"/>
            <w:lang w:val="en-US" w:eastAsia="zh-CN"/>
          </w:rPr>
          <w:t>了</w:t>
        </w:r>
      </w:ins>
      <w:del w:id="1220" w:author="salted鱼" w:date="2026-07-01T15:04:41Z">
        <w:r>
          <w:rPr>
            <w:rFonts w:hint="eastAsia" w:ascii="宋体" w:hAnsi="宋体" w:eastAsia="宋体" w:cs="宋体"/>
            <w:sz w:val="24"/>
            <w:szCs w:val="24"/>
            <w:lang w:val="en-US" w:eastAsia="zh-CN"/>
          </w:rPr>
          <w:delText>倒是不知道，你们有什么资格评价我的驸马</w:delText>
        </w:r>
      </w:del>
      <w:r>
        <w:rPr>
          <w:rFonts w:hint="eastAsia" w:ascii="宋体" w:hAnsi="宋体" w:eastAsia="宋体" w:cs="宋体"/>
          <w:sz w:val="24"/>
          <w:szCs w:val="24"/>
          <w:lang w:val="en-US" w:eastAsia="zh-CN"/>
        </w:rPr>
        <w:t>？</w:t>
      </w:r>
    </w:p>
    <w:p w14:paraId="7CB9BFE7">
      <w:pPr>
        <w:spacing w:beforeLines="0" w:afterLine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△阿尔瓦多伏在地面上浑身发抖。</w:t>
      </w:r>
    </w:p>
    <w:p w14:paraId="424A105A">
      <w:pPr>
        <w:spacing w:beforeLines="0" w:afterLines="0"/>
        <w:rPr>
          <w:rFonts w:hint="eastAsia" w:ascii="宋体" w:hAnsi="宋体" w:eastAsia="宋体" w:cs="宋体"/>
          <w:sz w:val="24"/>
          <w:szCs w:val="24"/>
          <w:lang w:val="en-US" w:eastAsia="zh-CN"/>
        </w:rPr>
      </w:pPr>
      <w:r>
        <w:rPr>
          <w:rFonts w:hint="eastAsia" w:ascii="宋体" w:hAnsi="宋体" w:eastAsia="宋体" w:cs="宋体"/>
          <w:sz w:val="24"/>
          <w:szCs w:val="24"/>
        </w:rPr>
        <w:t>阿尔瓦多：陛下！臣</w:t>
      </w:r>
      <w:ins w:id="1221" w:author="salted鱼" w:date="2026-07-01T15:30:54Z">
        <w:r>
          <w:rPr>
            <w:rFonts w:hint="eastAsia" w:ascii="宋体" w:hAnsi="宋体" w:eastAsia="宋体" w:cs="宋体"/>
            <w:sz w:val="24"/>
            <w:szCs w:val="24"/>
            <w:lang w:val="en-US" w:eastAsia="zh-CN"/>
          </w:rPr>
          <w:t>这</w:t>
        </w:r>
      </w:ins>
      <w:ins w:id="1222" w:author="salted鱼" w:date="2026-07-01T15:13:40Z">
        <w:r>
          <w:rPr>
            <w:rFonts w:hint="eastAsia" w:ascii="宋体" w:hAnsi="宋体" w:eastAsia="宋体" w:cs="宋体"/>
            <w:sz w:val="24"/>
            <w:szCs w:val="24"/>
            <w:lang w:val="en-US" w:eastAsia="zh-CN"/>
          </w:rPr>
          <w:t>是为了</w:t>
        </w:r>
      </w:ins>
      <w:ins w:id="1223" w:author="salted鱼" w:date="2026-07-01T15:13:44Z">
        <w:r>
          <w:rPr>
            <w:rFonts w:hint="eastAsia" w:ascii="宋体" w:hAnsi="宋体" w:eastAsia="宋体" w:cs="宋体"/>
            <w:sz w:val="24"/>
            <w:szCs w:val="24"/>
            <w:lang w:val="en-US" w:eastAsia="zh-CN"/>
          </w:rPr>
          <w:t>里文好</w:t>
        </w:r>
      </w:ins>
      <w:ins w:id="1224" w:author="salted鱼" w:date="2026-07-01T15:13:45Z">
        <w:r>
          <w:rPr>
            <w:rFonts w:hint="eastAsia" w:ascii="宋体" w:hAnsi="宋体" w:eastAsia="宋体" w:cs="宋体"/>
            <w:sz w:val="24"/>
            <w:szCs w:val="24"/>
            <w:lang w:val="en-US" w:eastAsia="zh-CN"/>
          </w:rPr>
          <w:t>，</w:t>
        </w:r>
      </w:ins>
      <w:ins w:id="1225" w:author="salted鱼" w:date="2026-07-01T15:13:47Z">
        <w:r>
          <w:rPr>
            <w:rFonts w:hint="eastAsia" w:ascii="宋体" w:hAnsi="宋体" w:eastAsia="宋体" w:cs="宋体"/>
            <w:sz w:val="24"/>
            <w:szCs w:val="24"/>
            <w:lang w:val="en-US" w:eastAsia="zh-CN"/>
          </w:rPr>
          <w:t>他毕竟是我的</w:t>
        </w:r>
      </w:ins>
      <w:ins w:id="1226" w:author="salted鱼" w:date="2026-07-01T15:13:55Z">
        <w:r>
          <w:rPr>
            <w:rFonts w:hint="eastAsia" w:ascii="宋体" w:hAnsi="宋体" w:eastAsia="宋体" w:cs="宋体"/>
            <w:sz w:val="24"/>
            <w:szCs w:val="24"/>
            <w:lang w:val="en-US" w:eastAsia="zh-CN"/>
          </w:rPr>
          <w:t>儿子..</w:t>
        </w:r>
      </w:ins>
      <w:ins w:id="1227" w:author="salted鱼" w:date="2026-07-01T15:13:56Z">
        <w:r>
          <w:rPr>
            <w:rFonts w:hint="eastAsia" w:ascii="宋体" w:hAnsi="宋体" w:eastAsia="宋体" w:cs="宋体"/>
            <w:sz w:val="24"/>
            <w:szCs w:val="24"/>
            <w:lang w:val="en-US" w:eastAsia="zh-CN"/>
          </w:rPr>
          <w:t>...</w:t>
        </w:r>
      </w:ins>
      <w:ins w:id="1228" w:author="salted鱼" w:date="2026-07-01T15:13:57Z">
        <w:r>
          <w:rPr>
            <w:rFonts w:hint="eastAsia" w:ascii="宋体" w:hAnsi="宋体" w:eastAsia="宋体" w:cs="宋体"/>
            <w:sz w:val="24"/>
            <w:szCs w:val="24"/>
            <w:lang w:val="en-US" w:eastAsia="zh-CN"/>
          </w:rPr>
          <w:t>.</w:t>
        </w:r>
      </w:ins>
      <w:del w:id="1229" w:author="salted鱼" w:date="2026-07-01T15:13:34Z">
        <w:r>
          <w:rPr>
            <w:rFonts w:hint="eastAsia" w:ascii="宋体" w:hAnsi="宋体" w:eastAsia="宋体" w:cs="宋体"/>
            <w:sz w:val="24"/>
            <w:szCs w:val="24"/>
          </w:rPr>
          <w:delText>……臣是一片苦心啊！</w:delText>
        </w:r>
      </w:del>
      <w:del w:id="1230" w:author="salted鱼" w:date="2026-07-01T15:13:34Z">
        <w:r>
          <w:rPr>
            <w:rFonts w:hint="eastAsia" w:ascii="宋体" w:hAnsi="宋体" w:eastAsia="宋体" w:cs="宋体"/>
            <w:sz w:val="24"/>
            <w:szCs w:val="24"/>
            <w:lang w:val="en-US" w:eastAsia="zh-CN"/>
          </w:rPr>
          <w:delText>里文毕竟是我的儿子……</w:delText>
        </w:r>
      </w:del>
    </w:p>
    <w:p w14:paraId="079180C5">
      <w:pPr>
        <w:spacing w:beforeLines="0" w:afterLines="0"/>
        <w:rPr>
          <w:ins w:id="1231" w:author="salted鱼" w:date="2026-07-01T15:14:48Z"/>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尤利乌斯：</w:t>
      </w:r>
      <w:ins w:id="1232" w:author="salted鱼" w:date="2026-07-01T15:10:45Z">
        <w:r>
          <w:rPr>
            <w:rFonts w:hint="eastAsia" w:ascii="宋体" w:hAnsi="宋体" w:eastAsia="宋体" w:cs="宋体"/>
            <w:sz w:val="24"/>
            <w:szCs w:val="24"/>
            <w:lang w:val="en-US" w:eastAsia="zh-CN"/>
          </w:rPr>
          <w:t>行了，</w:t>
        </w:r>
      </w:ins>
      <w:ins w:id="1233" w:author="salted鱼" w:date="2026-07-01T15:26:20Z">
        <w:r>
          <w:rPr>
            <w:rFonts w:hint="eastAsia" w:ascii="宋体" w:hAnsi="宋体" w:eastAsia="宋体" w:cs="宋体"/>
            <w:sz w:val="24"/>
            <w:szCs w:val="24"/>
            <w:lang w:val="en-US" w:eastAsia="zh-CN"/>
          </w:rPr>
          <w:t>那</w:t>
        </w:r>
      </w:ins>
      <w:ins w:id="1234" w:author="salted鱼" w:date="2026-07-01T15:14:07Z">
        <w:r>
          <w:rPr>
            <w:rFonts w:hint="eastAsia" w:ascii="宋体" w:hAnsi="宋体" w:eastAsia="宋体" w:cs="宋体"/>
            <w:sz w:val="24"/>
            <w:szCs w:val="24"/>
            <w:lang w:val="en-US" w:eastAsia="zh-CN"/>
          </w:rPr>
          <w:t>一个女婿</w:t>
        </w:r>
      </w:ins>
      <w:ins w:id="1235" w:author="salted鱼" w:date="2026-07-01T15:14:09Z">
        <w:r>
          <w:rPr>
            <w:rFonts w:hint="eastAsia" w:ascii="宋体" w:hAnsi="宋体" w:eastAsia="宋体" w:cs="宋体"/>
            <w:sz w:val="24"/>
            <w:szCs w:val="24"/>
            <w:lang w:val="en-US" w:eastAsia="zh-CN"/>
          </w:rPr>
          <w:t>半个儿</w:t>
        </w:r>
      </w:ins>
      <w:ins w:id="1236" w:author="salted鱼" w:date="2026-07-01T15:14:10Z">
        <w:r>
          <w:rPr>
            <w:rFonts w:hint="eastAsia" w:ascii="宋体" w:hAnsi="宋体" w:eastAsia="宋体" w:cs="宋体"/>
            <w:sz w:val="24"/>
            <w:szCs w:val="24"/>
            <w:lang w:val="en-US" w:eastAsia="zh-CN"/>
          </w:rPr>
          <w:t>，</w:t>
        </w:r>
      </w:ins>
      <w:ins w:id="1237" w:author="salted鱼" w:date="2026-07-01T15:14:12Z">
        <w:r>
          <w:rPr>
            <w:rFonts w:hint="eastAsia" w:ascii="宋体" w:hAnsi="宋体" w:eastAsia="宋体" w:cs="宋体"/>
            <w:sz w:val="24"/>
            <w:szCs w:val="24"/>
            <w:lang w:val="en-US" w:eastAsia="zh-CN"/>
          </w:rPr>
          <w:t>他现在是我</w:t>
        </w:r>
      </w:ins>
      <w:ins w:id="1238" w:author="salted鱼" w:date="2026-07-01T15:14:14Z">
        <w:r>
          <w:rPr>
            <w:rFonts w:hint="eastAsia" w:ascii="宋体" w:hAnsi="宋体" w:eastAsia="宋体" w:cs="宋体"/>
            <w:sz w:val="24"/>
            <w:szCs w:val="24"/>
            <w:lang w:val="en-US" w:eastAsia="zh-CN"/>
          </w:rPr>
          <w:t>儿子了</w:t>
        </w:r>
      </w:ins>
      <w:del w:id="1239" w:author="salted鱼" w:date="2026-07-01T15:10:41Z">
        <w:r>
          <w:rPr>
            <w:rFonts w:hint="eastAsia" w:ascii="宋体" w:hAnsi="宋体" w:eastAsia="宋体" w:cs="宋体"/>
            <w:sz w:val="24"/>
            <w:szCs w:val="24"/>
            <w:lang w:val="en-US" w:eastAsia="zh-CN"/>
          </w:rPr>
          <w:delText>过去你们如此虐待里文，现在他展现了价值，你竟打着皇室的幌子想把他抓回去？阿尔瓦多，你真是打得一手好算盘啊</w:delText>
        </w:r>
      </w:del>
      <w:r>
        <w:rPr>
          <w:rFonts w:hint="eastAsia" w:ascii="宋体" w:hAnsi="宋体" w:eastAsia="宋体" w:cs="宋体"/>
          <w:sz w:val="24"/>
          <w:szCs w:val="24"/>
          <w:lang w:val="en-US" w:eastAsia="zh-CN"/>
        </w:rPr>
        <w:t>！</w:t>
      </w:r>
    </w:p>
    <w:p w14:paraId="4742FFB8">
      <w:pPr>
        <w:spacing w:beforeLines="0" w:afterLines="0"/>
        <w:rPr>
          <w:ins w:id="1240" w:author="salted鱼" w:date="2026-07-01T15:15:29Z"/>
          <w:rFonts w:hint="eastAsia" w:ascii="宋体" w:hAnsi="宋体" w:eastAsia="宋体" w:cs="宋体"/>
          <w:sz w:val="24"/>
          <w:szCs w:val="24"/>
          <w:lang w:val="en-US" w:eastAsia="zh-CN"/>
        </w:rPr>
      </w:pPr>
      <w:ins w:id="1241" w:author="salted鱼" w:date="2026-07-01T15:14:51Z">
        <w:r>
          <w:rPr>
            <w:rFonts w:hint="eastAsia" w:ascii="宋体" w:hAnsi="宋体" w:eastAsia="宋体" w:cs="宋体"/>
            <w:sz w:val="24"/>
            <w:szCs w:val="24"/>
            <w:lang w:val="en-US" w:eastAsia="zh-CN"/>
          </w:rPr>
          <w:t>塞弗林</w:t>
        </w:r>
      </w:ins>
      <w:ins w:id="1242" w:author="salted鱼" w:date="2026-07-01T15:14:57Z">
        <w:r>
          <w:rPr>
            <w:rFonts w:hint="eastAsia" w:ascii="宋体" w:hAnsi="宋体" w:eastAsia="宋体" w:cs="宋体"/>
            <w:sz w:val="24"/>
            <w:szCs w:val="24"/>
            <w:lang w:val="en-US" w:eastAsia="zh-CN"/>
          </w:rPr>
          <w:t>：</w:t>
        </w:r>
      </w:ins>
      <w:ins w:id="1243" w:author="salted鱼" w:date="2026-07-01T15:15:00Z">
        <w:r>
          <w:rPr>
            <w:rFonts w:hint="eastAsia" w:ascii="宋体" w:hAnsi="宋体" w:eastAsia="宋体" w:cs="宋体"/>
            <w:sz w:val="24"/>
            <w:szCs w:val="24"/>
            <w:lang w:val="en-US" w:eastAsia="zh-CN"/>
          </w:rPr>
          <w:t>陛下</w:t>
        </w:r>
      </w:ins>
      <w:ins w:id="1244" w:author="salted鱼" w:date="2026-07-01T15:15:01Z">
        <w:r>
          <w:rPr>
            <w:rFonts w:hint="eastAsia" w:ascii="宋体" w:hAnsi="宋体" w:eastAsia="宋体" w:cs="宋体"/>
            <w:sz w:val="24"/>
            <w:szCs w:val="24"/>
            <w:lang w:val="en-US" w:eastAsia="zh-CN"/>
          </w:rPr>
          <w:t>！</w:t>
        </w:r>
      </w:ins>
      <w:ins w:id="1245" w:author="salted鱼" w:date="2026-07-01T15:15:02Z">
        <w:r>
          <w:rPr>
            <w:rFonts w:hint="eastAsia" w:ascii="宋体" w:hAnsi="宋体" w:eastAsia="宋体" w:cs="宋体"/>
            <w:sz w:val="24"/>
            <w:szCs w:val="24"/>
            <w:lang w:val="en-US" w:eastAsia="zh-CN"/>
          </w:rPr>
          <w:t>您</w:t>
        </w:r>
      </w:ins>
      <w:ins w:id="1246" w:author="salted鱼" w:date="2026-07-01T15:15:03Z">
        <w:r>
          <w:rPr>
            <w:rFonts w:hint="eastAsia" w:ascii="宋体" w:hAnsi="宋体" w:eastAsia="宋体" w:cs="宋体"/>
            <w:sz w:val="24"/>
            <w:szCs w:val="24"/>
            <w:lang w:val="en-US" w:eastAsia="zh-CN"/>
          </w:rPr>
          <w:t>......</w:t>
        </w:r>
      </w:ins>
    </w:p>
    <w:p w14:paraId="05234CA4">
      <w:pPr>
        <w:spacing w:beforeLines="0" w:afterLines="0"/>
        <w:rPr>
          <w:rFonts w:hint="eastAsia" w:ascii="宋体" w:hAnsi="宋体" w:eastAsia="宋体" w:cs="宋体"/>
          <w:sz w:val="24"/>
          <w:szCs w:val="24"/>
          <w:lang w:val="en-US" w:eastAsia="zh-CN"/>
        </w:rPr>
      </w:pPr>
      <w:ins w:id="1247" w:author="salted鱼" w:date="2026-07-01T15:15:32Z">
        <w:r>
          <w:rPr>
            <w:rFonts w:hint="eastAsia" w:ascii="宋体" w:hAnsi="宋体" w:eastAsia="宋体" w:cs="宋体"/>
            <w:sz w:val="24"/>
            <w:szCs w:val="24"/>
            <w:lang w:val="en-US" w:eastAsia="zh-CN"/>
          </w:rPr>
          <w:t>尤利乌斯</w:t>
        </w:r>
      </w:ins>
      <w:ins w:id="1248" w:author="salted鱼" w:date="2026-07-01T15:15:36Z">
        <w:r>
          <w:rPr>
            <w:rFonts w:hint="eastAsia" w:ascii="宋体" w:hAnsi="宋体" w:eastAsia="宋体" w:cs="宋体"/>
            <w:sz w:val="24"/>
            <w:szCs w:val="24"/>
            <w:lang w:val="en-US" w:eastAsia="zh-CN"/>
          </w:rPr>
          <w:t>（</w:t>
        </w:r>
      </w:ins>
      <w:ins w:id="1249" w:author="salted鱼" w:date="2026-07-01T15:15:40Z">
        <w:r>
          <w:rPr>
            <w:rFonts w:hint="eastAsia" w:ascii="宋体" w:hAnsi="宋体" w:eastAsia="宋体" w:cs="宋体"/>
            <w:sz w:val="24"/>
            <w:szCs w:val="24"/>
            <w:lang w:val="en-US" w:eastAsia="zh-CN"/>
          </w:rPr>
          <w:t>摆手</w:t>
        </w:r>
      </w:ins>
      <w:ins w:id="1250" w:author="salted鱼" w:date="2026-07-01T15:15:36Z">
        <w:r>
          <w:rPr>
            <w:rFonts w:hint="eastAsia" w:ascii="宋体" w:hAnsi="宋体" w:eastAsia="宋体" w:cs="宋体"/>
            <w:sz w:val="24"/>
            <w:szCs w:val="24"/>
            <w:lang w:val="en-US" w:eastAsia="zh-CN"/>
          </w:rPr>
          <w:t>）</w:t>
        </w:r>
      </w:ins>
      <w:ins w:id="1251" w:author="salted鱼" w:date="2026-07-01T15:15:43Z">
        <w:r>
          <w:rPr>
            <w:rFonts w:hint="eastAsia" w:ascii="宋体" w:hAnsi="宋体" w:eastAsia="宋体" w:cs="宋体"/>
            <w:sz w:val="24"/>
            <w:szCs w:val="24"/>
            <w:lang w:val="en-US" w:eastAsia="zh-CN"/>
          </w:rPr>
          <w:t>：</w:t>
        </w:r>
      </w:ins>
      <w:ins w:id="1252" w:author="salted鱼" w:date="2026-07-01T15:15:46Z">
        <w:r>
          <w:rPr>
            <w:rFonts w:hint="eastAsia" w:ascii="宋体" w:hAnsi="宋体" w:eastAsia="宋体" w:cs="宋体"/>
            <w:sz w:val="24"/>
            <w:szCs w:val="24"/>
            <w:lang w:val="en-US" w:eastAsia="zh-CN"/>
          </w:rPr>
          <w:t>阿尔瓦多</w:t>
        </w:r>
      </w:ins>
      <w:ins w:id="1253" w:author="salted鱼" w:date="2026-07-01T15:15:50Z">
        <w:r>
          <w:rPr>
            <w:rFonts w:hint="eastAsia" w:ascii="宋体" w:hAnsi="宋体" w:eastAsia="宋体" w:cs="宋体"/>
            <w:sz w:val="24"/>
            <w:szCs w:val="24"/>
            <w:lang w:val="en-US" w:eastAsia="zh-CN"/>
          </w:rPr>
          <w:t>这个老东西</w:t>
        </w:r>
      </w:ins>
      <w:ins w:id="1254" w:author="salted鱼" w:date="2026-07-01T15:15:52Z">
        <w:r>
          <w:rPr>
            <w:rFonts w:hint="eastAsia" w:ascii="宋体" w:hAnsi="宋体" w:eastAsia="宋体" w:cs="宋体"/>
            <w:sz w:val="24"/>
            <w:szCs w:val="24"/>
            <w:lang w:val="en-US" w:eastAsia="zh-CN"/>
          </w:rPr>
          <w:t>无非是</w:t>
        </w:r>
      </w:ins>
      <w:ins w:id="1255" w:author="salted鱼" w:date="2026-07-01T15:15:54Z">
        <w:r>
          <w:rPr>
            <w:rFonts w:hint="eastAsia" w:ascii="宋体" w:hAnsi="宋体" w:eastAsia="宋体" w:cs="宋体"/>
            <w:sz w:val="24"/>
            <w:szCs w:val="24"/>
            <w:lang w:val="en-US" w:eastAsia="zh-CN"/>
          </w:rPr>
          <w:t>看</w:t>
        </w:r>
      </w:ins>
      <w:ins w:id="1256" w:author="salted鱼" w:date="2026-07-01T15:15:55Z">
        <w:r>
          <w:rPr>
            <w:rFonts w:hint="eastAsia" w:ascii="宋体" w:hAnsi="宋体" w:eastAsia="宋体" w:cs="宋体"/>
            <w:sz w:val="24"/>
            <w:szCs w:val="24"/>
            <w:lang w:val="en-US" w:eastAsia="zh-CN"/>
          </w:rPr>
          <w:t>里文</w:t>
        </w:r>
      </w:ins>
      <w:ins w:id="1257" w:author="salted鱼" w:date="2026-07-01T15:15:58Z">
        <w:r>
          <w:rPr>
            <w:rFonts w:hint="eastAsia" w:ascii="宋体" w:hAnsi="宋体" w:eastAsia="宋体" w:cs="宋体"/>
            <w:sz w:val="24"/>
            <w:szCs w:val="24"/>
            <w:lang w:val="en-US" w:eastAsia="zh-CN"/>
          </w:rPr>
          <w:t>有利用价值，</w:t>
        </w:r>
      </w:ins>
      <w:ins w:id="1258" w:author="salted鱼" w:date="2026-07-01T15:16:03Z">
        <w:r>
          <w:rPr>
            <w:rFonts w:hint="eastAsia" w:ascii="宋体" w:hAnsi="宋体" w:eastAsia="宋体" w:cs="宋体"/>
            <w:sz w:val="24"/>
            <w:szCs w:val="24"/>
            <w:lang w:val="en-US" w:eastAsia="zh-CN"/>
          </w:rPr>
          <w:t>朕不一样</w:t>
        </w:r>
      </w:ins>
      <w:ins w:id="1259" w:author="salted鱼" w:date="2026-07-01T15:16:04Z">
        <w:r>
          <w:rPr>
            <w:rFonts w:hint="eastAsia" w:ascii="宋体" w:hAnsi="宋体" w:eastAsia="宋体" w:cs="宋体"/>
            <w:sz w:val="24"/>
            <w:szCs w:val="24"/>
            <w:lang w:val="en-US" w:eastAsia="zh-CN"/>
          </w:rPr>
          <w:t>。</w:t>
        </w:r>
      </w:ins>
    </w:p>
    <w:p w14:paraId="31EE96A5">
      <w:pPr>
        <w:spacing w:beforeLines="0" w:afterLine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△尤利乌斯</w:t>
      </w:r>
      <w:ins w:id="1260" w:author="salted鱼" w:date="2026-07-01T15:08:56Z">
        <w:r>
          <w:rPr>
            <w:rFonts w:hint="eastAsia" w:ascii="宋体" w:hAnsi="宋体" w:eastAsia="宋体" w:cs="宋体"/>
            <w:sz w:val="24"/>
            <w:szCs w:val="24"/>
            <w:lang w:val="en-US" w:eastAsia="zh-CN"/>
          </w:rPr>
          <w:t>将</w:t>
        </w:r>
      </w:ins>
      <w:ins w:id="1261" w:author="salted鱼" w:date="2026-07-01T15:09:31Z">
        <w:r>
          <w:rPr>
            <w:rFonts w:hint="eastAsia" w:ascii="宋体" w:hAnsi="宋体" w:eastAsia="宋体" w:cs="宋体"/>
            <w:sz w:val="24"/>
            <w:szCs w:val="24"/>
            <w:lang w:val="en-US" w:eastAsia="zh-CN"/>
          </w:rPr>
          <w:t>里文</w:t>
        </w:r>
      </w:ins>
      <w:ins w:id="1262" w:author="salted鱼" w:date="2026-07-01T15:09:37Z">
        <w:r>
          <w:rPr>
            <w:rFonts w:hint="eastAsia" w:ascii="宋体" w:hAnsi="宋体" w:eastAsia="宋体" w:cs="宋体"/>
            <w:sz w:val="24"/>
            <w:szCs w:val="24"/>
            <w:lang w:val="en-US" w:eastAsia="zh-CN"/>
          </w:rPr>
          <w:t>扶起，</w:t>
        </w:r>
      </w:ins>
      <w:ins w:id="1263" w:author="salted鱼" w:date="2026-07-01T15:09:42Z">
        <w:r>
          <w:rPr>
            <w:rFonts w:hint="eastAsia" w:ascii="宋体" w:hAnsi="宋体" w:eastAsia="宋体" w:cs="宋体"/>
            <w:sz w:val="24"/>
            <w:szCs w:val="24"/>
            <w:lang w:val="en-US" w:eastAsia="zh-CN"/>
          </w:rPr>
          <w:t>然后</w:t>
        </w:r>
      </w:ins>
      <w:ins w:id="1264" w:author="salted鱼" w:date="2026-07-01T15:09:43Z">
        <w:r>
          <w:rPr>
            <w:rFonts w:hint="eastAsia" w:ascii="宋体" w:hAnsi="宋体" w:eastAsia="宋体" w:cs="宋体"/>
            <w:sz w:val="24"/>
            <w:szCs w:val="24"/>
            <w:lang w:val="en-US" w:eastAsia="zh-CN"/>
          </w:rPr>
          <w:t>亲昵的</w:t>
        </w:r>
      </w:ins>
      <w:ins w:id="1265" w:author="salted鱼" w:date="2026-07-01T15:09:49Z">
        <w:r>
          <w:rPr>
            <w:rFonts w:hint="eastAsia" w:ascii="宋体" w:hAnsi="宋体" w:eastAsia="宋体" w:cs="宋体"/>
            <w:sz w:val="24"/>
            <w:szCs w:val="24"/>
            <w:lang w:val="en-US" w:eastAsia="zh-CN"/>
          </w:rPr>
          <w:t>将手</w:t>
        </w:r>
      </w:ins>
      <w:ins w:id="1266" w:author="salted鱼" w:date="2026-07-01T15:09:51Z">
        <w:r>
          <w:rPr>
            <w:rFonts w:hint="eastAsia" w:ascii="宋体" w:hAnsi="宋体" w:eastAsia="宋体" w:cs="宋体"/>
            <w:sz w:val="24"/>
            <w:szCs w:val="24"/>
            <w:lang w:val="en-US" w:eastAsia="zh-CN"/>
          </w:rPr>
          <w:t>搭在</w:t>
        </w:r>
      </w:ins>
      <w:ins w:id="1267" w:author="salted鱼" w:date="2026-07-01T15:09:54Z">
        <w:r>
          <w:rPr>
            <w:rFonts w:hint="eastAsia" w:ascii="宋体" w:hAnsi="宋体" w:eastAsia="宋体" w:cs="宋体"/>
            <w:sz w:val="24"/>
            <w:szCs w:val="24"/>
            <w:lang w:val="en-US" w:eastAsia="zh-CN"/>
          </w:rPr>
          <w:t>里文</w:t>
        </w:r>
      </w:ins>
      <w:ins w:id="1268" w:author="salted鱼" w:date="2026-07-01T15:09:55Z">
        <w:r>
          <w:rPr>
            <w:rFonts w:hint="eastAsia" w:ascii="宋体" w:hAnsi="宋体" w:eastAsia="宋体" w:cs="宋体"/>
            <w:sz w:val="24"/>
            <w:szCs w:val="24"/>
            <w:lang w:val="en-US" w:eastAsia="zh-CN"/>
          </w:rPr>
          <w:t>肩上</w:t>
        </w:r>
      </w:ins>
      <w:del w:id="1269" w:author="salted鱼" w:date="2026-07-01T15:08:54Z">
        <w:r>
          <w:rPr>
            <w:rFonts w:hint="eastAsia" w:ascii="宋体" w:hAnsi="宋体" w:eastAsia="宋体" w:cs="宋体"/>
            <w:sz w:val="24"/>
            <w:szCs w:val="24"/>
            <w:lang w:val="en-US" w:eastAsia="zh-CN"/>
          </w:rPr>
          <w:delText>转过</w:delText>
        </w:r>
      </w:del>
      <w:del w:id="1270" w:author="salted鱼" w:date="2026-07-01T15:08:53Z">
        <w:r>
          <w:rPr>
            <w:rFonts w:hint="eastAsia" w:ascii="宋体" w:hAnsi="宋体" w:eastAsia="宋体" w:cs="宋体"/>
            <w:sz w:val="24"/>
            <w:szCs w:val="24"/>
            <w:lang w:val="en-US" w:eastAsia="zh-CN"/>
          </w:rPr>
          <w:delText>身，亲昵地搭住里文的肩膀</w:delText>
        </w:r>
      </w:del>
      <w:r>
        <w:rPr>
          <w:rFonts w:hint="eastAsia" w:ascii="宋体" w:hAnsi="宋体" w:eastAsia="宋体" w:cs="宋体"/>
          <w:sz w:val="24"/>
          <w:szCs w:val="24"/>
          <w:lang w:val="en-US" w:eastAsia="zh-CN"/>
        </w:rPr>
        <w:t>。</w:t>
      </w:r>
    </w:p>
    <w:p w14:paraId="6861A330">
      <w:pPr>
        <w:spacing w:beforeLines="0" w:afterLine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尤利乌斯：都听好了！朕已经和里文结拜为兄弟！从现在起，谁敢动我弟弟，就是动朕！</w:t>
      </w:r>
    </w:p>
    <w:p w14:paraId="2859B8EE">
      <w:pPr>
        <w:spacing w:beforeLines="0" w:afterLine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△维莱拉吓得瘫软成一团。</w:t>
      </w:r>
    </w:p>
    <w:p w14:paraId="7F2943A7">
      <w:pPr>
        <w:spacing w:beforeLines="0" w:afterLines="0"/>
        <w:rPr>
          <w:ins w:id="1271" w:author="salted鱼" w:date="2026-07-01T15:16:16Z"/>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尤利乌斯（看向维莱拉）：</w:t>
      </w:r>
      <w:ins w:id="1272" w:author="salted鱼" w:date="2026-07-01T15:16:42Z">
        <w:r>
          <w:rPr>
            <w:rFonts w:hint="eastAsia" w:ascii="宋体" w:hAnsi="宋体" w:eastAsia="宋体" w:cs="宋体"/>
            <w:sz w:val="24"/>
            <w:szCs w:val="24"/>
            <w:lang w:val="en-US" w:eastAsia="zh-CN"/>
          </w:rPr>
          <w:t>听说你</w:t>
        </w:r>
      </w:ins>
      <w:ins w:id="1273" w:author="salted鱼" w:date="2026-07-01T15:16:43Z">
        <w:r>
          <w:rPr>
            <w:rFonts w:hint="eastAsia" w:ascii="宋体" w:hAnsi="宋体" w:eastAsia="宋体" w:cs="宋体"/>
            <w:sz w:val="24"/>
            <w:szCs w:val="24"/>
            <w:lang w:val="en-US" w:eastAsia="zh-CN"/>
          </w:rPr>
          <w:t>刚刚</w:t>
        </w:r>
      </w:ins>
      <w:ins w:id="1274" w:author="salted鱼" w:date="2026-07-01T15:16:44Z">
        <w:r>
          <w:rPr>
            <w:rFonts w:hint="eastAsia" w:ascii="宋体" w:hAnsi="宋体" w:eastAsia="宋体" w:cs="宋体"/>
            <w:sz w:val="24"/>
            <w:szCs w:val="24"/>
            <w:lang w:val="en-US" w:eastAsia="zh-CN"/>
          </w:rPr>
          <w:t>还想</w:t>
        </w:r>
      </w:ins>
      <w:ins w:id="1275" w:author="salted鱼" w:date="2026-07-01T15:16:47Z">
        <w:r>
          <w:rPr>
            <w:rFonts w:hint="eastAsia" w:ascii="宋体" w:hAnsi="宋体" w:eastAsia="宋体" w:cs="宋体"/>
            <w:sz w:val="24"/>
            <w:szCs w:val="24"/>
            <w:lang w:val="en-US" w:eastAsia="zh-CN"/>
          </w:rPr>
          <w:t>让你的</w:t>
        </w:r>
      </w:ins>
      <w:ins w:id="1276" w:author="salted鱼" w:date="2026-07-01T15:16:48Z">
        <w:r>
          <w:rPr>
            <w:rFonts w:hint="eastAsia" w:ascii="宋体" w:hAnsi="宋体" w:eastAsia="宋体" w:cs="宋体"/>
            <w:sz w:val="24"/>
            <w:szCs w:val="24"/>
            <w:lang w:val="en-US" w:eastAsia="zh-CN"/>
          </w:rPr>
          <w:t>废物</w:t>
        </w:r>
      </w:ins>
      <w:ins w:id="1277" w:author="salted鱼" w:date="2026-07-01T15:16:50Z">
        <w:r>
          <w:rPr>
            <w:rFonts w:hint="eastAsia" w:ascii="宋体" w:hAnsi="宋体" w:eastAsia="宋体" w:cs="宋体"/>
            <w:sz w:val="24"/>
            <w:szCs w:val="24"/>
            <w:lang w:val="en-US" w:eastAsia="zh-CN"/>
          </w:rPr>
          <w:t>儿子</w:t>
        </w:r>
      </w:ins>
      <w:ins w:id="1278" w:author="salted鱼" w:date="2026-07-01T15:16:52Z">
        <w:r>
          <w:rPr>
            <w:rFonts w:hint="eastAsia" w:ascii="宋体" w:hAnsi="宋体" w:eastAsia="宋体" w:cs="宋体"/>
            <w:sz w:val="24"/>
            <w:szCs w:val="24"/>
            <w:lang w:val="en-US" w:eastAsia="zh-CN"/>
          </w:rPr>
          <w:t>顶替</w:t>
        </w:r>
      </w:ins>
      <w:ins w:id="1279" w:author="salted鱼" w:date="2026-07-01T15:16:54Z">
        <w:r>
          <w:rPr>
            <w:rFonts w:hint="eastAsia" w:ascii="宋体" w:hAnsi="宋体" w:eastAsia="宋体" w:cs="宋体"/>
            <w:sz w:val="24"/>
            <w:szCs w:val="24"/>
            <w:lang w:val="en-US" w:eastAsia="zh-CN"/>
          </w:rPr>
          <w:t>驸马</w:t>
        </w:r>
      </w:ins>
      <w:ins w:id="1280" w:author="salted鱼" w:date="2026-07-01T15:16:56Z">
        <w:r>
          <w:rPr>
            <w:rFonts w:hint="eastAsia" w:ascii="宋体" w:hAnsi="宋体" w:eastAsia="宋体" w:cs="宋体"/>
            <w:sz w:val="24"/>
            <w:szCs w:val="24"/>
            <w:lang w:val="en-US" w:eastAsia="zh-CN"/>
          </w:rPr>
          <w:t>之位？</w:t>
        </w:r>
      </w:ins>
    </w:p>
    <w:p w14:paraId="0C1F95C7">
      <w:pPr>
        <w:spacing w:beforeLines="0" w:afterLines="0"/>
        <w:rPr>
          <w:del w:id="1281" w:author="salted鱼" w:date="2026-07-01T15:16:15Z"/>
          <w:rFonts w:hint="eastAsia" w:ascii="宋体" w:hAnsi="宋体" w:eastAsia="宋体" w:cs="宋体"/>
          <w:sz w:val="24"/>
          <w:szCs w:val="24"/>
          <w:lang w:val="en-US" w:eastAsia="zh-CN"/>
        </w:rPr>
      </w:pPr>
      <w:del w:id="1282" w:author="salted鱼" w:date="2026-07-01T15:16:15Z">
        <w:r>
          <w:rPr>
            <w:rFonts w:hint="eastAsia" w:ascii="宋体" w:hAnsi="宋体" w:eastAsia="宋体" w:cs="宋体"/>
            <w:sz w:val="24"/>
            <w:szCs w:val="24"/>
            <w:lang w:val="en-US" w:eastAsia="zh-CN"/>
          </w:rPr>
          <w:delText>你想借这丑闻把里文踩进泥里，让你那没用的儿子达里安上位是不是？</w:delText>
        </w:r>
      </w:del>
    </w:p>
    <w:p w14:paraId="368FE2EC">
      <w:pPr>
        <w:spacing w:beforeLines="0" w:afterLine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维莱拉（哭喊）：</w:t>
      </w:r>
      <w:commentRangeStart w:id="5"/>
      <w:r>
        <w:rPr>
          <w:rFonts w:hint="eastAsia" w:ascii="宋体" w:hAnsi="宋体" w:eastAsia="宋体" w:cs="宋体"/>
          <w:sz w:val="24"/>
          <w:szCs w:val="24"/>
          <w:lang w:val="en-US" w:eastAsia="zh-CN"/>
        </w:rPr>
        <w:t>陛下！</w:t>
      </w:r>
      <w:del w:id="1283" w:author="salted鱼" w:date="2026-07-01T13:53:50Z">
        <w:r>
          <w:rPr>
            <w:rFonts w:hint="eastAsia" w:ascii="宋体" w:hAnsi="宋体" w:eastAsia="宋体" w:cs="宋体"/>
            <w:sz w:val="24"/>
            <w:szCs w:val="24"/>
            <w:lang w:val="en-US" w:eastAsia="zh-CN"/>
          </w:rPr>
          <w:delText>臣妾知错了！臣妾只是一时糊涂……</w:delText>
        </w:r>
        <w:commentRangeEnd w:id="5"/>
      </w:del>
      <w:del w:id="1284" w:author="salted鱼" w:date="2026-07-01T13:53:50Z">
        <w:r>
          <w:rPr>
            <w:rFonts w:hint="eastAsia" w:ascii="宋体" w:hAnsi="宋体" w:eastAsia="宋体" w:cs="宋体"/>
            <w:sz w:val="24"/>
          </w:rPr>
          <w:commentReference w:id="5"/>
        </w:r>
      </w:del>
      <w:ins w:id="1285" w:author="salted鱼" w:date="2026-07-01T13:56:33Z">
        <w:r>
          <w:rPr>
            <w:rFonts w:hint="eastAsia" w:ascii="宋体" w:hAnsi="宋体" w:eastAsia="宋体" w:cs="宋体"/>
            <w:sz w:val="24"/>
            <w:lang w:val="en-US" w:eastAsia="zh-CN"/>
          </w:rPr>
          <w:t>民妇</w:t>
        </w:r>
      </w:ins>
      <w:ins w:id="1286" w:author="salted鱼" w:date="2026-07-01T13:56:52Z">
        <w:r>
          <w:rPr>
            <w:rFonts w:hint="eastAsia" w:ascii="宋体" w:hAnsi="宋体" w:eastAsia="宋体" w:cs="宋体"/>
            <w:sz w:val="24"/>
            <w:lang w:val="en-US" w:eastAsia="zh-CN"/>
          </w:rPr>
          <w:t>只是</w:t>
        </w:r>
      </w:ins>
      <w:ins w:id="1287" w:author="salted鱼" w:date="2026-07-01T13:56:57Z">
        <w:r>
          <w:rPr>
            <w:rFonts w:hint="eastAsia" w:ascii="宋体" w:hAnsi="宋体" w:eastAsia="宋体" w:cs="宋体"/>
            <w:sz w:val="24"/>
            <w:lang w:val="en-US" w:eastAsia="zh-CN"/>
          </w:rPr>
          <w:t>一时情急</w:t>
        </w:r>
      </w:ins>
      <w:ins w:id="1288" w:author="salted鱼" w:date="2026-07-01T13:56:58Z">
        <w:r>
          <w:rPr>
            <w:rFonts w:hint="eastAsia" w:ascii="宋体" w:hAnsi="宋体" w:eastAsia="宋体" w:cs="宋体"/>
            <w:sz w:val="24"/>
            <w:lang w:val="en-US" w:eastAsia="zh-CN"/>
          </w:rPr>
          <w:t>，</w:t>
        </w:r>
      </w:ins>
      <w:ins w:id="1289" w:author="salted鱼" w:date="2026-07-01T13:57:07Z">
        <w:r>
          <w:rPr>
            <w:rFonts w:hint="eastAsia" w:ascii="宋体" w:hAnsi="宋体" w:eastAsia="宋体" w:cs="宋体"/>
            <w:sz w:val="24"/>
            <w:lang w:val="en-US" w:eastAsia="zh-CN"/>
          </w:rPr>
          <w:t>绝没有这样的</w:t>
        </w:r>
      </w:ins>
      <w:ins w:id="1290" w:author="salted鱼" w:date="2026-07-01T13:57:09Z">
        <w:r>
          <w:rPr>
            <w:rFonts w:hint="eastAsia" w:ascii="宋体" w:hAnsi="宋体" w:eastAsia="宋体" w:cs="宋体"/>
            <w:sz w:val="24"/>
            <w:lang w:val="en-US" w:eastAsia="zh-CN"/>
          </w:rPr>
          <w:t>意思</w:t>
        </w:r>
      </w:ins>
      <w:ins w:id="1291" w:author="salted鱼" w:date="2026-07-01T13:57:10Z">
        <w:r>
          <w:rPr>
            <w:rFonts w:hint="eastAsia" w:ascii="宋体" w:hAnsi="宋体" w:eastAsia="宋体" w:cs="宋体"/>
            <w:sz w:val="24"/>
            <w:lang w:val="en-US" w:eastAsia="zh-CN"/>
          </w:rPr>
          <w:t>.....</w:t>
        </w:r>
      </w:ins>
      <w:ins w:id="1292" w:author="salted鱼" w:date="2026-07-01T13:57:11Z">
        <w:r>
          <w:rPr>
            <w:rFonts w:hint="eastAsia" w:ascii="宋体" w:hAnsi="宋体" w:eastAsia="宋体" w:cs="宋体"/>
            <w:sz w:val="24"/>
            <w:lang w:val="en-US" w:eastAsia="zh-CN"/>
          </w:rPr>
          <w:t>.</w:t>
        </w:r>
      </w:ins>
    </w:p>
    <w:p w14:paraId="6AA67A0E">
      <w:pPr>
        <w:spacing w:beforeLines="0" w:afterLine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尤利乌斯（挥手）：</w:t>
      </w:r>
      <w:ins w:id="1293" w:author="salted鱼" w:date="2026-07-01T13:57:16Z">
        <w:r>
          <w:rPr>
            <w:rFonts w:hint="eastAsia" w:ascii="宋体" w:hAnsi="宋体" w:eastAsia="宋体" w:cs="宋体"/>
            <w:sz w:val="24"/>
            <w:szCs w:val="24"/>
            <w:lang w:val="en-US" w:eastAsia="zh-CN"/>
          </w:rPr>
          <w:t>够了</w:t>
        </w:r>
      </w:ins>
      <w:ins w:id="1294" w:author="salted鱼" w:date="2026-07-01T13:57:18Z">
        <w:r>
          <w:rPr>
            <w:rFonts w:hint="eastAsia" w:ascii="宋体" w:hAnsi="宋体" w:eastAsia="宋体" w:cs="宋体"/>
            <w:sz w:val="24"/>
            <w:szCs w:val="24"/>
            <w:lang w:val="en-US" w:eastAsia="zh-CN"/>
          </w:rPr>
          <w:t>！</w:t>
        </w:r>
      </w:ins>
      <w:r>
        <w:rPr>
          <w:rFonts w:hint="eastAsia" w:ascii="宋体" w:hAnsi="宋体" w:eastAsia="宋体" w:cs="宋体"/>
          <w:sz w:val="24"/>
          <w:szCs w:val="24"/>
          <w:lang w:val="en-US" w:eastAsia="zh-CN"/>
        </w:rPr>
        <w:t>朕</w:t>
      </w:r>
      <w:del w:id="1295" w:author="salted鱼" w:date="2026-07-01T15:13:19Z">
        <w:r>
          <w:rPr>
            <w:rFonts w:hint="eastAsia" w:ascii="宋体" w:hAnsi="宋体" w:eastAsia="宋体" w:cs="宋体"/>
            <w:sz w:val="24"/>
            <w:szCs w:val="24"/>
            <w:lang w:val="en-US" w:eastAsia="zh-CN"/>
          </w:rPr>
          <w:delText>会重新评估你们的公爵府，看看你们维洛尔家是否还配得上公</w:delText>
        </w:r>
      </w:del>
      <w:ins w:id="1296" w:author="salted鱼" w:date="2026-07-01T15:13:23Z">
        <w:r>
          <w:rPr>
            <w:rFonts w:hint="eastAsia" w:ascii="宋体" w:hAnsi="宋体" w:eastAsia="宋体" w:cs="宋体"/>
            <w:sz w:val="24"/>
            <w:szCs w:val="24"/>
            <w:lang w:val="en-US" w:eastAsia="zh-CN"/>
          </w:rPr>
          <w:t>不想听</w:t>
        </w:r>
      </w:ins>
      <w:ins w:id="1297" w:author="salted鱼" w:date="2026-07-01T15:13:24Z">
        <w:r>
          <w:rPr>
            <w:rFonts w:hint="eastAsia" w:ascii="宋体" w:hAnsi="宋体" w:eastAsia="宋体" w:cs="宋体"/>
            <w:sz w:val="24"/>
            <w:szCs w:val="24"/>
            <w:lang w:val="en-US" w:eastAsia="zh-CN"/>
          </w:rPr>
          <w:t>，</w:t>
        </w:r>
      </w:ins>
      <w:ins w:id="1298" w:author="salted鱼" w:date="2026-07-01T15:13:29Z">
        <w:r>
          <w:rPr>
            <w:rFonts w:hint="eastAsia" w:ascii="宋体" w:hAnsi="宋体" w:eastAsia="宋体" w:cs="宋体"/>
            <w:sz w:val="24"/>
            <w:szCs w:val="24"/>
            <w:lang w:val="en-US" w:eastAsia="zh-CN"/>
          </w:rPr>
          <w:t>带下去</w:t>
        </w:r>
      </w:ins>
      <w:del w:id="1299" w:author="salted鱼" w:date="2026-07-01T15:13:21Z">
        <w:r>
          <w:rPr>
            <w:rFonts w:hint="eastAsia" w:ascii="宋体" w:hAnsi="宋体" w:eastAsia="宋体" w:cs="宋体"/>
            <w:sz w:val="24"/>
            <w:szCs w:val="24"/>
            <w:lang w:val="en-US" w:eastAsia="zh-CN"/>
          </w:rPr>
          <w:delText>爵</w:delText>
        </w:r>
      </w:del>
      <w:r>
        <w:rPr>
          <w:rFonts w:hint="eastAsia" w:ascii="宋体" w:hAnsi="宋体" w:eastAsia="宋体" w:cs="宋体"/>
          <w:sz w:val="24"/>
          <w:szCs w:val="24"/>
          <w:lang w:val="en-US" w:eastAsia="zh-CN"/>
        </w:rPr>
        <w:t>！</w:t>
      </w:r>
    </w:p>
    <w:p w14:paraId="574038C8">
      <w:pPr>
        <w:spacing w:beforeLines="0" w:afterLine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△禁卫军涌入，将维莱拉和</w:t>
      </w:r>
      <w:r>
        <w:rPr>
          <w:rFonts w:hint="eastAsia" w:ascii="宋体" w:hAnsi="宋体" w:eastAsia="宋体" w:cs="宋体"/>
          <w:sz w:val="24"/>
          <w:szCs w:val="24"/>
        </w:rPr>
        <w:t>阿尔瓦多</w:t>
      </w:r>
      <w:r>
        <w:rPr>
          <w:rFonts w:hint="eastAsia" w:ascii="宋体" w:hAnsi="宋体" w:eastAsia="宋体" w:cs="宋体"/>
          <w:sz w:val="24"/>
          <w:szCs w:val="24"/>
          <w:lang w:val="en-US" w:eastAsia="zh-CN"/>
        </w:rPr>
        <w:t>拖了出去。</w:t>
      </w:r>
    </w:p>
    <w:p w14:paraId="7F5C875D">
      <w:pPr>
        <w:pStyle w:val="3"/>
        <w:bidi w:val="0"/>
        <w:rPr>
          <w:rFonts w:hint="eastAsia"/>
          <w:lang w:val="en-US" w:eastAsia="zh-CN"/>
        </w:rPr>
      </w:pPr>
      <w:r>
        <w:rPr>
          <w:rFonts w:hint="eastAsia"/>
          <w:lang w:val="en-US" w:eastAsia="zh-CN"/>
        </w:rPr>
        <w:t>第2</w:t>
      </w:r>
      <w:r>
        <w:rPr>
          <w:rFonts w:hint="default"/>
          <w:lang w:val="en-US" w:eastAsia="zh-CN"/>
        </w:rPr>
        <w:t>8</w:t>
      </w:r>
      <w:r>
        <w:rPr>
          <w:rFonts w:hint="eastAsia"/>
          <w:lang w:val="en-US" w:eastAsia="zh-CN"/>
        </w:rPr>
        <w:t>集</w:t>
      </w:r>
    </w:p>
    <w:p w14:paraId="6DAED368">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028-1 俱乐部包厢/夜/内</w:t>
      </w:r>
    </w:p>
    <w:p w14:paraId="770E20F2">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人物：里文、尤利乌斯</w:t>
      </w:r>
    </w:p>
    <w:p w14:paraId="21FD841F">
      <w:pPr>
        <w:rPr>
          <w:ins w:id="1300" w:author="salted鱼" w:date="2026-07-02T11:31:23Z"/>
          <w:rFonts w:hint="eastAsia" w:ascii="宋体" w:hAnsi="宋体" w:eastAsia="宋体" w:cs="宋体"/>
          <w:i w:val="0"/>
          <w:iCs w:val="0"/>
          <w:caps w:val="0"/>
          <w:spacing w:val="0"/>
          <w:sz w:val="24"/>
          <w:szCs w:val="24"/>
        </w:rPr>
      </w:pPr>
      <w:r>
        <w:rPr>
          <w:rFonts w:hint="eastAsia" w:ascii="宋体" w:hAnsi="宋体" w:eastAsia="宋体" w:cs="宋体"/>
          <w:sz w:val="24"/>
          <w:szCs w:val="24"/>
          <w:lang w:val="en-US" w:eastAsia="zh-CN"/>
        </w:rPr>
        <w:t>△尤利乌斯</w:t>
      </w:r>
      <w:ins w:id="1301" w:author="salted鱼" w:date="2026-07-02T11:31:23Z">
        <w:r>
          <w:rPr>
            <w:rFonts w:hint="eastAsia" w:ascii="宋体" w:hAnsi="宋体" w:eastAsia="宋体" w:cs="宋体"/>
            <w:i w:val="0"/>
            <w:iCs w:val="0"/>
            <w:caps w:val="0"/>
            <w:spacing w:val="0"/>
            <w:sz w:val="24"/>
            <w:szCs w:val="24"/>
            <w:shd w:val="clear"/>
          </w:rPr>
          <w:t>坐回沙发，抬手解开外袍</w:t>
        </w:r>
      </w:ins>
      <w:ins w:id="1302" w:author="salted鱼" w:date="2026-07-02T13:07:51Z">
        <w:r>
          <w:rPr>
            <w:rFonts w:hint="eastAsia" w:ascii="宋体" w:hAnsi="宋体" w:eastAsia="宋体" w:cs="宋体"/>
            <w:i w:val="0"/>
            <w:iCs w:val="0"/>
            <w:caps w:val="0"/>
            <w:spacing w:val="0"/>
            <w:sz w:val="24"/>
            <w:szCs w:val="24"/>
            <w:shd w:val="clear"/>
            <w:lang w:eastAsia="zh-CN"/>
          </w:rPr>
          <w:t>，</w:t>
        </w:r>
      </w:ins>
      <w:ins w:id="1303" w:author="salted鱼" w:date="2026-07-02T13:07:55Z">
        <w:r>
          <w:rPr>
            <w:rFonts w:hint="eastAsia" w:ascii="宋体" w:hAnsi="宋体" w:eastAsia="宋体" w:cs="宋体"/>
            <w:i w:val="0"/>
            <w:iCs w:val="0"/>
            <w:caps w:val="0"/>
            <w:spacing w:val="0"/>
            <w:sz w:val="24"/>
            <w:szCs w:val="24"/>
            <w:shd w:val="clear"/>
            <w:lang w:val="en-US" w:eastAsia="zh-CN"/>
          </w:rPr>
          <w:t>严肃地</w:t>
        </w:r>
      </w:ins>
      <w:ins w:id="1304" w:author="salted鱼" w:date="2026-07-02T13:07:58Z">
        <w:r>
          <w:rPr>
            <w:rFonts w:hint="eastAsia" w:ascii="宋体" w:hAnsi="宋体" w:eastAsia="宋体" w:cs="宋体"/>
            <w:i w:val="0"/>
            <w:iCs w:val="0"/>
            <w:caps w:val="0"/>
            <w:spacing w:val="0"/>
            <w:sz w:val="24"/>
            <w:szCs w:val="24"/>
            <w:shd w:val="clear"/>
            <w:lang w:val="en-US" w:eastAsia="zh-CN"/>
          </w:rPr>
          <w:t>看向</w:t>
        </w:r>
      </w:ins>
      <w:ins w:id="1305" w:author="salted鱼" w:date="2026-07-02T13:08:01Z">
        <w:r>
          <w:rPr>
            <w:rFonts w:hint="eastAsia" w:ascii="宋体" w:hAnsi="宋体" w:eastAsia="宋体" w:cs="宋体"/>
            <w:i w:val="0"/>
            <w:iCs w:val="0"/>
            <w:caps w:val="0"/>
            <w:spacing w:val="0"/>
            <w:sz w:val="24"/>
            <w:szCs w:val="24"/>
            <w:shd w:val="clear"/>
            <w:lang w:val="en-US" w:eastAsia="zh-CN"/>
          </w:rPr>
          <w:t>里文</w:t>
        </w:r>
      </w:ins>
      <w:ins w:id="1306" w:author="salted鱼" w:date="2026-07-02T11:31:23Z">
        <w:r>
          <w:rPr>
            <w:rFonts w:hint="eastAsia" w:ascii="宋体" w:hAnsi="宋体" w:eastAsia="宋体" w:cs="宋体"/>
            <w:i w:val="0"/>
            <w:iCs w:val="0"/>
            <w:caps w:val="0"/>
            <w:spacing w:val="0"/>
            <w:sz w:val="24"/>
            <w:szCs w:val="24"/>
            <w:shd w:val="clear"/>
          </w:rPr>
          <w:t>。</w:t>
        </w:r>
      </w:ins>
    </w:p>
    <w:p w14:paraId="65872127">
      <w:pPr>
        <w:rPr>
          <w:ins w:id="1307" w:author="salted鱼" w:date="2026-07-02T11:31:23Z"/>
          <w:rFonts w:hint="eastAsia" w:ascii="宋体" w:hAnsi="宋体" w:eastAsia="宋体" w:cs="宋体"/>
          <w:i w:val="0"/>
          <w:iCs w:val="0"/>
          <w:caps w:val="0"/>
          <w:spacing w:val="0"/>
          <w:sz w:val="24"/>
          <w:szCs w:val="24"/>
        </w:rPr>
      </w:pPr>
      <w:ins w:id="1308" w:author="salted鱼" w:date="2026-07-02T11:31:23Z">
        <w:r>
          <w:rPr>
            <w:rFonts w:hint="eastAsia" w:ascii="宋体" w:hAnsi="宋体" w:eastAsia="宋体" w:cs="宋体"/>
            <w:i w:val="0"/>
            <w:iCs w:val="0"/>
            <w:caps w:val="0"/>
            <w:spacing w:val="0"/>
            <w:sz w:val="24"/>
            <w:szCs w:val="24"/>
            <w:shd w:val="clear"/>
          </w:rPr>
          <w:t>尤利乌斯：好了，兄弟游戏到此为止。</w:t>
        </w:r>
      </w:ins>
    </w:p>
    <w:p w14:paraId="5DB5CE66">
      <w:pPr>
        <w:rPr>
          <w:rFonts w:hint="eastAsia" w:ascii="宋体" w:hAnsi="宋体" w:eastAsia="宋体" w:cs="宋体"/>
          <w:sz w:val="24"/>
          <w:szCs w:val="24"/>
          <w:lang w:val="en-US" w:eastAsia="zh-CN"/>
        </w:rPr>
      </w:pPr>
      <w:ins w:id="1309" w:author="salted鱼" w:date="2026-07-02T11:38:31Z">
        <w:r>
          <w:rPr>
            <w:rFonts w:hint="eastAsia" w:ascii="宋体" w:hAnsi="宋体" w:eastAsia="宋体" w:cs="宋体"/>
            <w:sz w:val="24"/>
            <w:szCs w:val="24"/>
            <w:lang w:val="en-US" w:eastAsia="zh-CN"/>
          </w:rPr>
          <w:t>△</w:t>
        </w:r>
      </w:ins>
      <w:ins w:id="1310" w:author="salted鱼" w:date="2026-07-02T11:38:35Z">
        <w:r>
          <w:rPr>
            <w:rFonts w:hint="eastAsia" w:ascii="宋体" w:hAnsi="宋体" w:eastAsia="宋体" w:cs="宋体"/>
            <w:sz w:val="24"/>
            <w:szCs w:val="24"/>
            <w:lang w:val="en-US" w:eastAsia="zh-CN"/>
          </w:rPr>
          <w:t>尤利乌斯</w:t>
        </w:r>
      </w:ins>
      <w:r>
        <w:rPr>
          <w:rFonts w:hint="eastAsia" w:ascii="宋体" w:hAnsi="宋体" w:eastAsia="宋体" w:cs="宋体"/>
          <w:sz w:val="24"/>
          <w:szCs w:val="24"/>
          <w:lang w:val="en-US" w:eastAsia="zh-CN"/>
        </w:rPr>
        <w:t>倒了一杯烈酒，顺手推向里文。</w:t>
      </w:r>
    </w:p>
    <w:p w14:paraId="5D0538B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尤利乌斯：里文，</w:t>
      </w:r>
      <w:ins w:id="1311" w:author="salted鱼" w:date="2026-07-02T13:08:44Z">
        <w:r>
          <w:rPr>
            <w:rFonts w:hint="eastAsia" w:ascii="宋体" w:hAnsi="宋体" w:eastAsia="宋体" w:cs="宋体"/>
            <w:sz w:val="24"/>
            <w:szCs w:val="24"/>
            <w:lang w:val="en-US" w:eastAsia="zh-CN"/>
          </w:rPr>
          <w:t>朕不跟你</w:t>
        </w:r>
      </w:ins>
      <w:ins w:id="1312" w:author="salted鱼" w:date="2026-07-02T13:08:46Z">
        <w:r>
          <w:rPr>
            <w:rFonts w:hint="eastAsia" w:ascii="宋体" w:hAnsi="宋体" w:eastAsia="宋体" w:cs="宋体"/>
            <w:sz w:val="24"/>
            <w:szCs w:val="24"/>
            <w:lang w:val="en-US" w:eastAsia="zh-CN"/>
          </w:rPr>
          <w:t>绕弯子</w:t>
        </w:r>
      </w:ins>
      <w:ins w:id="1313" w:author="salted鱼" w:date="2026-07-01T17:39:31Z">
        <w:r>
          <w:rPr>
            <w:rFonts w:hint="eastAsia" w:ascii="宋体" w:hAnsi="宋体" w:eastAsia="宋体" w:cs="宋体"/>
            <w:i w:val="0"/>
            <w:iCs w:val="0"/>
            <w:caps w:val="0"/>
            <w:spacing w:val="0"/>
            <w:sz w:val="24"/>
            <w:szCs w:val="24"/>
            <w:shd w:val="clear"/>
          </w:rPr>
          <w:t>。</w:t>
        </w:r>
      </w:ins>
      <w:ins w:id="1314" w:author="salted鱼" w:date="2026-07-02T13:20:22Z">
        <w:r>
          <w:rPr>
            <w:rFonts w:hint="eastAsia" w:ascii="宋体" w:hAnsi="宋体" w:eastAsia="宋体" w:cs="宋体"/>
            <w:i w:val="0"/>
            <w:iCs w:val="0"/>
            <w:caps w:val="0"/>
            <w:spacing w:val="0"/>
            <w:sz w:val="24"/>
            <w:szCs w:val="24"/>
            <w:shd w:val="clear"/>
            <w:lang w:val="en-US" w:eastAsia="zh-CN"/>
          </w:rPr>
          <w:t>帝国的</w:t>
        </w:r>
      </w:ins>
      <w:ins w:id="1315" w:author="salted鱼" w:date="2026-07-02T13:20:24Z">
        <w:r>
          <w:rPr>
            <w:rFonts w:hint="eastAsia" w:ascii="宋体" w:hAnsi="宋体" w:eastAsia="宋体" w:cs="宋体"/>
            <w:i w:val="0"/>
            <w:iCs w:val="0"/>
            <w:caps w:val="0"/>
            <w:spacing w:val="0"/>
            <w:sz w:val="24"/>
            <w:szCs w:val="24"/>
            <w:shd w:val="clear"/>
            <w:lang w:val="en-US" w:eastAsia="zh-CN"/>
          </w:rPr>
          <w:t>根</w:t>
        </w:r>
      </w:ins>
      <w:ins w:id="1316" w:author="salted鱼" w:date="2026-07-02T13:20:26Z">
        <w:r>
          <w:rPr>
            <w:rFonts w:hint="eastAsia" w:ascii="宋体" w:hAnsi="宋体" w:eastAsia="宋体" w:cs="宋体"/>
            <w:i w:val="0"/>
            <w:iCs w:val="0"/>
            <w:caps w:val="0"/>
            <w:spacing w:val="0"/>
            <w:sz w:val="24"/>
            <w:szCs w:val="24"/>
            <w:shd w:val="clear"/>
            <w:lang w:val="en-US" w:eastAsia="zh-CN"/>
          </w:rPr>
          <w:t>已经烂了</w:t>
        </w:r>
      </w:ins>
      <w:ins w:id="1317" w:author="salted鱼" w:date="2026-07-02T13:20:28Z">
        <w:r>
          <w:rPr>
            <w:rFonts w:hint="eastAsia" w:ascii="宋体" w:hAnsi="宋体" w:eastAsia="宋体" w:cs="宋体"/>
            <w:i w:val="0"/>
            <w:iCs w:val="0"/>
            <w:caps w:val="0"/>
            <w:spacing w:val="0"/>
            <w:sz w:val="24"/>
            <w:szCs w:val="24"/>
            <w:shd w:val="clear"/>
            <w:lang w:val="en-US" w:eastAsia="zh-CN"/>
          </w:rPr>
          <w:t>，</w:t>
        </w:r>
      </w:ins>
      <w:ins w:id="1318" w:author="salted鱼" w:date="2026-07-01T17:39:31Z">
        <w:r>
          <w:rPr>
            <w:rFonts w:hint="eastAsia" w:ascii="宋体" w:hAnsi="宋体" w:eastAsia="宋体" w:cs="宋体"/>
            <w:i w:val="0"/>
            <w:iCs w:val="0"/>
            <w:caps w:val="0"/>
            <w:spacing w:val="0"/>
            <w:sz w:val="24"/>
            <w:szCs w:val="24"/>
            <w:shd w:val="clear"/>
          </w:rPr>
          <w:t>朕需要</w:t>
        </w:r>
      </w:ins>
      <w:r>
        <w:rPr>
          <w:rFonts w:hint="eastAsia" w:ascii="宋体" w:hAnsi="宋体" w:eastAsia="宋体" w:cs="宋体"/>
          <w:i w:val="0"/>
          <w:iCs w:val="0"/>
          <w:caps w:val="0"/>
          <w:spacing w:val="0"/>
          <w:sz w:val="24"/>
          <w:szCs w:val="24"/>
          <w:shd w:val="clear"/>
          <w:lang w:val="en-US" w:eastAsia="zh-CN"/>
        </w:rPr>
        <w:t>你去清除那些蛀虫！</w:t>
      </w:r>
      <w:del w:id="1319" w:author="salted鱼" w:date="2026-07-01T17:39:31Z">
        <w:r>
          <w:rPr>
            <w:rFonts w:hint="eastAsia" w:ascii="宋体" w:hAnsi="宋体" w:eastAsia="宋体" w:cs="宋体"/>
            <w:sz w:val="24"/>
            <w:szCs w:val="24"/>
            <w:lang w:val="en-US" w:eastAsia="zh-CN"/>
          </w:rPr>
          <w:delText>朕缺一把刀，你用你的力量帮朕肃清朝堂，朕帮你解决那些试图拿捏你的跳梁小丑</w:delText>
        </w:r>
      </w:del>
    </w:p>
    <w:p w14:paraId="0D7E22E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△里文坐在暗影中，没有去碰那杯酒，手指轻轻敲击着桌面。</w:t>
      </w:r>
    </w:p>
    <w:p w14:paraId="6C5B1DF8">
      <w:pPr>
        <w:rPr>
          <w:ins w:id="1320" w:author="salted鱼" w:date="2026-07-01T18:02:31Z"/>
          <w:rFonts w:hint="eastAsia" w:ascii="宋体" w:hAnsi="宋体" w:eastAsia="宋体" w:cs="宋体"/>
          <w:sz w:val="24"/>
          <w:szCs w:val="24"/>
        </w:rPr>
      </w:pPr>
      <w:r>
        <w:rPr>
          <w:rFonts w:hint="eastAsia" w:ascii="宋体" w:hAnsi="宋体" w:eastAsia="宋体" w:cs="宋体"/>
          <w:sz w:val="24"/>
          <w:szCs w:val="24"/>
          <w:lang w:val="en-US" w:eastAsia="zh-CN"/>
        </w:rPr>
        <w:t>里文：</w:t>
      </w:r>
      <w:ins w:id="1321" w:author="salted鱼" w:date="2026-07-01T18:02:31Z">
        <w:r>
          <w:rPr>
            <w:rFonts w:hint="eastAsia" w:ascii="宋体" w:hAnsi="宋体" w:eastAsia="宋体" w:cs="宋体"/>
            <w:sz w:val="24"/>
            <w:szCs w:val="24"/>
          </w:rPr>
          <w:t>陛下，</w:t>
        </w:r>
      </w:ins>
      <w:r>
        <w:rPr>
          <w:rFonts w:hint="eastAsia" w:ascii="宋体" w:hAnsi="宋体" w:eastAsia="宋体" w:cs="宋体"/>
          <w:sz w:val="24"/>
          <w:szCs w:val="24"/>
          <w:lang w:val="en-US" w:eastAsia="zh-CN"/>
        </w:rPr>
        <w:t>我只想</w:t>
      </w:r>
      <w:ins w:id="1322" w:author="salted鱼" w:date="2026-07-01T18:02:31Z">
        <w:r>
          <w:rPr>
            <w:rFonts w:hint="eastAsia" w:ascii="宋体" w:hAnsi="宋体" w:eastAsia="宋体" w:cs="宋体"/>
            <w:sz w:val="24"/>
            <w:szCs w:val="24"/>
          </w:rPr>
          <w:t>让</w:t>
        </w:r>
      </w:ins>
      <w:ins w:id="1323" w:author="salted鱼" w:date="2026-07-01T18:06:32Z">
        <w:r>
          <w:rPr>
            <w:rFonts w:hint="eastAsia" w:ascii="宋体" w:hAnsi="宋体" w:eastAsia="宋体" w:cs="宋体"/>
            <w:sz w:val="24"/>
            <w:szCs w:val="24"/>
            <w:lang w:val="en-US" w:eastAsia="zh-CN"/>
          </w:rPr>
          <w:t>所有</w:t>
        </w:r>
      </w:ins>
      <w:ins w:id="1324" w:author="salted鱼" w:date="2026-07-01T18:02:31Z">
        <w:r>
          <w:rPr>
            <w:rFonts w:hint="eastAsia" w:ascii="宋体" w:hAnsi="宋体" w:eastAsia="宋体" w:cs="宋体"/>
            <w:sz w:val="24"/>
            <w:szCs w:val="24"/>
          </w:rPr>
          <w:t>伤害</w:t>
        </w:r>
      </w:ins>
      <w:ins w:id="1325" w:author="salted鱼" w:date="2026-07-01T18:06:35Z">
        <w:r>
          <w:rPr>
            <w:rFonts w:hint="eastAsia" w:ascii="宋体" w:hAnsi="宋体" w:eastAsia="宋体" w:cs="宋体"/>
            <w:sz w:val="24"/>
            <w:szCs w:val="24"/>
            <w:lang w:val="en-US" w:eastAsia="zh-CN"/>
          </w:rPr>
          <w:t>过</w:t>
        </w:r>
      </w:ins>
      <w:ins w:id="1326" w:author="salted鱼" w:date="2026-07-01T18:02:31Z">
        <w:r>
          <w:rPr>
            <w:rFonts w:hint="eastAsia" w:ascii="宋体" w:hAnsi="宋体" w:eastAsia="宋体" w:cs="宋体"/>
            <w:sz w:val="24"/>
            <w:szCs w:val="24"/>
          </w:rPr>
          <w:t>我母亲的人付出代价。</w:t>
        </w:r>
      </w:ins>
    </w:p>
    <w:p w14:paraId="2CB0BD9B">
      <w:pPr>
        <w:rPr>
          <w:ins w:id="1327" w:author="salted鱼" w:date="2026-07-01T18:02:31Z"/>
          <w:rFonts w:hint="eastAsia" w:ascii="宋体" w:hAnsi="宋体" w:eastAsia="宋体" w:cs="宋体"/>
          <w:sz w:val="24"/>
          <w:szCs w:val="24"/>
        </w:rPr>
      </w:pPr>
      <w:ins w:id="1328" w:author="salted鱼" w:date="2026-07-01T18:02:31Z">
        <w:r>
          <w:rPr>
            <w:rFonts w:hint="eastAsia" w:ascii="宋体" w:hAnsi="宋体" w:eastAsia="宋体" w:cs="宋体"/>
            <w:sz w:val="24"/>
            <w:szCs w:val="24"/>
          </w:rPr>
          <w:t>△尤利乌斯端着酒杯，眼神</w:t>
        </w:r>
      </w:ins>
      <w:ins w:id="1329" w:author="salted鱼" w:date="2026-07-02T11:30:20Z">
        <w:r>
          <w:rPr>
            <w:rFonts w:hint="eastAsia" w:ascii="宋体" w:hAnsi="宋体" w:eastAsia="宋体" w:cs="宋体"/>
            <w:sz w:val="24"/>
            <w:szCs w:val="24"/>
            <w:lang w:val="en-US" w:eastAsia="zh-CN"/>
          </w:rPr>
          <w:t>凝视着</w:t>
        </w:r>
      </w:ins>
      <w:ins w:id="1330" w:author="salted鱼" w:date="2026-07-02T11:30:22Z">
        <w:r>
          <w:rPr>
            <w:rFonts w:hint="eastAsia" w:ascii="宋体" w:hAnsi="宋体" w:eastAsia="宋体" w:cs="宋体"/>
            <w:sz w:val="24"/>
            <w:szCs w:val="24"/>
            <w:lang w:val="en-US" w:eastAsia="zh-CN"/>
          </w:rPr>
          <w:t>里文</w:t>
        </w:r>
      </w:ins>
      <w:ins w:id="1331" w:author="salted鱼" w:date="2026-07-02T13:41:37Z">
        <w:r>
          <w:rPr>
            <w:rFonts w:hint="eastAsia" w:ascii="宋体" w:hAnsi="宋体" w:eastAsia="宋体" w:cs="宋体"/>
            <w:sz w:val="24"/>
            <w:szCs w:val="24"/>
            <w:lang w:val="en-US" w:eastAsia="zh-CN"/>
          </w:rPr>
          <w:t>，</w:t>
        </w:r>
      </w:ins>
      <w:ins w:id="1332" w:author="salted鱼" w:date="2026-07-02T13:41:41Z">
        <w:r>
          <w:rPr>
            <w:rFonts w:hint="eastAsia" w:ascii="宋体" w:hAnsi="宋体" w:eastAsia="宋体" w:cs="宋体"/>
            <w:sz w:val="24"/>
            <w:szCs w:val="24"/>
            <w:lang w:val="en-US" w:eastAsia="zh-CN"/>
          </w:rPr>
          <w:t>忽然皱起眉头</w:t>
        </w:r>
      </w:ins>
      <w:ins w:id="1333" w:author="salted鱼" w:date="2026-07-01T18:02:31Z">
        <w:r>
          <w:rPr>
            <w:rFonts w:hint="eastAsia" w:ascii="宋体" w:hAnsi="宋体" w:eastAsia="宋体" w:cs="宋体"/>
            <w:sz w:val="24"/>
            <w:szCs w:val="24"/>
          </w:rPr>
          <w:t>。</w:t>
        </w:r>
      </w:ins>
    </w:p>
    <w:p w14:paraId="4E0FD3AA">
      <w:pPr>
        <w:rPr>
          <w:ins w:id="1334" w:author="salted鱼" w:date="2026-07-01T18:02:31Z"/>
          <w:rFonts w:hint="eastAsia" w:ascii="宋体" w:hAnsi="宋体" w:eastAsia="宋体" w:cs="宋体"/>
          <w:sz w:val="24"/>
          <w:szCs w:val="24"/>
        </w:rPr>
      </w:pPr>
      <w:ins w:id="1335" w:author="salted鱼" w:date="2026-07-01T18:02:31Z">
        <w:r>
          <w:rPr>
            <w:rFonts w:hint="eastAsia" w:ascii="宋体" w:hAnsi="宋体" w:eastAsia="宋体" w:cs="宋体"/>
            <w:sz w:val="24"/>
            <w:szCs w:val="24"/>
          </w:rPr>
          <w:t>尤利乌斯：</w:t>
        </w:r>
      </w:ins>
      <w:ins w:id="1336" w:author="salted鱼" w:date="2026-07-02T13:43:59Z">
        <w:r>
          <w:rPr>
            <w:rFonts w:hint="eastAsia" w:ascii="宋体" w:hAnsi="宋体" w:eastAsia="宋体" w:cs="宋体"/>
            <w:sz w:val="24"/>
            <w:szCs w:val="24"/>
            <w:lang w:val="en-US" w:eastAsia="zh-CN"/>
          </w:rPr>
          <w:t>嘶</w:t>
        </w:r>
      </w:ins>
      <w:ins w:id="1337" w:author="salted鱼" w:date="2026-07-02T13:41:12Z">
        <w:r>
          <w:rPr>
            <w:rFonts w:hint="eastAsia" w:ascii="宋体" w:hAnsi="宋体" w:eastAsia="宋体" w:cs="宋体"/>
            <w:i w:val="0"/>
            <w:iCs w:val="0"/>
            <w:caps w:val="0"/>
            <w:color w:val="424242"/>
            <w:spacing w:val="0"/>
            <w:sz w:val="24"/>
            <w:szCs w:val="24"/>
            <w:shd w:val="clear" w:fill="FFFFFF"/>
          </w:rPr>
          <w:t>，你这意思是</w:t>
        </w:r>
      </w:ins>
      <w:ins w:id="1338" w:author="salted鱼" w:date="2026-07-02T13:41:26Z">
        <w:r>
          <w:rPr>
            <w:rFonts w:hint="eastAsia" w:ascii="宋体" w:hAnsi="宋体" w:eastAsia="宋体" w:cs="宋体"/>
            <w:i w:val="0"/>
            <w:iCs w:val="0"/>
            <w:caps w:val="0"/>
            <w:color w:val="424242"/>
            <w:spacing w:val="0"/>
            <w:sz w:val="24"/>
            <w:szCs w:val="24"/>
            <w:shd w:val="clear" w:fill="FFFFFF"/>
            <w:lang w:eastAsia="zh-CN"/>
          </w:rPr>
          <w:t>，</w:t>
        </w:r>
      </w:ins>
      <w:ins w:id="1339" w:author="salted鱼" w:date="2026-07-02T13:41:12Z">
        <w:r>
          <w:rPr>
            <w:rFonts w:hint="eastAsia" w:ascii="宋体" w:hAnsi="宋体" w:eastAsia="宋体" w:cs="宋体"/>
            <w:i w:val="0"/>
            <w:iCs w:val="0"/>
            <w:caps w:val="0"/>
            <w:color w:val="424242"/>
            <w:spacing w:val="0"/>
            <w:sz w:val="24"/>
            <w:szCs w:val="24"/>
            <w:shd w:val="clear" w:fill="FFFFFF"/>
          </w:rPr>
          <w:t>朕刚认的贤弟，还没热乎，</w:t>
        </w:r>
      </w:ins>
      <w:r>
        <w:rPr>
          <w:rFonts w:hint="eastAsia" w:ascii="宋体" w:hAnsi="宋体" w:eastAsia="宋体" w:cs="宋体"/>
          <w:i w:val="0"/>
          <w:iCs w:val="0"/>
          <w:caps w:val="0"/>
          <w:color w:val="424242"/>
          <w:spacing w:val="0"/>
          <w:sz w:val="24"/>
          <w:szCs w:val="24"/>
          <w:shd w:val="clear" w:fill="FFFFFF"/>
          <w:lang w:val="en-US" w:eastAsia="zh-CN"/>
        </w:rPr>
        <w:t>就打算跟朕划清界限了</w:t>
      </w:r>
      <w:ins w:id="1340" w:author="salted鱼" w:date="2026-07-02T13:41:12Z">
        <w:r>
          <w:rPr>
            <w:rFonts w:hint="eastAsia" w:ascii="宋体" w:hAnsi="宋体" w:eastAsia="宋体" w:cs="宋体"/>
            <w:i w:val="0"/>
            <w:iCs w:val="0"/>
            <w:caps w:val="0"/>
            <w:color w:val="424242"/>
            <w:spacing w:val="0"/>
            <w:sz w:val="24"/>
            <w:szCs w:val="24"/>
            <w:shd w:val="clear" w:fill="FFFFFF"/>
          </w:rPr>
          <w:t>？</w:t>
        </w:r>
      </w:ins>
    </w:p>
    <w:p w14:paraId="018DF3ED">
      <w:pPr>
        <w:rPr>
          <w:ins w:id="1341" w:author="salted鱼" w:date="2026-07-01T18:02:31Z"/>
          <w:rFonts w:hint="eastAsia" w:ascii="宋体" w:hAnsi="宋体" w:eastAsia="宋体" w:cs="宋体"/>
          <w:sz w:val="24"/>
          <w:szCs w:val="24"/>
        </w:rPr>
      </w:pPr>
      <w:ins w:id="1342" w:author="salted鱼" w:date="2026-07-01T18:02:31Z">
        <w:r>
          <w:rPr>
            <w:rFonts w:hint="eastAsia" w:ascii="宋体" w:hAnsi="宋体" w:eastAsia="宋体" w:cs="宋体"/>
            <w:sz w:val="24"/>
            <w:szCs w:val="24"/>
          </w:rPr>
          <w:t>△里文笑了笑，抬手拿起酒杯。</w:t>
        </w:r>
      </w:ins>
    </w:p>
    <w:p w14:paraId="7580E973">
      <w:pPr>
        <w:rPr>
          <w:ins w:id="1343" w:author="salted鱼" w:date="2026-07-02T13:44:34Z"/>
          <w:rFonts w:hint="eastAsia" w:ascii="宋体" w:hAnsi="宋体" w:eastAsia="宋体" w:cs="宋体"/>
          <w:sz w:val="24"/>
          <w:szCs w:val="24"/>
          <w:lang w:val="en-US" w:eastAsia="zh-CN"/>
        </w:rPr>
      </w:pPr>
      <w:ins w:id="1344" w:author="salted鱼" w:date="2026-07-01T18:02:31Z">
        <w:r>
          <w:rPr>
            <w:rFonts w:hint="eastAsia" w:ascii="宋体" w:hAnsi="宋体" w:eastAsia="宋体" w:cs="宋体"/>
            <w:sz w:val="24"/>
            <w:szCs w:val="24"/>
          </w:rPr>
          <w:t>里文：</w:t>
        </w:r>
      </w:ins>
      <w:r>
        <w:rPr>
          <w:rFonts w:hint="eastAsia" w:ascii="宋体" w:hAnsi="宋体" w:eastAsia="宋体" w:cs="宋体"/>
          <w:sz w:val="24"/>
          <w:szCs w:val="24"/>
          <w:lang w:val="en-US" w:eastAsia="zh-CN"/>
        </w:rPr>
        <w:t>倒也不是，</w:t>
      </w:r>
      <w:ins w:id="1345" w:author="salted鱼" w:date="2026-07-01T18:02:31Z">
        <w:r>
          <w:rPr>
            <w:rFonts w:hint="eastAsia" w:ascii="宋体" w:hAnsi="宋体" w:eastAsia="宋体" w:cs="宋体"/>
            <w:sz w:val="24"/>
            <w:szCs w:val="24"/>
          </w:rPr>
          <w:t>您要清朝堂，我要翻旧账。说不定我们找的是同一批混蛋</w:t>
        </w:r>
      </w:ins>
      <w:ins w:id="1346" w:author="salted鱼" w:date="2026-07-02T13:44:28Z">
        <w:r>
          <w:rPr>
            <w:rFonts w:hint="eastAsia" w:ascii="宋体" w:hAnsi="宋体" w:eastAsia="宋体" w:cs="宋体"/>
            <w:sz w:val="24"/>
            <w:szCs w:val="24"/>
            <w:lang w:eastAsia="zh-CN"/>
          </w:rPr>
          <w:t>，</w:t>
        </w:r>
      </w:ins>
      <w:ins w:id="1347" w:author="salted鱼" w:date="2026-07-02T13:44:30Z">
        <w:r>
          <w:rPr>
            <w:rFonts w:hint="eastAsia" w:ascii="宋体" w:hAnsi="宋体" w:eastAsia="宋体" w:cs="宋体"/>
            <w:sz w:val="24"/>
            <w:szCs w:val="24"/>
            <w:lang w:val="en-US" w:eastAsia="zh-CN"/>
          </w:rPr>
          <w:t>只是</w:t>
        </w:r>
      </w:ins>
      <w:ins w:id="1348" w:author="salted鱼" w:date="2026-07-02T13:44:31Z">
        <w:r>
          <w:rPr>
            <w:rFonts w:hint="eastAsia" w:ascii="宋体" w:hAnsi="宋体" w:eastAsia="宋体" w:cs="宋体"/>
            <w:sz w:val="24"/>
            <w:szCs w:val="24"/>
            <w:lang w:val="en-US" w:eastAsia="zh-CN"/>
          </w:rPr>
          <w:t>....</w:t>
        </w:r>
      </w:ins>
      <w:ins w:id="1349" w:author="salted鱼" w:date="2026-07-02T13:44:32Z">
        <w:r>
          <w:rPr>
            <w:rFonts w:hint="eastAsia" w:ascii="宋体" w:hAnsi="宋体" w:eastAsia="宋体" w:cs="宋体"/>
            <w:sz w:val="24"/>
            <w:szCs w:val="24"/>
            <w:lang w:val="en-US" w:eastAsia="zh-CN"/>
          </w:rPr>
          <w:t>...</w:t>
        </w:r>
      </w:ins>
    </w:p>
    <w:p w14:paraId="4D463556">
      <w:pPr>
        <w:rPr>
          <w:ins w:id="1350" w:author="salted鱼" w:date="2026-07-02T13:45:16Z"/>
          <w:rFonts w:hint="eastAsia" w:ascii="宋体" w:hAnsi="宋体" w:eastAsia="宋体" w:cs="宋体"/>
          <w:sz w:val="24"/>
          <w:szCs w:val="24"/>
          <w:lang w:val="en-US" w:eastAsia="zh-CN"/>
        </w:rPr>
      </w:pPr>
      <w:ins w:id="1351" w:author="salted鱼" w:date="2026-07-02T13:44:38Z">
        <w:r>
          <w:rPr>
            <w:rFonts w:hint="eastAsia" w:ascii="宋体" w:hAnsi="宋体" w:eastAsia="宋体" w:cs="宋体"/>
            <w:sz w:val="24"/>
            <w:szCs w:val="24"/>
          </w:rPr>
          <w:t>△</w:t>
        </w:r>
      </w:ins>
      <w:ins w:id="1352" w:author="salted鱼" w:date="2026-07-02T13:44:48Z">
        <w:r>
          <w:rPr>
            <w:rFonts w:hint="eastAsia" w:ascii="宋体" w:hAnsi="宋体" w:eastAsia="宋体" w:cs="宋体"/>
            <w:sz w:val="24"/>
            <w:szCs w:val="24"/>
            <w:lang w:val="en-US" w:eastAsia="zh-CN"/>
          </w:rPr>
          <w:t>里文</w:t>
        </w:r>
      </w:ins>
      <w:ins w:id="1353" w:author="salted鱼" w:date="2026-07-02T13:45:01Z">
        <w:r>
          <w:rPr>
            <w:rFonts w:hint="eastAsia" w:ascii="宋体" w:hAnsi="宋体" w:eastAsia="宋体" w:cs="宋体"/>
            <w:sz w:val="24"/>
            <w:szCs w:val="24"/>
            <w:lang w:val="en-US" w:eastAsia="zh-CN"/>
          </w:rPr>
          <w:t>举起手</w:t>
        </w:r>
      </w:ins>
      <w:ins w:id="1354" w:author="salted鱼" w:date="2026-07-02T13:45:02Z">
        <w:r>
          <w:rPr>
            <w:rFonts w:hint="eastAsia" w:ascii="宋体" w:hAnsi="宋体" w:eastAsia="宋体" w:cs="宋体"/>
            <w:sz w:val="24"/>
            <w:szCs w:val="24"/>
            <w:lang w:val="en-US" w:eastAsia="zh-CN"/>
          </w:rPr>
          <w:t>，</w:t>
        </w:r>
      </w:ins>
      <w:ins w:id="1355" w:author="salted鱼" w:date="2026-07-02T13:45:07Z">
        <w:r>
          <w:rPr>
            <w:rFonts w:hint="eastAsia" w:ascii="宋体" w:hAnsi="宋体" w:eastAsia="宋体" w:cs="宋体"/>
            <w:sz w:val="24"/>
            <w:szCs w:val="24"/>
            <w:lang w:val="en-US" w:eastAsia="zh-CN"/>
          </w:rPr>
          <w:t>大拇指</w:t>
        </w:r>
      </w:ins>
      <w:ins w:id="1356" w:author="salted鱼" w:date="2026-07-02T13:45:08Z">
        <w:r>
          <w:rPr>
            <w:rFonts w:hint="eastAsia" w:ascii="宋体" w:hAnsi="宋体" w:eastAsia="宋体" w:cs="宋体"/>
            <w:sz w:val="24"/>
            <w:szCs w:val="24"/>
            <w:lang w:val="en-US" w:eastAsia="zh-CN"/>
          </w:rPr>
          <w:t>和</w:t>
        </w:r>
      </w:ins>
      <w:ins w:id="1357" w:author="salted鱼" w:date="2026-07-02T13:45:12Z">
        <w:r>
          <w:rPr>
            <w:rFonts w:hint="eastAsia" w:ascii="宋体" w:hAnsi="宋体" w:eastAsia="宋体" w:cs="宋体"/>
            <w:sz w:val="24"/>
            <w:szCs w:val="24"/>
            <w:lang w:val="en-US" w:eastAsia="zh-CN"/>
          </w:rPr>
          <w:t>食指</w:t>
        </w:r>
      </w:ins>
      <w:ins w:id="1358" w:author="salted鱼" w:date="2026-07-02T13:45:13Z">
        <w:r>
          <w:rPr>
            <w:rFonts w:hint="eastAsia" w:ascii="宋体" w:hAnsi="宋体" w:eastAsia="宋体" w:cs="宋体"/>
            <w:sz w:val="24"/>
            <w:szCs w:val="24"/>
            <w:lang w:val="en-US" w:eastAsia="zh-CN"/>
          </w:rPr>
          <w:t>相互</w:t>
        </w:r>
      </w:ins>
      <w:ins w:id="1359" w:author="salted鱼" w:date="2026-07-02T13:45:15Z">
        <w:r>
          <w:rPr>
            <w:rFonts w:hint="eastAsia" w:ascii="宋体" w:hAnsi="宋体" w:eastAsia="宋体" w:cs="宋体"/>
            <w:sz w:val="24"/>
            <w:szCs w:val="24"/>
            <w:lang w:val="en-US" w:eastAsia="zh-CN"/>
          </w:rPr>
          <w:t>搓了搓</w:t>
        </w:r>
      </w:ins>
      <w:ins w:id="1360" w:author="salted鱼" w:date="2026-07-02T13:45:16Z">
        <w:r>
          <w:rPr>
            <w:rFonts w:hint="eastAsia" w:ascii="宋体" w:hAnsi="宋体" w:eastAsia="宋体" w:cs="宋体"/>
            <w:sz w:val="24"/>
            <w:szCs w:val="24"/>
            <w:lang w:val="en-US" w:eastAsia="zh-CN"/>
          </w:rPr>
          <w:t>。</w:t>
        </w:r>
      </w:ins>
    </w:p>
    <w:p w14:paraId="178AD6A4">
      <w:pPr>
        <w:rPr>
          <w:ins w:id="1361" w:author="salted鱼" w:date="2026-07-01T18:02:31Z"/>
          <w:rFonts w:hint="eastAsia" w:ascii="宋体" w:hAnsi="宋体" w:eastAsia="宋体" w:cs="宋体"/>
          <w:sz w:val="24"/>
          <w:szCs w:val="24"/>
          <w:lang w:val="en-US" w:eastAsia="zh-CN"/>
        </w:rPr>
      </w:pPr>
      <w:ins w:id="1362" w:author="salted鱼" w:date="2026-07-02T13:45:19Z">
        <w:r>
          <w:rPr>
            <w:rFonts w:hint="eastAsia" w:ascii="宋体" w:hAnsi="宋体" w:eastAsia="宋体" w:cs="宋体"/>
            <w:sz w:val="24"/>
            <w:szCs w:val="24"/>
            <w:lang w:val="en-US" w:eastAsia="zh-CN"/>
          </w:rPr>
          <w:t>里文</w:t>
        </w:r>
      </w:ins>
      <w:ins w:id="1363" w:author="salted鱼" w:date="2026-07-02T13:45:20Z">
        <w:r>
          <w:rPr>
            <w:rFonts w:hint="eastAsia" w:ascii="宋体" w:hAnsi="宋体" w:eastAsia="宋体" w:cs="宋体"/>
            <w:sz w:val="24"/>
            <w:szCs w:val="24"/>
            <w:lang w:val="en-US" w:eastAsia="zh-CN"/>
          </w:rPr>
          <w:t>：</w:t>
        </w:r>
      </w:ins>
      <w:ins w:id="1364" w:author="salted鱼" w:date="2026-07-02T13:45:29Z">
        <w:r>
          <w:rPr>
            <w:rFonts w:hint="eastAsia" w:ascii="宋体" w:hAnsi="宋体" w:eastAsia="宋体" w:cs="宋体"/>
            <w:sz w:val="24"/>
            <w:szCs w:val="24"/>
            <w:lang w:val="en-US" w:eastAsia="zh-CN"/>
          </w:rPr>
          <w:t>万一有些人</w:t>
        </w:r>
      </w:ins>
      <w:ins w:id="1365" w:author="salted鱼" w:date="2026-07-02T13:45:31Z">
        <w:r>
          <w:rPr>
            <w:rFonts w:hint="eastAsia" w:ascii="宋体" w:hAnsi="宋体" w:eastAsia="宋体" w:cs="宋体"/>
            <w:sz w:val="24"/>
            <w:szCs w:val="24"/>
            <w:lang w:val="en-US" w:eastAsia="zh-CN"/>
          </w:rPr>
          <w:t>捣乱</w:t>
        </w:r>
      </w:ins>
      <w:ins w:id="1366" w:author="salted鱼" w:date="2026-07-02T13:45:32Z">
        <w:r>
          <w:rPr>
            <w:rFonts w:hint="eastAsia" w:ascii="宋体" w:hAnsi="宋体" w:eastAsia="宋体" w:cs="宋体"/>
            <w:sz w:val="24"/>
            <w:szCs w:val="24"/>
            <w:lang w:val="en-US" w:eastAsia="zh-CN"/>
          </w:rPr>
          <w:t>怎么</w:t>
        </w:r>
      </w:ins>
      <w:ins w:id="1367" w:author="salted鱼" w:date="2026-07-02T13:45:34Z">
        <w:r>
          <w:rPr>
            <w:rFonts w:hint="eastAsia" w:ascii="宋体" w:hAnsi="宋体" w:eastAsia="宋体" w:cs="宋体"/>
            <w:sz w:val="24"/>
            <w:szCs w:val="24"/>
            <w:lang w:val="en-US" w:eastAsia="zh-CN"/>
          </w:rPr>
          <w:t>办？</w:t>
        </w:r>
      </w:ins>
    </w:p>
    <w:p w14:paraId="6F6FE2D8">
      <w:pPr>
        <w:rPr>
          <w:del w:id="1368" w:author="salted鱼" w:date="2026-07-01T18:02:48Z"/>
          <w:rFonts w:hint="eastAsia" w:ascii="宋体" w:hAnsi="宋体" w:eastAsia="宋体" w:cs="宋体"/>
          <w:sz w:val="24"/>
          <w:szCs w:val="24"/>
          <w:lang w:val="en-US" w:eastAsia="zh-CN"/>
        </w:rPr>
      </w:pPr>
      <w:del w:id="1369" w:author="salted鱼" w:date="2026-07-01T18:02:48Z">
        <w:r>
          <w:rPr>
            <w:rFonts w:hint="eastAsia" w:ascii="宋体" w:hAnsi="宋体" w:eastAsia="宋体" w:cs="宋体"/>
            <w:sz w:val="24"/>
            <w:szCs w:val="24"/>
            <w:lang w:val="en-US" w:eastAsia="zh-CN"/>
          </w:rPr>
          <w:delText>陛下，如果是十五年前那个渴望维洛尔家承认的里文，或许真的会跪着磕头谢恩。</w:delText>
        </w:r>
      </w:del>
    </w:p>
    <w:p w14:paraId="5F508D93">
      <w:pPr>
        <w:rPr>
          <w:del w:id="1370" w:author="salted鱼" w:date="2026-07-01T18:02:48Z"/>
          <w:rFonts w:hint="eastAsia" w:ascii="宋体" w:hAnsi="宋体" w:eastAsia="宋体" w:cs="宋体"/>
          <w:sz w:val="24"/>
          <w:szCs w:val="24"/>
          <w:lang w:val="en-US" w:eastAsia="zh-CN"/>
        </w:rPr>
      </w:pPr>
      <w:del w:id="1371" w:author="salted鱼" w:date="2026-07-01T18:02:48Z">
        <w:r>
          <w:rPr>
            <w:rFonts w:hint="eastAsia" w:ascii="宋体" w:hAnsi="宋体" w:eastAsia="宋体" w:cs="宋体"/>
            <w:sz w:val="24"/>
            <w:szCs w:val="24"/>
            <w:lang w:val="en-US" w:eastAsia="zh-CN"/>
          </w:rPr>
          <w:delText>里文（目光直视尤利乌斯）：如今我只为了我母亲的一个真相。如果这背后是更庞大的势力，我会把整个帝国翻个底朝天。</w:delText>
        </w:r>
      </w:del>
    </w:p>
    <w:p w14:paraId="3EA2BF87">
      <w:pPr>
        <w:rPr>
          <w:del w:id="1372" w:author="salted鱼" w:date="2026-07-01T18:02:48Z"/>
          <w:rFonts w:hint="eastAsia" w:ascii="宋体" w:hAnsi="宋体" w:eastAsia="宋体" w:cs="宋体"/>
          <w:sz w:val="24"/>
          <w:szCs w:val="24"/>
          <w:lang w:val="en-US" w:eastAsia="zh-CN"/>
        </w:rPr>
      </w:pPr>
      <w:del w:id="1373" w:author="salted鱼" w:date="2026-07-01T18:02:48Z">
        <w:r>
          <w:rPr>
            <w:rFonts w:hint="eastAsia" w:ascii="宋体" w:hAnsi="宋体" w:eastAsia="宋体" w:cs="宋体"/>
            <w:sz w:val="24"/>
            <w:szCs w:val="24"/>
            <w:lang w:val="en-US" w:eastAsia="zh-CN"/>
          </w:rPr>
          <w:delText>△尤利乌斯拿着酒杯的手微微一顿。</w:delText>
        </w:r>
      </w:del>
    </w:p>
    <w:p w14:paraId="3AE4F569">
      <w:pPr>
        <w:rPr>
          <w:del w:id="1374" w:author="salted鱼" w:date="2026-07-01T18:02:48Z"/>
          <w:rFonts w:hint="eastAsia" w:ascii="宋体" w:hAnsi="宋体" w:eastAsia="宋体" w:cs="宋体"/>
          <w:sz w:val="24"/>
          <w:szCs w:val="24"/>
          <w:lang w:val="en-US" w:eastAsia="zh-CN"/>
        </w:rPr>
      </w:pPr>
      <w:del w:id="1375" w:author="salted鱼" w:date="2026-07-01T18:02:48Z">
        <w:r>
          <w:rPr>
            <w:rFonts w:hint="eastAsia" w:ascii="宋体" w:hAnsi="宋体" w:eastAsia="宋体" w:cs="宋体"/>
            <w:sz w:val="24"/>
            <w:szCs w:val="24"/>
            <w:lang w:val="en-US" w:eastAsia="zh-CN"/>
          </w:rPr>
          <w:delText>尤利乌斯（低沉）：你知道你在说什么吗？</w:delText>
        </w:r>
      </w:del>
    </w:p>
    <w:p w14:paraId="560E3524">
      <w:pPr>
        <w:rPr>
          <w:del w:id="1376" w:author="salted鱼" w:date="2026-07-01T18:02:48Z"/>
          <w:rFonts w:hint="eastAsia" w:ascii="宋体" w:hAnsi="宋体" w:eastAsia="宋体" w:cs="宋体"/>
          <w:sz w:val="24"/>
          <w:szCs w:val="24"/>
          <w:lang w:val="en-US" w:eastAsia="zh-CN"/>
        </w:rPr>
      </w:pPr>
      <w:del w:id="1377" w:author="salted鱼" w:date="2026-07-01T18:02:48Z">
        <w:r>
          <w:rPr>
            <w:rFonts w:hint="eastAsia" w:ascii="宋体" w:hAnsi="宋体" w:eastAsia="宋体" w:cs="宋体"/>
            <w:sz w:val="24"/>
            <w:szCs w:val="24"/>
            <w:lang w:val="en-US" w:eastAsia="zh-CN"/>
          </w:rPr>
          <w:delText>里文（一步步走向皇帝）：如果您想整顿帝国，正好，我们要清算的名单，或许有很多重叠之处。</w:delText>
        </w:r>
      </w:del>
    </w:p>
    <w:p w14:paraId="54680F1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尤利乌斯（突然大笑）：好，</w:t>
      </w:r>
      <w:del w:id="1378" w:author="salted鱼" w:date="2026-07-01T18:19:34Z">
        <w:r>
          <w:rPr>
            <w:rFonts w:hint="eastAsia" w:ascii="宋体" w:hAnsi="宋体" w:eastAsia="宋体" w:cs="宋体"/>
            <w:sz w:val="24"/>
            <w:szCs w:val="24"/>
            <w:lang w:val="en-US" w:eastAsia="zh-CN"/>
          </w:rPr>
          <w:delText>有胆识！</w:delText>
        </w:r>
      </w:del>
      <w:r>
        <w:rPr>
          <w:rFonts w:hint="eastAsia" w:ascii="宋体" w:hAnsi="宋体" w:eastAsia="宋体" w:cs="宋体"/>
          <w:sz w:val="24"/>
          <w:szCs w:val="24"/>
          <w:lang w:val="en-US" w:eastAsia="zh-CN"/>
        </w:rPr>
        <w:t>朕给你</w:t>
      </w:r>
      <w:ins w:id="1379" w:author="salted鱼" w:date="2026-07-01T18:19:43Z">
        <w:r>
          <w:rPr>
            <w:rFonts w:hint="eastAsia" w:ascii="宋体" w:hAnsi="宋体" w:eastAsia="宋体" w:cs="宋体"/>
            <w:sz w:val="24"/>
            <w:szCs w:val="24"/>
            <w:lang w:val="en-US" w:eastAsia="zh-CN"/>
          </w:rPr>
          <w:t>权力</w:t>
        </w:r>
      </w:ins>
      <w:del w:id="1380" w:author="salted鱼" w:date="2026-07-01T18:19:40Z">
        <w:r>
          <w:rPr>
            <w:rFonts w:hint="eastAsia" w:ascii="宋体" w:hAnsi="宋体" w:eastAsia="宋体" w:cs="宋体"/>
            <w:sz w:val="24"/>
            <w:szCs w:val="24"/>
            <w:lang w:val="en-US" w:eastAsia="zh-CN"/>
          </w:rPr>
          <w:delText>开这</w:delText>
        </w:r>
      </w:del>
      <w:del w:id="1381" w:author="salted鱼" w:date="2026-07-01T18:19:39Z">
        <w:r>
          <w:rPr>
            <w:rFonts w:hint="eastAsia" w:ascii="宋体" w:hAnsi="宋体" w:eastAsia="宋体" w:cs="宋体"/>
            <w:sz w:val="24"/>
            <w:szCs w:val="24"/>
            <w:lang w:val="en-US" w:eastAsia="zh-CN"/>
          </w:rPr>
          <w:delText>个口子</w:delText>
        </w:r>
      </w:del>
      <w:r>
        <w:rPr>
          <w:rFonts w:hint="eastAsia" w:ascii="宋体" w:hAnsi="宋体" w:eastAsia="宋体" w:cs="宋体"/>
          <w:sz w:val="24"/>
          <w:szCs w:val="24"/>
          <w:lang w:val="en-US" w:eastAsia="zh-CN"/>
        </w:rPr>
        <w:t>！放手去查，</w:t>
      </w:r>
      <w:ins w:id="1382" w:author="salted鱼" w:date="2026-07-01T18:07:27Z">
        <w:r>
          <w:rPr>
            <w:rFonts w:hint="eastAsia" w:ascii="宋体" w:hAnsi="宋体" w:eastAsia="宋体" w:cs="宋体"/>
            <w:sz w:val="24"/>
            <w:szCs w:val="24"/>
            <w:lang w:val="en-US" w:eastAsia="zh-CN"/>
          </w:rPr>
          <w:t>那群老狐狸</w:t>
        </w:r>
      </w:ins>
      <w:ins w:id="1383" w:author="salted鱼" w:date="2026-07-01T18:07:29Z">
        <w:r>
          <w:rPr>
            <w:rFonts w:hint="eastAsia" w:ascii="宋体" w:hAnsi="宋体" w:eastAsia="宋体" w:cs="宋体"/>
            <w:sz w:val="24"/>
            <w:szCs w:val="24"/>
            <w:lang w:val="en-US" w:eastAsia="zh-CN"/>
          </w:rPr>
          <w:t>朕</w:t>
        </w:r>
      </w:ins>
      <w:ins w:id="1384" w:author="salted鱼" w:date="2026-07-01T18:07:32Z">
        <w:r>
          <w:rPr>
            <w:rFonts w:hint="eastAsia" w:ascii="宋体" w:hAnsi="宋体" w:eastAsia="宋体" w:cs="宋体"/>
            <w:sz w:val="24"/>
            <w:szCs w:val="24"/>
            <w:lang w:val="en-US" w:eastAsia="zh-CN"/>
          </w:rPr>
          <w:t>挡着！</w:t>
        </w:r>
      </w:ins>
      <w:del w:id="1385" w:author="salted鱼" w:date="2026-07-01T18:07:14Z">
        <w:r>
          <w:rPr>
            <w:rFonts w:hint="eastAsia" w:ascii="宋体" w:hAnsi="宋体" w:eastAsia="宋体" w:cs="宋体"/>
            <w:sz w:val="24"/>
            <w:szCs w:val="24"/>
            <w:lang w:val="en-US" w:eastAsia="zh-CN"/>
          </w:rPr>
          <w:delText>如果帝国真的烂到了根子里，那朕陪你翻！</w:delText>
        </w:r>
      </w:del>
    </w:p>
    <w:p w14:paraId="380AFD3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里文（将酒一饮而尽）：那么，合作愉快，</w:t>
      </w:r>
      <w:ins w:id="1386" w:author="salted鱼" w:date="2026-07-01T17:36:56Z">
        <w:r>
          <w:rPr>
            <w:rFonts w:hint="eastAsia" w:ascii="宋体" w:hAnsi="宋体" w:eastAsia="宋体" w:cs="宋体"/>
            <w:sz w:val="24"/>
            <w:szCs w:val="24"/>
            <w:lang w:val="en-US" w:eastAsia="zh-CN"/>
          </w:rPr>
          <w:t>我的</w:t>
        </w:r>
      </w:ins>
      <w:ins w:id="1387" w:author="salted鱼" w:date="2026-07-01T17:37:00Z">
        <w:r>
          <w:rPr>
            <w:rFonts w:hint="eastAsia" w:ascii="宋体" w:hAnsi="宋体" w:eastAsia="宋体" w:cs="宋体"/>
            <w:sz w:val="24"/>
            <w:szCs w:val="24"/>
            <w:lang w:val="en-US" w:eastAsia="zh-CN"/>
          </w:rPr>
          <w:t>好大哥</w:t>
        </w:r>
      </w:ins>
      <w:del w:id="1388" w:author="salted鱼" w:date="2026-07-01T17:36:51Z">
        <w:r>
          <w:rPr>
            <w:rFonts w:hint="eastAsia" w:ascii="宋体" w:hAnsi="宋体" w:eastAsia="宋体" w:cs="宋体"/>
            <w:sz w:val="24"/>
            <w:szCs w:val="24"/>
            <w:lang w:val="en-US" w:eastAsia="zh-CN"/>
          </w:rPr>
          <w:delText>陛下</w:delText>
        </w:r>
      </w:del>
      <w:r>
        <w:rPr>
          <w:rFonts w:hint="eastAsia" w:ascii="宋体" w:hAnsi="宋体" w:eastAsia="宋体" w:cs="宋体"/>
          <w:sz w:val="24"/>
          <w:szCs w:val="24"/>
          <w:lang w:val="en-US" w:eastAsia="zh-CN"/>
        </w:rPr>
        <w:t>。</w:t>
      </w:r>
    </w:p>
    <w:p w14:paraId="1108E730">
      <w:pPr>
        <w:rPr>
          <w:rFonts w:hint="eastAsia" w:ascii="宋体" w:hAnsi="宋体" w:eastAsia="宋体" w:cs="宋体"/>
          <w:sz w:val="24"/>
          <w:szCs w:val="24"/>
          <w:lang w:val="en-US" w:eastAsia="zh-CN"/>
        </w:rPr>
      </w:pPr>
    </w:p>
    <w:p w14:paraId="1BDF5476">
      <w:pPr>
        <w:rPr>
          <w:del w:id="1389" w:author="salted鱼" w:date="2026-07-01T17:15:43Z"/>
          <w:rFonts w:hint="eastAsia" w:ascii="宋体" w:hAnsi="宋体" w:eastAsia="宋体" w:cs="宋体"/>
          <w:sz w:val="24"/>
          <w:szCs w:val="24"/>
          <w:lang w:val="en-US" w:eastAsia="zh-CN"/>
        </w:rPr>
      </w:pPr>
      <w:del w:id="1390" w:author="salted鱼" w:date="2026-07-01T17:15:43Z">
        <w:r>
          <w:rPr>
            <w:rFonts w:hint="eastAsia" w:ascii="宋体" w:hAnsi="宋体" w:eastAsia="宋体" w:cs="宋体"/>
            <w:sz w:val="24"/>
            <w:szCs w:val="24"/>
            <w:lang w:val="en-US" w:eastAsia="zh-CN"/>
          </w:rPr>
          <w:delText>028-2 首相府邸/夜/内</w:delText>
        </w:r>
      </w:del>
    </w:p>
    <w:p w14:paraId="073F32ED">
      <w:pPr>
        <w:rPr>
          <w:del w:id="1391" w:author="salted鱼" w:date="2026-07-01T17:15:43Z"/>
          <w:rFonts w:hint="eastAsia" w:ascii="宋体" w:hAnsi="宋体" w:eastAsia="宋体" w:cs="宋体"/>
          <w:sz w:val="24"/>
          <w:szCs w:val="24"/>
          <w:lang w:val="en-US" w:eastAsia="zh-CN"/>
        </w:rPr>
      </w:pPr>
      <w:del w:id="1392" w:author="salted鱼" w:date="2026-07-01T17:15:43Z">
        <w:r>
          <w:rPr>
            <w:rFonts w:hint="eastAsia" w:ascii="宋体" w:hAnsi="宋体" w:eastAsia="宋体" w:cs="宋体"/>
            <w:sz w:val="24"/>
            <w:szCs w:val="24"/>
            <w:lang w:val="en-US" w:eastAsia="zh-CN"/>
          </w:rPr>
          <w:delText>人物：阿尔瓦多、奥兰</w:delText>
        </w:r>
      </w:del>
    </w:p>
    <w:p w14:paraId="28D96069">
      <w:pPr>
        <w:rPr>
          <w:del w:id="1393" w:author="salted鱼" w:date="2026-07-01T17:15:43Z"/>
          <w:rFonts w:hint="eastAsia" w:ascii="宋体" w:hAnsi="宋体" w:eastAsia="宋体" w:cs="宋体"/>
          <w:sz w:val="24"/>
          <w:szCs w:val="24"/>
          <w:lang w:val="en-US" w:eastAsia="zh-CN"/>
        </w:rPr>
      </w:pPr>
      <w:del w:id="1394" w:author="salted鱼" w:date="2026-07-01T17:15:43Z">
        <w:r>
          <w:rPr>
            <w:rFonts w:hint="eastAsia" w:ascii="宋体" w:hAnsi="宋体" w:eastAsia="宋体" w:cs="宋体"/>
            <w:sz w:val="24"/>
            <w:szCs w:val="24"/>
            <w:lang w:val="en-US" w:eastAsia="zh-CN"/>
          </w:rPr>
          <w:delText>△书房内昏暗压抑，阿尔瓦多瘫坐在座椅上，奥兰首相摇晃着杯中的红酒。</w:delText>
        </w:r>
      </w:del>
    </w:p>
    <w:p w14:paraId="601E23CC">
      <w:pPr>
        <w:rPr>
          <w:del w:id="1395" w:author="salted鱼" w:date="2026-07-01T17:15:43Z"/>
          <w:rFonts w:hint="eastAsia" w:ascii="宋体" w:hAnsi="宋体" w:eastAsia="宋体" w:cs="宋体"/>
          <w:sz w:val="24"/>
          <w:szCs w:val="24"/>
          <w:lang w:val="en-US" w:eastAsia="zh-CN"/>
        </w:rPr>
      </w:pPr>
      <w:del w:id="1396" w:author="salted鱼" w:date="2026-07-01T17:15:43Z">
        <w:r>
          <w:rPr>
            <w:rFonts w:hint="eastAsia" w:ascii="宋体" w:hAnsi="宋体" w:eastAsia="宋体" w:cs="宋体"/>
            <w:sz w:val="24"/>
            <w:szCs w:val="24"/>
            <w:lang w:val="en-US" w:eastAsia="zh-CN"/>
          </w:rPr>
          <w:delText>奥兰：阿尔瓦多，你真是把维洛尔家族的尊严，扔进垃圾桶里了。居然被废柴给反将一军。</w:delText>
        </w:r>
      </w:del>
    </w:p>
    <w:p w14:paraId="179FFDD5">
      <w:pPr>
        <w:rPr>
          <w:del w:id="1397" w:author="salted鱼" w:date="2026-07-01T17:15:43Z"/>
          <w:rFonts w:hint="eastAsia" w:ascii="宋体" w:hAnsi="宋体" w:eastAsia="宋体" w:cs="宋体"/>
          <w:sz w:val="24"/>
          <w:szCs w:val="24"/>
          <w:lang w:val="en-US" w:eastAsia="zh-CN"/>
        </w:rPr>
      </w:pPr>
      <w:del w:id="1398" w:author="salted鱼" w:date="2026-07-01T17:15:43Z">
        <w:r>
          <w:rPr>
            <w:rFonts w:hint="eastAsia" w:ascii="宋体" w:hAnsi="宋体" w:eastAsia="宋体" w:cs="宋体"/>
            <w:sz w:val="24"/>
            <w:szCs w:val="24"/>
            <w:lang w:val="en-US" w:eastAsia="zh-CN"/>
          </w:rPr>
          <w:delText>阿尔瓦多：他背后有皇帝撑腰！</w:delText>
        </w:r>
      </w:del>
      <w:del w:id="1399" w:author="salted鱼" w:date="2026-07-01T17:15:43Z">
        <w:r>
          <w:rPr>
            <w:rFonts w:hint="eastAsia" w:ascii="宋体" w:hAnsi="宋体" w:eastAsia="宋体" w:cs="宋体"/>
            <w:sz w:val="24"/>
            <w:szCs w:val="24"/>
          </w:rPr>
          <w:delText>皇帝竟然当众叫他贤弟，这简直是把我的脸按在地上踩！</w:delText>
        </w:r>
      </w:del>
    </w:p>
    <w:p w14:paraId="78EB7D9E">
      <w:pPr>
        <w:rPr>
          <w:del w:id="1400" w:author="salted鱼" w:date="2026-07-01T17:15:43Z"/>
          <w:rFonts w:hint="eastAsia" w:ascii="宋体" w:hAnsi="宋体" w:eastAsia="宋体" w:cs="宋体"/>
          <w:sz w:val="24"/>
          <w:szCs w:val="24"/>
          <w:lang w:val="en-US" w:eastAsia="zh-CN"/>
        </w:rPr>
      </w:pPr>
      <w:del w:id="1401" w:author="salted鱼" w:date="2026-07-01T17:15:43Z">
        <w:r>
          <w:rPr>
            <w:rFonts w:hint="eastAsia" w:ascii="宋体" w:hAnsi="宋体" w:eastAsia="宋体" w:cs="宋体"/>
            <w:sz w:val="24"/>
            <w:szCs w:val="24"/>
            <w:lang w:val="en-US" w:eastAsia="zh-CN"/>
          </w:rPr>
          <w:delText>奥兰：尤利乌斯想利用他，那就让他利用。在战场上，他是把锋利的刀；但在政治场上，他依然是个毫无根基的老鼠。</w:delText>
        </w:r>
      </w:del>
    </w:p>
    <w:p w14:paraId="43845AAA">
      <w:pPr>
        <w:rPr>
          <w:del w:id="1402" w:author="salted鱼" w:date="2026-07-01T17:15:43Z"/>
          <w:rFonts w:hint="eastAsia" w:ascii="宋体" w:hAnsi="宋体" w:eastAsia="宋体" w:cs="宋体"/>
          <w:sz w:val="24"/>
          <w:szCs w:val="24"/>
          <w:lang w:val="en-US" w:eastAsia="zh-CN"/>
        </w:rPr>
      </w:pPr>
      <w:del w:id="1403" w:author="salted鱼" w:date="2026-07-01T17:15:43Z">
        <w:r>
          <w:rPr>
            <w:rFonts w:hint="eastAsia" w:ascii="宋体" w:hAnsi="宋体" w:eastAsia="宋体" w:cs="宋体"/>
            <w:sz w:val="24"/>
            <w:szCs w:val="24"/>
            <w:lang w:val="en-US" w:eastAsia="zh-CN"/>
          </w:rPr>
          <w:delText>阿尔瓦多：你的意思是？</w:delText>
        </w:r>
      </w:del>
    </w:p>
    <w:p w14:paraId="21C5C610">
      <w:pPr>
        <w:rPr>
          <w:del w:id="1404" w:author="salted鱼" w:date="2026-07-01T17:15:43Z"/>
          <w:rFonts w:hint="eastAsia" w:ascii="宋体" w:hAnsi="宋体" w:eastAsia="宋体" w:cs="宋体"/>
          <w:sz w:val="24"/>
          <w:szCs w:val="24"/>
          <w:lang w:val="en-US" w:eastAsia="zh-CN"/>
        </w:rPr>
      </w:pPr>
      <w:del w:id="1405" w:author="salted鱼" w:date="2026-07-01T17:15:43Z">
        <w:r>
          <w:rPr>
            <w:rFonts w:hint="eastAsia" w:ascii="宋体" w:hAnsi="宋体" w:eastAsia="宋体" w:cs="宋体"/>
            <w:sz w:val="24"/>
            <w:szCs w:val="24"/>
            <w:lang w:val="en-US" w:eastAsia="zh-CN"/>
          </w:rPr>
          <w:delText>奥兰：他放纵、他暴烈。就算这些不是真的，只要有十个人站出来指控，这就是事实。</w:delText>
        </w:r>
      </w:del>
    </w:p>
    <w:p w14:paraId="11597128">
      <w:pPr>
        <w:rPr>
          <w:del w:id="1406" w:author="salted鱼" w:date="2026-07-01T17:15:43Z"/>
          <w:rFonts w:hint="eastAsia" w:ascii="宋体" w:hAnsi="宋体" w:eastAsia="宋体" w:cs="宋体"/>
          <w:sz w:val="24"/>
          <w:szCs w:val="24"/>
          <w:lang w:val="en-US" w:eastAsia="zh-CN"/>
        </w:rPr>
      </w:pPr>
      <w:del w:id="1407" w:author="salted鱼" w:date="2026-07-01T17:15:43Z">
        <w:r>
          <w:rPr>
            <w:rFonts w:hint="eastAsia" w:ascii="宋体" w:hAnsi="宋体" w:eastAsia="宋体" w:cs="宋体"/>
            <w:sz w:val="24"/>
            <w:szCs w:val="24"/>
            <w:lang w:val="en-US" w:eastAsia="zh-CN"/>
          </w:rPr>
          <w:delText>△奥兰从抽屉里甩出一沓金票，拍在桌上。</w:delText>
        </w:r>
      </w:del>
    </w:p>
    <w:p w14:paraId="7FBD9216">
      <w:pPr>
        <w:rPr>
          <w:del w:id="1408" w:author="salted鱼" w:date="2026-07-01T17:15:43Z"/>
          <w:rFonts w:hint="eastAsia" w:ascii="宋体" w:hAnsi="宋体" w:eastAsia="宋体" w:cs="宋体"/>
          <w:sz w:val="24"/>
          <w:szCs w:val="24"/>
          <w:lang w:val="en-US" w:eastAsia="zh-CN"/>
        </w:rPr>
      </w:pPr>
      <w:del w:id="1409" w:author="salted鱼" w:date="2026-07-01T17:15:43Z">
        <w:r>
          <w:rPr>
            <w:rFonts w:hint="eastAsia" w:ascii="宋体" w:hAnsi="宋体" w:eastAsia="宋体" w:cs="宋体"/>
            <w:sz w:val="24"/>
            <w:szCs w:val="24"/>
            <w:lang w:val="en-US" w:eastAsia="zh-CN"/>
          </w:rPr>
          <w:delText>奥兰：去把他在俱乐部里那帮酒肉朋友找出来，给足报酬，让他们在大议会上，把他描述成一个不可救药的禽兽。</w:delText>
        </w:r>
      </w:del>
    </w:p>
    <w:p w14:paraId="660E5C7C">
      <w:pPr>
        <w:rPr>
          <w:del w:id="1410" w:author="salted鱼" w:date="2026-07-01T17:15:43Z"/>
          <w:rFonts w:hint="eastAsia" w:ascii="宋体" w:hAnsi="宋体" w:eastAsia="宋体" w:cs="宋体"/>
          <w:sz w:val="24"/>
          <w:szCs w:val="24"/>
          <w:lang w:val="en-US" w:eastAsia="zh-CN"/>
        </w:rPr>
      </w:pPr>
      <w:del w:id="1411" w:author="salted鱼" w:date="2026-07-01T17:15:43Z">
        <w:r>
          <w:rPr>
            <w:rFonts w:hint="eastAsia" w:ascii="宋体" w:hAnsi="宋体" w:eastAsia="宋体" w:cs="宋体"/>
            <w:sz w:val="24"/>
            <w:szCs w:val="24"/>
            <w:lang w:val="en-US" w:eastAsia="zh-CN"/>
          </w:rPr>
          <w:delText>奥兰（狠毒）：只要把他的形象彻底抹黑，就算皇帝想保他，也会因为惧怕舆论压力而不得不重新考虑驸马人选。</w:delText>
        </w:r>
      </w:del>
    </w:p>
    <w:p w14:paraId="52AE6FDA">
      <w:pPr>
        <w:rPr>
          <w:del w:id="1412" w:author="salted鱼" w:date="2026-07-01T17:15:43Z"/>
          <w:rFonts w:hint="eastAsia" w:ascii="宋体" w:hAnsi="宋体" w:eastAsia="宋体" w:cs="宋体"/>
          <w:sz w:val="24"/>
          <w:szCs w:val="24"/>
          <w:lang w:val="en-US" w:eastAsia="zh-CN"/>
        </w:rPr>
      </w:pPr>
    </w:p>
    <w:p w14:paraId="42E7B002">
      <w:pPr>
        <w:rPr>
          <w:ins w:id="1413" w:author="salted鱼" w:date="2026-07-01T17:31:18Z"/>
          <w:rFonts w:hint="eastAsia" w:ascii="宋体" w:hAnsi="宋体" w:eastAsia="宋体" w:cs="宋体"/>
          <w:b/>
          <w:bCs/>
          <w:sz w:val="24"/>
          <w:szCs w:val="24"/>
        </w:rPr>
      </w:pPr>
      <w:ins w:id="1414" w:author="salted鱼" w:date="2026-07-01T17:31:18Z">
        <w:r>
          <w:rPr>
            <w:rFonts w:hint="eastAsia" w:ascii="宋体" w:hAnsi="宋体" w:eastAsia="宋体" w:cs="宋体"/>
            <w:b/>
            <w:bCs/>
            <w:sz w:val="24"/>
            <w:szCs w:val="24"/>
          </w:rPr>
          <w:t>028-</w:t>
        </w:r>
      </w:ins>
      <w:ins w:id="1415" w:author="salted鱼" w:date="2026-07-01T17:37:17Z">
        <w:r>
          <w:rPr>
            <w:rFonts w:hint="eastAsia" w:ascii="宋体" w:hAnsi="宋体" w:eastAsia="宋体" w:cs="宋体"/>
            <w:b/>
            <w:bCs/>
            <w:sz w:val="24"/>
            <w:szCs w:val="24"/>
            <w:lang w:val="en-US" w:eastAsia="zh-CN"/>
          </w:rPr>
          <w:t>2</w:t>
        </w:r>
      </w:ins>
      <w:ins w:id="1416" w:author="salted鱼" w:date="2026-07-01T17:31:18Z">
        <w:r>
          <w:rPr>
            <w:rFonts w:hint="eastAsia" w:ascii="宋体" w:hAnsi="宋体" w:eastAsia="宋体" w:cs="宋体"/>
            <w:b/>
            <w:bCs/>
            <w:sz w:val="24"/>
            <w:szCs w:val="24"/>
          </w:rPr>
          <w:t xml:space="preserve"> 俱乐部外街道/夜/外</w:t>
        </w:r>
      </w:ins>
    </w:p>
    <w:p w14:paraId="1BA61EC7">
      <w:pPr>
        <w:rPr>
          <w:ins w:id="1417" w:author="salted鱼" w:date="2026-07-01T17:31:18Z"/>
          <w:rFonts w:hint="eastAsia" w:ascii="宋体" w:hAnsi="宋体" w:eastAsia="宋体" w:cs="宋体"/>
          <w:sz w:val="24"/>
          <w:szCs w:val="24"/>
        </w:rPr>
      </w:pPr>
      <w:ins w:id="1418" w:author="salted鱼" w:date="2026-07-01T17:31:18Z">
        <w:r>
          <w:rPr>
            <w:rFonts w:hint="eastAsia" w:ascii="宋体" w:hAnsi="宋体" w:eastAsia="宋体" w:cs="宋体"/>
            <w:b/>
            <w:bCs/>
            <w:sz w:val="24"/>
            <w:szCs w:val="24"/>
          </w:rPr>
          <w:t>人物：维莱拉、阿尔瓦多、禁卫军</w:t>
        </w:r>
      </w:ins>
    </w:p>
    <w:p w14:paraId="290F6288">
      <w:pPr>
        <w:rPr>
          <w:ins w:id="1419" w:author="salted鱼" w:date="2026-07-01T17:31:18Z"/>
          <w:rFonts w:hint="eastAsia" w:ascii="宋体" w:hAnsi="宋体" w:eastAsia="宋体" w:cs="宋体"/>
          <w:sz w:val="24"/>
          <w:szCs w:val="24"/>
        </w:rPr>
      </w:pPr>
      <w:ins w:id="1420" w:author="salted鱼" w:date="2026-07-01T17:31:18Z">
        <w:r>
          <w:rPr>
            <w:rFonts w:hint="eastAsia" w:ascii="宋体" w:hAnsi="宋体" w:eastAsia="宋体" w:cs="宋体"/>
            <w:sz w:val="24"/>
            <w:szCs w:val="24"/>
          </w:rPr>
          <w:t>△暴雨倾盆</w:t>
        </w:r>
      </w:ins>
      <w:ins w:id="1421" w:author="salted鱼" w:date="2026-07-01T18:08:25Z">
        <w:r>
          <w:rPr>
            <w:rFonts w:hint="eastAsia" w:ascii="宋体" w:hAnsi="宋体" w:eastAsia="宋体" w:cs="宋体"/>
            <w:sz w:val="24"/>
            <w:szCs w:val="24"/>
            <w:lang w:eastAsia="zh-CN"/>
          </w:rPr>
          <w:t>，</w:t>
        </w:r>
      </w:ins>
      <w:ins w:id="1422" w:author="salted鱼" w:date="2026-07-01T17:31:18Z">
        <w:r>
          <w:rPr>
            <w:rFonts w:hint="eastAsia" w:ascii="宋体" w:hAnsi="宋体" w:eastAsia="宋体" w:cs="宋体"/>
            <w:sz w:val="24"/>
            <w:szCs w:val="24"/>
          </w:rPr>
          <w:t>维莱拉和阿尔瓦多被两名身穿重甲的禁卫军粗暴地推搡着走出俱乐部</w:t>
        </w:r>
      </w:ins>
      <w:ins w:id="1423" w:author="salted鱼" w:date="2026-07-01T18:15:45Z">
        <w:r>
          <w:rPr>
            <w:rFonts w:hint="eastAsia" w:ascii="宋体" w:hAnsi="宋体" w:eastAsia="宋体" w:cs="宋体"/>
            <w:sz w:val="24"/>
            <w:szCs w:val="24"/>
            <w:lang w:eastAsia="zh-CN"/>
          </w:rPr>
          <w:t>，</w:t>
        </w:r>
      </w:ins>
      <w:ins w:id="1424" w:author="salted鱼" w:date="2026-07-01T17:31:18Z">
        <w:r>
          <w:rPr>
            <w:rFonts w:hint="eastAsia" w:ascii="宋体" w:hAnsi="宋体" w:eastAsia="宋体" w:cs="宋体"/>
            <w:sz w:val="24"/>
            <w:szCs w:val="24"/>
          </w:rPr>
          <w:t>阿尔瓦多脸色灰败，任由雨水淋湿全身。</w:t>
        </w:r>
      </w:ins>
    </w:p>
    <w:p w14:paraId="76701727">
      <w:pPr>
        <w:rPr>
          <w:ins w:id="1425" w:author="salted鱼" w:date="2026-07-01T17:31:18Z"/>
          <w:rFonts w:hint="eastAsia" w:ascii="宋体" w:hAnsi="宋体" w:eastAsia="宋体" w:cs="宋体"/>
          <w:sz w:val="24"/>
          <w:szCs w:val="24"/>
        </w:rPr>
      </w:pPr>
      <w:ins w:id="1426" w:author="salted鱼" w:date="2026-07-01T17:31:18Z">
        <w:r>
          <w:rPr>
            <w:rFonts w:hint="eastAsia" w:ascii="宋体" w:hAnsi="宋体" w:eastAsia="宋体" w:cs="宋体"/>
            <w:sz w:val="24"/>
            <w:szCs w:val="24"/>
          </w:rPr>
          <w:t>△维莱拉的妆容被雨水冲得凌乱，她</w:t>
        </w:r>
      </w:ins>
      <w:ins w:id="1427" w:author="salted鱼" w:date="2026-07-01T18:10:24Z">
        <w:r>
          <w:rPr>
            <w:rFonts w:hint="eastAsia" w:ascii="宋体" w:hAnsi="宋体" w:eastAsia="宋体" w:cs="宋体"/>
            <w:sz w:val="24"/>
            <w:szCs w:val="24"/>
            <w:lang w:val="en-US" w:eastAsia="zh-CN"/>
          </w:rPr>
          <w:t>满脸怨毒</w:t>
        </w:r>
      </w:ins>
      <w:ins w:id="1428" w:author="salted鱼" w:date="2026-07-01T18:10:25Z">
        <w:r>
          <w:rPr>
            <w:rFonts w:hint="eastAsia" w:ascii="宋体" w:hAnsi="宋体" w:eastAsia="宋体" w:cs="宋体"/>
            <w:sz w:val="24"/>
            <w:szCs w:val="24"/>
            <w:lang w:val="en-US" w:eastAsia="zh-CN"/>
          </w:rPr>
          <w:t>地</w:t>
        </w:r>
      </w:ins>
      <w:ins w:id="1429" w:author="salted鱼" w:date="2026-07-01T18:10:27Z">
        <w:r>
          <w:rPr>
            <w:rFonts w:hint="eastAsia" w:ascii="宋体" w:hAnsi="宋体" w:eastAsia="宋体" w:cs="宋体"/>
            <w:sz w:val="24"/>
            <w:szCs w:val="24"/>
            <w:lang w:val="en-US" w:eastAsia="zh-CN"/>
          </w:rPr>
          <w:t>看着</w:t>
        </w:r>
      </w:ins>
      <w:ins w:id="1430" w:author="salted鱼" w:date="2026-07-01T18:10:30Z">
        <w:r>
          <w:rPr>
            <w:rFonts w:hint="eastAsia" w:ascii="宋体" w:hAnsi="宋体" w:eastAsia="宋体" w:cs="宋体"/>
            <w:sz w:val="24"/>
            <w:szCs w:val="24"/>
            <w:lang w:val="en-US" w:eastAsia="zh-CN"/>
          </w:rPr>
          <w:t>俱乐部</w:t>
        </w:r>
      </w:ins>
      <w:ins w:id="1431" w:author="salted鱼" w:date="2026-07-01T18:10:33Z">
        <w:r>
          <w:rPr>
            <w:rFonts w:hint="eastAsia" w:ascii="宋体" w:hAnsi="宋体" w:eastAsia="宋体" w:cs="宋体"/>
            <w:sz w:val="24"/>
            <w:szCs w:val="24"/>
            <w:lang w:val="en-US" w:eastAsia="zh-CN"/>
          </w:rPr>
          <w:t>大门</w:t>
        </w:r>
      </w:ins>
      <w:ins w:id="1432" w:author="salted鱼" w:date="2026-07-01T17:31:18Z">
        <w:r>
          <w:rPr>
            <w:rFonts w:hint="eastAsia" w:ascii="宋体" w:hAnsi="宋体" w:eastAsia="宋体" w:cs="宋体"/>
            <w:sz w:val="24"/>
            <w:szCs w:val="24"/>
          </w:rPr>
          <w:t>。</w:t>
        </w:r>
      </w:ins>
    </w:p>
    <w:p w14:paraId="41A21F6E">
      <w:pPr>
        <w:rPr>
          <w:ins w:id="1433" w:author="salted鱼" w:date="2026-07-01T17:31:18Z"/>
          <w:rFonts w:hint="eastAsia" w:ascii="宋体" w:hAnsi="宋体" w:eastAsia="宋体" w:cs="宋体"/>
          <w:sz w:val="24"/>
          <w:szCs w:val="24"/>
        </w:rPr>
      </w:pPr>
      <w:ins w:id="1434" w:author="salted鱼" w:date="2026-07-01T17:31:18Z">
        <w:r>
          <w:rPr>
            <w:rFonts w:hint="eastAsia" w:ascii="宋体" w:hAnsi="宋体" w:eastAsia="宋体" w:cs="宋体"/>
            <w:sz w:val="24"/>
            <w:szCs w:val="24"/>
          </w:rPr>
          <w:t>维莱拉（挣扎，尖叫）：</w:t>
        </w:r>
      </w:ins>
      <w:ins w:id="1435" w:author="salted鱼" w:date="2026-07-01T18:10:43Z">
        <w:r>
          <w:rPr>
            <w:rFonts w:hint="eastAsia" w:ascii="宋体" w:hAnsi="宋体" w:eastAsia="宋体" w:cs="宋体"/>
            <w:sz w:val="24"/>
            <w:szCs w:val="24"/>
            <w:lang w:val="en-US" w:eastAsia="zh-CN"/>
          </w:rPr>
          <w:t>不许碰</w:t>
        </w:r>
      </w:ins>
      <w:ins w:id="1436" w:author="salted鱼" w:date="2026-07-01T17:31:18Z">
        <w:r>
          <w:rPr>
            <w:rFonts w:hint="eastAsia" w:ascii="宋体" w:hAnsi="宋体" w:eastAsia="宋体" w:cs="宋体"/>
            <w:sz w:val="24"/>
            <w:szCs w:val="24"/>
          </w:rPr>
          <w:t>我</w:t>
        </w:r>
      </w:ins>
      <w:ins w:id="1437" w:author="salted鱼" w:date="2026-07-01T18:10:55Z">
        <w:r>
          <w:rPr>
            <w:rFonts w:hint="eastAsia" w:ascii="宋体" w:hAnsi="宋体" w:eastAsia="宋体" w:cs="宋体"/>
            <w:sz w:val="24"/>
            <w:szCs w:val="24"/>
            <w:lang w:eastAsia="zh-CN"/>
          </w:rPr>
          <w:t>，</w:t>
        </w:r>
      </w:ins>
      <w:ins w:id="1438" w:author="salted鱼" w:date="2026-07-01T17:31:18Z">
        <w:r>
          <w:rPr>
            <w:rFonts w:hint="eastAsia" w:ascii="宋体" w:hAnsi="宋体" w:eastAsia="宋体" w:cs="宋体"/>
            <w:sz w:val="24"/>
            <w:szCs w:val="24"/>
          </w:rPr>
          <w:t>你们这群</w:t>
        </w:r>
      </w:ins>
      <w:ins w:id="1439" w:author="salted鱼" w:date="2026-07-01T18:16:45Z">
        <w:r>
          <w:rPr>
            <w:rFonts w:hint="eastAsia" w:ascii="宋体" w:hAnsi="宋体" w:eastAsia="宋体" w:cs="宋体"/>
            <w:sz w:val="24"/>
            <w:szCs w:val="24"/>
            <w:lang w:val="en-US" w:eastAsia="zh-CN"/>
          </w:rPr>
          <w:t>疯狗</w:t>
        </w:r>
      </w:ins>
      <w:ins w:id="1440" w:author="salted鱼" w:date="2026-07-01T17:31:18Z">
        <w:r>
          <w:rPr>
            <w:rFonts w:hint="eastAsia" w:ascii="宋体" w:hAnsi="宋体" w:eastAsia="宋体" w:cs="宋体"/>
            <w:sz w:val="24"/>
            <w:szCs w:val="24"/>
          </w:rPr>
          <w:t>！我</w:t>
        </w:r>
      </w:ins>
      <w:ins w:id="1441" w:author="salted鱼" w:date="2026-07-02T13:46:16Z">
        <w:r>
          <w:rPr>
            <w:rFonts w:hint="eastAsia" w:ascii="宋体" w:hAnsi="宋体" w:eastAsia="宋体" w:cs="宋体"/>
            <w:sz w:val="24"/>
            <w:szCs w:val="24"/>
            <w:lang w:val="en-US" w:eastAsia="zh-CN"/>
          </w:rPr>
          <w:t>的</w:t>
        </w:r>
      </w:ins>
      <w:ins w:id="1442" w:author="salted鱼" w:date="2026-07-02T13:46:18Z">
        <w:r>
          <w:rPr>
            <w:rFonts w:hint="eastAsia" w:ascii="宋体" w:hAnsi="宋体" w:eastAsia="宋体" w:cs="宋体"/>
            <w:sz w:val="24"/>
            <w:szCs w:val="24"/>
            <w:lang w:val="en-US" w:eastAsia="zh-CN"/>
          </w:rPr>
          <w:t>丈夫是</w:t>
        </w:r>
      </w:ins>
      <w:ins w:id="1443" w:author="salted鱼" w:date="2026-07-02T13:46:20Z">
        <w:r>
          <w:rPr>
            <w:rFonts w:hint="eastAsia" w:ascii="宋体" w:hAnsi="宋体" w:eastAsia="宋体" w:cs="宋体"/>
            <w:sz w:val="24"/>
            <w:szCs w:val="24"/>
            <w:lang w:val="en-US" w:eastAsia="zh-CN"/>
          </w:rPr>
          <w:t>公爵</w:t>
        </w:r>
      </w:ins>
      <w:ins w:id="1444" w:author="salted鱼" w:date="2026-07-01T17:31:18Z">
        <w:r>
          <w:rPr>
            <w:rFonts w:hint="eastAsia" w:ascii="宋体" w:hAnsi="宋体" w:eastAsia="宋体" w:cs="宋体"/>
            <w:sz w:val="24"/>
            <w:szCs w:val="24"/>
          </w:rPr>
          <w:t>！我</w:t>
        </w:r>
      </w:ins>
      <w:ins w:id="1445" w:author="salted鱼" w:date="2026-07-02T13:46:21Z">
        <w:r>
          <w:rPr>
            <w:rFonts w:hint="eastAsia" w:ascii="宋体" w:hAnsi="宋体" w:eastAsia="宋体" w:cs="宋体"/>
            <w:sz w:val="24"/>
            <w:szCs w:val="24"/>
            <w:lang w:val="en-US" w:eastAsia="zh-CN"/>
          </w:rPr>
          <w:t>的</w:t>
        </w:r>
      </w:ins>
      <w:ins w:id="1446" w:author="salted鱼" w:date="2026-07-01T17:31:18Z">
        <w:r>
          <w:rPr>
            <w:rFonts w:hint="eastAsia" w:ascii="宋体" w:hAnsi="宋体" w:eastAsia="宋体" w:cs="宋体"/>
            <w:sz w:val="24"/>
            <w:szCs w:val="24"/>
          </w:rPr>
          <w:t>父亲是</w:t>
        </w:r>
      </w:ins>
      <w:ins w:id="1447" w:author="salted鱼" w:date="2026-07-01T17:42:10Z">
        <w:r>
          <w:rPr>
            <w:rFonts w:hint="eastAsia" w:ascii="宋体" w:hAnsi="宋体" w:eastAsia="宋体" w:cs="宋体"/>
            <w:sz w:val="24"/>
            <w:szCs w:val="24"/>
            <w:lang w:val="en-US" w:eastAsia="zh-CN"/>
          </w:rPr>
          <w:t>首相</w:t>
        </w:r>
      </w:ins>
      <w:ins w:id="1448" w:author="salted鱼" w:date="2026-07-01T17:31:18Z">
        <w:r>
          <w:rPr>
            <w:rFonts w:hint="eastAsia" w:ascii="宋体" w:hAnsi="宋体" w:eastAsia="宋体" w:cs="宋体"/>
            <w:sz w:val="24"/>
            <w:szCs w:val="24"/>
          </w:rPr>
          <w:t>！</w:t>
        </w:r>
      </w:ins>
    </w:p>
    <w:p w14:paraId="220877D6">
      <w:pPr>
        <w:rPr>
          <w:ins w:id="1449" w:author="salted鱼" w:date="2026-07-01T17:31:18Z"/>
          <w:rFonts w:hint="eastAsia" w:ascii="宋体" w:hAnsi="宋体" w:eastAsia="宋体" w:cs="宋体"/>
          <w:sz w:val="24"/>
          <w:szCs w:val="24"/>
        </w:rPr>
      </w:pPr>
      <w:ins w:id="1450" w:author="salted鱼" w:date="2026-07-01T17:31:18Z">
        <w:r>
          <w:rPr>
            <w:rFonts w:hint="eastAsia" w:ascii="宋体" w:hAnsi="宋体" w:eastAsia="宋体" w:cs="宋体"/>
            <w:sz w:val="24"/>
            <w:szCs w:val="24"/>
          </w:rPr>
          <w:t>禁卫军A（冷酷）：这是陛下的</w:t>
        </w:r>
      </w:ins>
      <w:ins w:id="1451" w:author="salted鱼" w:date="2026-07-01T18:12:32Z">
        <w:r>
          <w:rPr>
            <w:rFonts w:hint="eastAsia" w:ascii="宋体" w:hAnsi="宋体" w:eastAsia="宋体" w:cs="宋体"/>
            <w:sz w:val="24"/>
            <w:szCs w:val="24"/>
            <w:lang w:val="en-US" w:eastAsia="zh-CN"/>
          </w:rPr>
          <w:t>命令</w:t>
        </w:r>
      </w:ins>
      <w:ins w:id="1452" w:author="salted鱼" w:date="2026-07-01T18:12:33Z">
        <w:r>
          <w:rPr>
            <w:rFonts w:hint="eastAsia" w:ascii="宋体" w:hAnsi="宋体" w:eastAsia="宋体" w:cs="宋体"/>
            <w:sz w:val="24"/>
            <w:szCs w:val="24"/>
            <w:lang w:val="en-US" w:eastAsia="zh-CN"/>
          </w:rPr>
          <w:t>，</w:t>
        </w:r>
      </w:ins>
      <w:ins w:id="1453" w:author="salted鱼" w:date="2026-07-01T17:31:18Z">
        <w:r>
          <w:rPr>
            <w:rFonts w:hint="eastAsia" w:ascii="宋体" w:hAnsi="宋体" w:eastAsia="宋体" w:cs="宋体"/>
            <w:sz w:val="24"/>
            <w:szCs w:val="24"/>
          </w:rPr>
          <w:t>公爵夫人。请</w:t>
        </w:r>
      </w:ins>
      <w:ins w:id="1454" w:author="salted鱼" w:date="2026-07-01T18:14:55Z">
        <w:r>
          <w:rPr>
            <w:rFonts w:hint="eastAsia" w:ascii="宋体" w:hAnsi="宋体" w:eastAsia="宋体" w:cs="宋体"/>
            <w:sz w:val="24"/>
            <w:szCs w:val="24"/>
            <w:lang w:val="en-US" w:eastAsia="zh-CN"/>
          </w:rPr>
          <w:t>离开</w:t>
        </w:r>
      </w:ins>
      <w:ins w:id="1455" w:author="salted鱼" w:date="2026-07-01T17:31:18Z">
        <w:r>
          <w:rPr>
            <w:rFonts w:hint="eastAsia" w:ascii="宋体" w:hAnsi="宋体" w:eastAsia="宋体" w:cs="宋体"/>
            <w:sz w:val="24"/>
            <w:szCs w:val="24"/>
          </w:rPr>
          <w:t>。</w:t>
        </w:r>
      </w:ins>
    </w:p>
    <w:p w14:paraId="7F050A83">
      <w:pPr>
        <w:rPr>
          <w:ins w:id="1456" w:author="salted鱼" w:date="2026-07-01T17:31:18Z"/>
          <w:rFonts w:hint="eastAsia" w:ascii="宋体" w:hAnsi="宋体" w:eastAsia="宋体" w:cs="宋体"/>
          <w:sz w:val="24"/>
          <w:szCs w:val="24"/>
        </w:rPr>
      </w:pPr>
      <w:ins w:id="1457" w:author="salted鱼" w:date="2026-07-01T17:31:18Z">
        <w:r>
          <w:rPr>
            <w:rFonts w:hint="eastAsia" w:ascii="宋体" w:hAnsi="宋体" w:eastAsia="宋体" w:cs="宋体"/>
            <w:sz w:val="24"/>
            <w:szCs w:val="24"/>
          </w:rPr>
          <w:t>△【特写】维莱拉双手死死掐进掌心。</w:t>
        </w:r>
      </w:ins>
    </w:p>
    <w:p w14:paraId="596DA1BD">
      <w:pPr>
        <w:rPr>
          <w:ins w:id="1458" w:author="salted鱼" w:date="2026-07-01T17:31:18Z"/>
          <w:rFonts w:hint="eastAsia" w:ascii="宋体" w:hAnsi="宋体" w:eastAsia="宋体" w:cs="宋体"/>
          <w:sz w:val="24"/>
          <w:szCs w:val="24"/>
          <w:lang w:val="en-US" w:eastAsia="zh-CN"/>
        </w:rPr>
      </w:pPr>
      <w:ins w:id="1459" w:author="salted鱼" w:date="2026-07-01T17:31:18Z">
        <w:r>
          <w:rPr>
            <w:rFonts w:hint="eastAsia" w:ascii="宋体" w:hAnsi="宋体" w:eastAsia="宋体" w:cs="宋体"/>
            <w:sz w:val="24"/>
            <w:szCs w:val="24"/>
          </w:rPr>
          <w:t>维莱拉（恶毒VO）：里文</w:t>
        </w:r>
      </w:ins>
      <w:ins w:id="1460" w:author="salted鱼" w:date="2026-07-01T18:11:15Z">
        <w:r>
          <w:rPr>
            <w:rFonts w:hint="eastAsia" w:ascii="宋体" w:hAnsi="宋体" w:eastAsia="宋体" w:cs="宋体"/>
            <w:sz w:val="24"/>
            <w:szCs w:val="24"/>
            <w:lang w:val="en-US" w:eastAsia="zh-CN"/>
          </w:rPr>
          <w:t>.....</w:t>
        </w:r>
      </w:ins>
      <w:ins w:id="1461" w:author="salted鱼" w:date="2026-07-01T18:11:16Z">
        <w:r>
          <w:rPr>
            <w:rFonts w:hint="eastAsia" w:ascii="宋体" w:hAnsi="宋体" w:eastAsia="宋体" w:cs="宋体"/>
            <w:sz w:val="24"/>
            <w:szCs w:val="24"/>
            <w:lang w:val="en-US" w:eastAsia="zh-CN"/>
          </w:rPr>
          <w:t>.</w:t>
        </w:r>
      </w:ins>
      <w:ins w:id="1462" w:author="salted鱼" w:date="2026-07-01T17:31:18Z">
        <w:r>
          <w:rPr>
            <w:rFonts w:hint="eastAsia" w:ascii="宋体" w:hAnsi="宋体" w:eastAsia="宋体" w:cs="宋体"/>
            <w:sz w:val="24"/>
            <w:szCs w:val="24"/>
          </w:rPr>
          <w:t>你这个贱人生的</w:t>
        </w:r>
      </w:ins>
      <w:ins w:id="1463" w:author="salted鱼" w:date="2026-07-02T13:46:37Z">
        <w:r>
          <w:rPr>
            <w:rFonts w:hint="eastAsia" w:ascii="宋体" w:hAnsi="宋体" w:eastAsia="宋体" w:cs="宋体"/>
            <w:sz w:val="24"/>
            <w:szCs w:val="24"/>
            <w:lang w:val="en-US" w:eastAsia="zh-CN"/>
          </w:rPr>
          <w:t>狗</w:t>
        </w:r>
      </w:ins>
      <w:ins w:id="1464" w:author="salted鱼" w:date="2026-07-01T17:31:18Z">
        <w:r>
          <w:rPr>
            <w:rFonts w:hint="eastAsia" w:ascii="宋体" w:hAnsi="宋体" w:eastAsia="宋体" w:cs="宋体"/>
            <w:sz w:val="24"/>
            <w:szCs w:val="24"/>
          </w:rPr>
          <w:t>杂种！</w:t>
        </w:r>
      </w:ins>
      <w:ins w:id="1465" w:author="salted鱼" w:date="2026-07-02T13:47:05Z">
        <w:r>
          <w:rPr>
            <w:rFonts w:hint="eastAsia" w:ascii="宋体" w:hAnsi="宋体" w:eastAsia="宋体" w:cs="宋体"/>
            <w:sz w:val="24"/>
            <w:szCs w:val="24"/>
            <w:lang w:val="en-US" w:eastAsia="zh-CN"/>
          </w:rPr>
          <w:t>居然敢</w:t>
        </w:r>
      </w:ins>
      <w:ins w:id="1466" w:author="salted鱼" w:date="2026-07-02T13:47:09Z">
        <w:r>
          <w:rPr>
            <w:rFonts w:hint="eastAsia" w:ascii="宋体" w:hAnsi="宋体" w:eastAsia="宋体" w:cs="宋体"/>
            <w:sz w:val="24"/>
            <w:szCs w:val="24"/>
            <w:lang w:val="en-US" w:eastAsia="zh-CN"/>
          </w:rPr>
          <w:t>骑到我头上</w:t>
        </w:r>
      </w:ins>
      <w:ins w:id="1467" w:author="salted鱼" w:date="2026-07-02T13:47:13Z">
        <w:r>
          <w:rPr>
            <w:rFonts w:hint="eastAsia" w:ascii="宋体" w:hAnsi="宋体" w:eastAsia="宋体" w:cs="宋体"/>
            <w:sz w:val="24"/>
            <w:szCs w:val="24"/>
            <w:lang w:val="en-US" w:eastAsia="zh-CN"/>
          </w:rPr>
          <w:t>！</w:t>
        </w:r>
      </w:ins>
      <w:ins w:id="1468" w:author="salted鱼" w:date="2026-07-02T13:46:54Z">
        <w:r>
          <w:rPr>
            <w:rFonts w:hint="eastAsia" w:ascii="宋体" w:hAnsi="宋体" w:eastAsia="宋体" w:cs="宋体"/>
            <w:sz w:val="24"/>
            <w:szCs w:val="24"/>
            <w:lang w:val="en-US" w:eastAsia="zh-CN"/>
          </w:rPr>
          <w:t>不就是仗着</w:t>
        </w:r>
      </w:ins>
      <w:ins w:id="1469" w:author="salted鱼" w:date="2026-07-02T13:46:55Z">
        <w:r>
          <w:rPr>
            <w:rFonts w:hint="eastAsia" w:ascii="宋体" w:hAnsi="宋体" w:eastAsia="宋体" w:cs="宋体"/>
            <w:sz w:val="24"/>
            <w:szCs w:val="24"/>
            <w:lang w:val="en-US" w:eastAsia="zh-CN"/>
          </w:rPr>
          <w:t>自己</w:t>
        </w:r>
      </w:ins>
      <w:ins w:id="1470" w:author="salted鱼" w:date="2026-07-02T13:46:59Z">
        <w:r>
          <w:rPr>
            <w:rFonts w:hint="eastAsia" w:ascii="宋体" w:hAnsi="宋体" w:eastAsia="宋体" w:cs="宋体"/>
            <w:sz w:val="24"/>
            <w:szCs w:val="24"/>
            <w:lang w:val="en-US" w:eastAsia="zh-CN"/>
          </w:rPr>
          <w:t>是</w:t>
        </w:r>
      </w:ins>
      <w:ins w:id="1471" w:author="salted鱼" w:date="2026-07-02T13:47:15Z">
        <w:r>
          <w:rPr>
            <w:rFonts w:hint="eastAsia" w:ascii="宋体" w:hAnsi="宋体" w:eastAsia="宋体" w:cs="宋体"/>
            <w:sz w:val="24"/>
            <w:szCs w:val="24"/>
            <w:lang w:val="en-US" w:eastAsia="zh-CN"/>
          </w:rPr>
          <w:t>驸马</w:t>
        </w:r>
      </w:ins>
      <w:ins w:id="1472" w:author="salted鱼" w:date="2026-07-02T13:47:16Z">
        <w:r>
          <w:rPr>
            <w:rFonts w:hint="eastAsia" w:ascii="宋体" w:hAnsi="宋体" w:eastAsia="宋体" w:cs="宋体"/>
            <w:sz w:val="24"/>
            <w:szCs w:val="24"/>
            <w:lang w:val="en-US" w:eastAsia="zh-CN"/>
          </w:rPr>
          <w:t>吗</w:t>
        </w:r>
      </w:ins>
      <w:ins w:id="1473" w:author="salted鱼" w:date="2026-07-02T13:47:19Z">
        <w:r>
          <w:rPr>
            <w:rFonts w:hint="eastAsia" w:ascii="宋体" w:hAnsi="宋体" w:eastAsia="宋体" w:cs="宋体"/>
            <w:sz w:val="24"/>
            <w:szCs w:val="24"/>
            <w:lang w:val="en-US" w:eastAsia="zh-CN"/>
          </w:rPr>
          <w:t>......</w:t>
        </w:r>
      </w:ins>
    </w:p>
    <w:p w14:paraId="60E2A835">
      <w:pPr>
        <w:rPr>
          <w:ins w:id="1474" w:author="salted鱼" w:date="2026-07-01T17:31:18Z"/>
          <w:rFonts w:hint="eastAsia" w:ascii="宋体" w:hAnsi="宋体" w:eastAsia="宋体" w:cs="宋体"/>
          <w:sz w:val="24"/>
          <w:szCs w:val="24"/>
        </w:rPr>
      </w:pPr>
      <w:ins w:id="1475" w:author="salted鱼" w:date="2026-07-01T17:31:18Z">
        <w:r>
          <w:rPr>
            <w:rFonts w:hint="eastAsia" w:ascii="宋体" w:hAnsi="宋体" w:eastAsia="宋体" w:cs="宋体"/>
            <w:sz w:val="24"/>
            <w:szCs w:val="24"/>
          </w:rPr>
          <w:t>△维莱拉猛地</w:t>
        </w:r>
      </w:ins>
      <w:ins w:id="1476" w:author="salted鱼" w:date="2026-07-01T18:12:01Z">
        <w:r>
          <w:rPr>
            <w:rFonts w:hint="eastAsia" w:ascii="宋体" w:hAnsi="宋体" w:eastAsia="宋体" w:cs="宋体"/>
            <w:sz w:val="24"/>
            <w:szCs w:val="24"/>
            <w:lang w:val="en-US" w:eastAsia="zh-CN"/>
          </w:rPr>
          <w:t>推开禁卫军</w:t>
        </w:r>
      </w:ins>
      <w:ins w:id="1477" w:author="salted鱼" w:date="2026-07-01T17:31:18Z">
        <w:r>
          <w:rPr>
            <w:rFonts w:hint="eastAsia" w:ascii="宋体" w:hAnsi="宋体" w:eastAsia="宋体" w:cs="宋体"/>
            <w:sz w:val="24"/>
            <w:szCs w:val="24"/>
          </w:rPr>
          <w:t>，摔倒在雨水中，狼狈地大喊。</w:t>
        </w:r>
      </w:ins>
    </w:p>
    <w:p w14:paraId="44BCE321">
      <w:pPr>
        <w:rPr>
          <w:ins w:id="1478" w:author="salted鱼" w:date="2026-07-01T18:16:13Z"/>
          <w:rFonts w:hint="eastAsia" w:ascii="宋体" w:hAnsi="宋体" w:eastAsia="宋体" w:cs="宋体"/>
          <w:sz w:val="24"/>
          <w:szCs w:val="24"/>
        </w:rPr>
      </w:pPr>
      <w:ins w:id="1479" w:author="salted鱼" w:date="2026-07-01T17:31:18Z">
        <w:r>
          <w:rPr>
            <w:rFonts w:hint="eastAsia" w:ascii="宋体" w:hAnsi="宋体" w:eastAsia="宋体" w:cs="宋体"/>
            <w:sz w:val="24"/>
            <w:szCs w:val="24"/>
          </w:rPr>
          <w:t>维莱拉：我要见我父亲！现在！立刻！去首相府！</w:t>
        </w:r>
      </w:ins>
    </w:p>
    <w:p w14:paraId="3BA856AC">
      <w:pPr>
        <w:pStyle w:val="3"/>
        <w:bidi w:val="0"/>
        <w:rPr>
          <w:rFonts w:hint="eastAsia"/>
        </w:rPr>
      </w:pPr>
      <w:r>
        <w:rPr>
          <w:rFonts w:hint="eastAsia"/>
        </w:rPr>
        <w:t>第29集</w:t>
      </w:r>
    </w:p>
    <w:p w14:paraId="2E18C605">
      <w:pPr>
        <w:bidi w:val="0"/>
        <w:rPr>
          <w:rFonts w:hint="eastAsia" w:ascii="宋体" w:hAnsi="宋体" w:eastAsia="宋体" w:cs="宋体"/>
          <w:b/>
          <w:bCs/>
          <w:sz w:val="24"/>
          <w:szCs w:val="24"/>
        </w:rPr>
      </w:pPr>
      <w:r>
        <w:rPr>
          <w:rFonts w:hint="eastAsia" w:ascii="宋体" w:hAnsi="宋体" w:eastAsia="宋体" w:cs="宋体"/>
          <w:b/>
          <w:bCs/>
          <w:sz w:val="24"/>
          <w:szCs w:val="24"/>
        </w:rPr>
        <w:t>029-1 首相府书房/夜/内</w:t>
      </w:r>
    </w:p>
    <w:p w14:paraId="68AFDCD0">
      <w:pPr>
        <w:bidi w:val="0"/>
        <w:rPr>
          <w:rFonts w:hint="eastAsia" w:ascii="宋体" w:hAnsi="宋体" w:eastAsia="宋体" w:cs="宋体"/>
          <w:b/>
          <w:bCs/>
          <w:sz w:val="24"/>
          <w:szCs w:val="24"/>
        </w:rPr>
      </w:pPr>
      <w:r>
        <w:rPr>
          <w:rFonts w:hint="eastAsia" w:ascii="宋体" w:hAnsi="宋体" w:eastAsia="宋体" w:cs="宋体"/>
          <w:b/>
          <w:bCs/>
          <w:sz w:val="24"/>
          <w:szCs w:val="24"/>
        </w:rPr>
        <w:t>人物：维莱拉、奥兰</w:t>
      </w:r>
    </w:p>
    <w:p w14:paraId="53B47D8F">
      <w:pPr>
        <w:bidi w:val="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窗外电闪雷鸣，暴雨疯狂拍打着落地窗。</w:t>
      </w:r>
    </w:p>
    <w:p w14:paraId="02BBDCF1">
      <w:pPr>
        <w:bidi w:val="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维莱拉裹着貂皮毯子，头发湿</w:t>
      </w:r>
      <w:r>
        <w:rPr>
          <w:rFonts w:hint="eastAsia" w:ascii="宋体" w:hAnsi="宋体" w:eastAsia="宋体" w:cs="宋体"/>
          <w:sz w:val="24"/>
          <w:szCs w:val="24"/>
          <w:lang w:val="en-US" w:eastAsia="zh-CN"/>
        </w:rPr>
        <w:t>哒哒</w:t>
      </w:r>
      <w:r>
        <w:rPr>
          <w:rFonts w:hint="eastAsia" w:ascii="宋体" w:hAnsi="宋体" w:eastAsia="宋体" w:cs="宋体"/>
          <w:sz w:val="24"/>
          <w:szCs w:val="24"/>
        </w:rPr>
        <w:t>地贴在脸颊上。她死死攥着骨瓷茶杯，指节泛白</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缩在沙发上</w:t>
      </w:r>
      <w:r>
        <w:rPr>
          <w:rFonts w:hint="eastAsia" w:ascii="宋体" w:hAnsi="宋体" w:eastAsia="宋体" w:cs="宋体"/>
          <w:sz w:val="24"/>
          <w:szCs w:val="24"/>
        </w:rPr>
        <w:t>。</w:t>
      </w:r>
    </w:p>
    <w:p w14:paraId="02AA6BDF">
      <w:pPr>
        <w:bidi w:val="0"/>
        <w:rPr>
          <w:rFonts w:hint="eastAsia" w:ascii="宋体" w:hAnsi="宋体" w:eastAsia="宋体" w:cs="宋体"/>
          <w:sz w:val="24"/>
          <w:szCs w:val="24"/>
          <w:lang w:val="en-US" w:eastAsia="zh-CN"/>
        </w:rPr>
      </w:pPr>
      <w:r>
        <w:rPr>
          <w:rFonts w:hint="eastAsia" w:ascii="宋体" w:hAnsi="宋体" w:eastAsia="宋体" w:cs="宋体"/>
          <w:sz w:val="24"/>
          <w:szCs w:val="24"/>
        </w:rPr>
        <w:t>维莱拉（歇斯底里）：父亲！</w:t>
      </w:r>
      <w:r>
        <w:rPr>
          <w:rFonts w:hint="eastAsia" w:ascii="宋体" w:hAnsi="宋体" w:eastAsia="宋体" w:cs="宋体"/>
          <w:sz w:val="24"/>
          <w:szCs w:val="24"/>
          <w:lang w:val="en-US" w:eastAsia="zh-CN"/>
        </w:rPr>
        <w:t>那个杂种还当着皇帝的面</w:t>
      </w:r>
      <w:r>
        <w:rPr>
          <w:rFonts w:hint="eastAsia" w:ascii="宋体" w:hAnsi="宋体" w:eastAsia="宋体" w:cs="宋体"/>
          <w:sz w:val="24"/>
          <w:szCs w:val="24"/>
        </w:rPr>
        <w:t>威胁</w:t>
      </w:r>
      <w:r>
        <w:rPr>
          <w:rFonts w:hint="eastAsia" w:ascii="宋体" w:hAnsi="宋体" w:eastAsia="宋体" w:cs="宋体"/>
          <w:sz w:val="24"/>
          <w:szCs w:val="24"/>
          <w:lang w:val="en-US" w:eastAsia="zh-CN"/>
        </w:rPr>
        <w:t>说</w:t>
      </w:r>
      <w:r>
        <w:rPr>
          <w:rFonts w:hint="eastAsia" w:ascii="宋体" w:hAnsi="宋体" w:eastAsia="宋体" w:cs="宋体"/>
          <w:sz w:val="24"/>
          <w:szCs w:val="24"/>
        </w:rPr>
        <w:t>要杀了我！</w:t>
      </w:r>
      <w:r>
        <w:rPr>
          <w:rFonts w:hint="eastAsia" w:ascii="宋体" w:hAnsi="宋体" w:eastAsia="宋体" w:cs="宋体"/>
          <w:sz w:val="24"/>
          <w:szCs w:val="24"/>
          <w:lang w:val="en-US" w:eastAsia="zh-CN"/>
        </w:rPr>
        <w:t>根本就没把我们放在眼里！</w:t>
      </w:r>
    </w:p>
    <w:p w14:paraId="53785DC6">
      <w:pPr>
        <w:bidi w:val="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奥兰坐在一张高靠背真皮椅上，正手持镀金雪茄剪，“咔嚓”一声利落地下刀。他划燃火柴，苍老而阴鸷的面容在火光中一闪而过。</w:t>
      </w:r>
    </w:p>
    <w:p w14:paraId="0A38C3C6">
      <w:pPr>
        <w:bidi w:val="0"/>
        <w:rPr>
          <w:rFonts w:hint="eastAsia" w:ascii="宋体" w:hAnsi="宋体" w:eastAsia="宋体" w:cs="宋体"/>
          <w:sz w:val="24"/>
          <w:szCs w:val="24"/>
        </w:rPr>
      </w:pPr>
      <w:r>
        <w:rPr>
          <w:rFonts w:hint="eastAsia" w:ascii="宋体" w:hAnsi="宋体" w:eastAsia="宋体" w:cs="宋体"/>
          <w:sz w:val="24"/>
          <w:szCs w:val="24"/>
        </w:rPr>
        <w:t>奥兰：看看你，维莱拉</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都被吓成什么样子了？一两句威胁而已。</w:t>
      </w:r>
    </w:p>
    <w:p w14:paraId="35BC8680">
      <w:pPr>
        <w:bidi w:val="0"/>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rPr>
        <w:t>奥兰深深吸了一口雪茄，缓缓吐出浓烟</w:t>
      </w:r>
      <w:r>
        <w:rPr>
          <w:rFonts w:hint="eastAsia" w:ascii="宋体" w:hAnsi="宋体" w:eastAsia="宋体" w:cs="宋体"/>
          <w:sz w:val="24"/>
          <w:szCs w:val="24"/>
          <w:lang w:eastAsia="zh-CN"/>
        </w:rPr>
        <w:t>。</w:t>
      </w:r>
    </w:p>
    <w:p w14:paraId="588074DF">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维莱拉（身体前倾，急切）：父亲大人！</w:t>
      </w:r>
      <w:r>
        <w:rPr>
          <w:rFonts w:hint="eastAsia" w:ascii="宋体" w:hAnsi="宋体" w:eastAsia="宋体" w:cs="宋体"/>
          <w:sz w:val="24"/>
          <w:szCs w:val="24"/>
        </w:rPr>
        <w:t>他刚被陛下看中，晚上就跑去喝酒</w:t>
      </w:r>
      <w:r>
        <w:rPr>
          <w:rFonts w:hint="eastAsia" w:ascii="宋体" w:hAnsi="宋体" w:eastAsia="宋体" w:cs="宋体"/>
          <w:sz w:val="24"/>
          <w:szCs w:val="24"/>
          <w:lang w:val="en-US" w:eastAsia="zh-CN"/>
        </w:rPr>
        <w:t>寻欢</w:t>
      </w:r>
      <w:r>
        <w:rPr>
          <w:rFonts w:hint="eastAsia" w:ascii="宋体" w:hAnsi="宋体" w:eastAsia="宋体" w:cs="宋体"/>
          <w:sz w:val="24"/>
          <w:szCs w:val="24"/>
        </w:rPr>
        <w:t>。这样肮脏的浪荡子，</w:t>
      </w:r>
      <w:r>
        <w:rPr>
          <w:rFonts w:hint="eastAsia" w:ascii="宋体" w:hAnsi="宋体" w:eastAsia="宋体" w:cs="宋体"/>
          <w:sz w:val="24"/>
          <w:szCs w:val="24"/>
          <w:lang w:val="en-US" w:eastAsia="zh-CN"/>
        </w:rPr>
        <w:t>陛下偏偏就忍了！这难道不是要对我们动手的信号吗？</w:t>
      </w:r>
    </w:p>
    <w:p w14:paraId="40274661">
      <w:pPr>
        <w:bidi w:val="0"/>
        <w:rPr>
          <w:rFonts w:hint="eastAsia" w:ascii="宋体" w:hAnsi="宋体" w:eastAsia="宋体" w:cs="宋体"/>
          <w:sz w:val="24"/>
          <w:szCs w:val="24"/>
          <w:lang w:val="en-US" w:eastAsia="zh-CN"/>
        </w:rPr>
      </w:pPr>
      <w:r>
        <w:rPr>
          <w:rFonts w:hint="eastAsia" w:ascii="宋体" w:hAnsi="宋体" w:eastAsia="宋体" w:cs="宋体"/>
          <w:sz w:val="24"/>
          <w:szCs w:val="24"/>
          <w:lang w:eastAsia="zh-CN"/>
        </w:rPr>
        <w:t>△</w:t>
      </w:r>
      <w:r>
        <w:rPr>
          <w:rFonts w:hint="eastAsia" w:ascii="宋体" w:hAnsi="宋体" w:eastAsia="宋体" w:cs="宋体"/>
          <w:sz w:val="24"/>
          <w:szCs w:val="24"/>
        </w:rPr>
        <w:t>奥兰站起身，走到</w:t>
      </w:r>
      <w:r>
        <w:rPr>
          <w:rFonts w:hint="eastAsia" w:ascii="宋体" w:hAnsi="宋体" w:eastAsia="宋体" w:cs="宋体"/>
          <w:sz w:val="24"/>
          <w:szCs w:val="24"/>
          <w:lang w:val="en-US" w:eastAsia="zh-CN"/>
        </w:rPr>
        <w:t>落地窗前，燃烧的烟头在指尖明灭。</w:t>
      </w:r>
    </w:p>
    <w:p w14:paraId="53030974">
      <w:pPr>
        <w:bidi w:val="0"/>
        <w:rPr>
          <w:rFonts w:hint="eastAsia" w:ascii="宋体" w:hAnsi="宋体" w:eastAsia="宋体" w:cs="宋体"/>
          <w:sz w:val="24"/>
          <w:szCs w:val="24"/>
        </w:rPr>
      </w:pPr>
      <w:r>
        <w:rPr>
          <w:rFonts w:hint="eastAsia" w:ascii="宋体" w:hAnsi="宋体" w:eastAsia="宋体" w:cs="宋体"/>
          <w:sz w:val="24"/>
          <w:szCs w:val="24"/>
        </w:rPr>
        <w:t>奥兰（冷笑）：</w:t>
      </w:r>
      <w:r>
        <w:rPr>
          <w:rFonts w:hint="eastAsia" w:ascii="宋体" w:hAnsi="宋体" w:eastAsia="宋体" w:cs="宋体"/>
          <w:sz w:val="24"/>
          <w:szCs w:val="24"/>
          <w:lang w:val="en-US" w:eastAsia="zh-CN"/>
        </w:rPr>
        <w:t>哼，想当狗也要看看自己有没有那个本事。明天，我会逼着他不得不把驸马的位置吐出来！</w:t>
      </w:r>
    </w:p>
    <w:p w14:paraId="58BBF36A">
      <w:pPr>
        <w:bidi w:val="0"/>
        <w:rPr>
          <w:rFonts w:hint="eastAsia" w:ascii="宋体" w:hAnsi="宋体" w:eastAsia="宋体" w:cs="宋体"/>
          <w:sz w:val="24"/>
          <w:szCs w:val="24"/>
        </w:rPr>
      </w:pPr>
    </w:p>
    <w:p w14:paraId="56091B6F">
      <w:pPr>
        <w:bidi w:val="0"/>
        <w:rPr>
          <w:rFonts w:hint="eastAsia" w:ascii="宋体" w:hAnsi="宋体" w:eastAsia="宋体" w:cs="宋体"/>
          <w:b/>
          <w:bCs/>
          <w:sz w:val="24"/>
          <w:szCs w:val="24"/>
        </w:rPr>
      </w:pPr>
      <w:r>
        <w:rPr>
          <w:rFonts w:hint="eastAsia" w:ascii="宋体" w:hAnsi="宋体" w:eastAsia="宋体" w:cs="宋体"/>
          <w:b/>
          <w:bCs/>
          <w:sz w:val="24"/>
          <w:szCs w:val="24"/>
        </w:rPr>
        <w:t>029-2 皇宫大殿/日/内</w:t>
      </w:r>
    </w:p>
    <w:p w14:paraId="49DFBA10">
      <w:pPr>
        <w:bidi w:val="0"/>
        <w:rPr>
          <w:rFonts w:hint="eastAsia" w:ascii="宋体" w:hAnsi="宋体" w:eastAsia="宋体" w:cs="宋体"/>
          <w:b/>
          <w:bCs/>
          <w:sz w:val="24"/>
          <w:szCs w:val="24"/>
        </w:rPr>
      </w:pPr>
      <w:r>
        <w:rPr>
          <w:rFonts w:hint="eastAsia" w:ascii="宋体" w:hAnsi="宋体" w:eastAsia="宋体" w:cs="宋体"/>
          <w:b/>
          <w:bCs/>
          <w:sz w:val="24"/>
          <w:szCs w:val="24"/>
        </w:rPr>
        <w:t>人物：尤利乌斯、里文、奥兰、莱拉、众贵族</w:t>
      </w:r>
    </w:p>
    <w:p w14:paraId="71BC6352">
      <w:pPr>
        <w:bidi w:val="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皇宫大殿</w:t>
      </w:r>
      <w:r>
        <w:rPr>
          <w:rFonts w:hint="eastAsia" w:ascii="宋体" w:hAnsi="宋体" w:eastAsia="宋体" w:cs="宋体"/>
          <w:sz w:val="24"/>
          <w:szCs w:val="24"/>
          <w:lang w:val="en-US" w:eastAsia="zh-CN"/>
        </w:rPr>
        <w:t>里</w:t>
      </w:r>
      <w:r>
        <w:rPr>
          <w:rFonts w:hint="eastAsia" w:ascii="宋体" w:hAnsi="宋体" w:eastAsia="宋体" w:cs="宋体"/>
          <w:sz w:val="24"/>
          <w:szCs w:val="24"/>
        </w:rPr>
        <w:t>，</w:t>
      </w:r>
      <w:r>
        <w:rPr>
          <w:rFonts w:hint="eastAsia" w:ascii="宋体" w:hAnsi="宋体" w:eastAsia="宋体" w:cs="宋体"/>
          <w:sz w:val="24"/>
          <w:szCs w:val="24"/>
          <w:lang w:val="en-US" w:eastAsia="zh-CN"/>
        </w:rPr>
        <w:t>群臣列立。</w:t>
      </w:r>
      <w:r>
        <w:rPr>
          <w:rFonts w:hint="eastAsia" w:ascii="宋体" w:hAnsi="宋体" w:eastAsia="宋体" w:cs="宋体"/>
          <w:sz w:val="24"/>
          <w:szCs w:val="24"/>
        </w:rPr>
        <w:t>尤利乌斯面容威严地高坐于皇座之上，身</w:t>
      </w:r>
      <w:r>
        <w:rPr>
          <w:rFonts w:hint="eastAsia" w:ascii="宋体" w:hAnsi="宋体" w:eastAsia="宋体" w:cs="宋体"/>
          <w:sz w:val="24"/>
          <w:szCs w:val="24"/>
          <w:lang w:val="en-US" w:eastAsia="zh-CN"/>
        </w:rPr>
        <w:t>侧</w:t>
      </w:r>
      <w:r>
        <w:rPr>
          <w:rFonts w:hint="eastAsia" w:ascii="宋体" w:hAnsi="宋体" w:eastAsia="宋体" w:cs="宋体"/>
          <w:sz w:val="24"/>
          <w:szCs w:val="24"/>
        </w:rPr>
        <w:t>的莱拉公主一袭银白礼服，神情</w:t>
      </w:r>
      <w:r>
        <w:rPr>
          <w:rFonts w:hint="eastAsia" w:ascii="宋体" w:hAnsi="宋体" w:eastAsia="宋体" w:cs="宋体"/>
          <w:sz w:val="24"/>
          <w:szCs w:val="24"/>
          <w:lang w:val="en-US" w:eastAsia="zh-CN"/>
        </w:rPr>
        <w:t>淡漠</w:t>
      </w:r>
      <w:r>
        <w:rPr>
          <w:rFonts w:hint="eastAsia" w:ascii="宋体" w:hAnsi="宋体" w:eastAsia="宋体" w:cs="宋体"/>
          <w:sz w:val="24"/>
          <w:szCs w:val="24"/>
        </w:rPr>
        <w:t>。</w:t>
      </w:r>
    </w:p>
    <w:p w14:paraId="3D1950AA">
      <w:pPr>
        <w:bidi w:val="0"/>
        <w:rPr>
          <w:rFonts w:hint="eastAsia" w:ascii="宋体" w:hAnsi="宋体" w:eastAsia="宋体" w:cs="宋体"/>
          <w:sz w:val="24"/>
          <w:szCs w:val="24"/>
          <w:lang w:val="en-US"/>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里文站在台阶下，双手插兜，样子难得正经起来。</w:t>
      </w:r>
    </w:p>
    <w:p w14:paraId="72BB6F76">
      <w:pPr>
        <w:bidi w:val="0"/>
        <w:rPr>
          <w:rFonts w:hint="default" w:ascii="宋体" w:hAnsi="宋体" w:eastAsia="宋体" w:cs="宋体"/>
          <w:sz w:val="24"/>
          <w:szCs w:val="24"/>
          <w:lang w:val="en-US" w:eastAsia="zh-CN"/>
        </w:rPr>
      </w:pPr>
      <w:r>
        <w:rPr>
          <w:rFonts w:hint="eastAsia" w:ascii="宋体" w:hAnsi="宋体" w:eastAsia="宋体" w:cs="宋体"/>
          <w:sz w:val="24"/>
          <w:szCs w:val="24"/>
        </w:rPr>
        <w:t>尤利乌斯（声音</w:t>
      </w:r>
      <w:r>
        <w:rPr>
          <w:rFonts w:hint="eastAsia" w:ascii="宋体" w:hAnsi="宋体" w:eastAsia="宋体" w:cs="宋体"/>
          <w:sz w:val="24"/>
          <w:szCs w:val="24"/>
          <w:lang w:val="en-US" w:eastAsia="zh-CN"/>
        </w:rPr>
        <w:t>响彻大殿</w:t>
      </w:r>
      <w:r>
        <w:rPr>
          <w:rFonts w:hint="eastAsia" w:ascii="宋体" w:hAnsi="宋体" w:eastAsia="宋体" w:cs="宋体"/>
          <w:sz w:val="24"/>
          <w:szCs w:val="24"/>
        </w:rPr>
        <w:t>）：里文·维洛尔，以一己之力重创巴尔坎</w:t>
      </w:r>
      <w:r>
        <w:rPr>
          <w:rFonts w:hint="eastAsia" w:ascii="宋体" w:hAnsi="宋体" w:eastAsia="宋体" w:cs="宋体"/>
          <w:sz w:val="24"/>
          <w:szCs w:val="24"/>
          <w:lang w:val="en-US" w:eastAsia="zh-CN"/>
        </w:rPr>
        <w:t>三战士</w:t>
      </w:r>
      <w:r>
        <w:rPr>
          <w:rFonts w:hint="eastAsia" w:ascii="宋体" w:hAnsi="宋体" w:eastAsia="宋体" w:cs="宋体"/>
          <w:sz w:val="24"/>
          <w:szCs w:val="24"/>
        </w:rPr>
        <w:t>，</w:t>
      </w:r>
      <w:r>
        <w:rPr>
          <w:rFonts w:hint="eastAsia" w:ascii="宋体" w:hAnsi="宋体" w:eastAsia="宋体" w:cs="宋体"/>
          <w:sz w:val="24"/>
          <w:szCs w:val="24"/>
          <w:lang w:val="en-US" w:eastAsia="zh-CN"/>
        </w:rPr>
        <w:t>夺得星云竞技场的头名</w:t>
      </w:r>
      <w:r>
        <w:rPr>
          <w:rFonts w:hint="eastAsia" w:ascii="宋体" w:hAnsi="宋体" w:eastAsia="宋体" w:cs="宋体"/>
          <w:sz w:val="24"/>
          <w:szCs w:val="24"/>
        </w:rPr>
        <w:t>！今日，</w:t>
      </w:r>
      <w:r>
        <w:rPr>
          <w:rFonts w:hint="eastAsia" w:ascii="宋体" w:hAnsi="宋体" w:eastAsia="宋体" w:cs="宋体"/>
          <w:sz w:val="24"/>
          <w:szCs w:val="24"/>
          <w:lang w:val="en-US" w:eastAsia="zh-CN"/>
        </w:rPr>
        <w:t>朕</w:t>
      </w:r>
      <w:r>
        <w:rPr>
          <w:rFonts w:hint="eastAsia" w:ascii="宋体" w:hAnsi="宋体" w:eastAsia="宋体" w:cs="宋体"/>
          <w:sz w:val="24"/>
          <w:szCs w:val="24"/>
        </w:rPr>
        <w:t>正式宣布他为莱拉公主的</w:t>
      </w:r>
      <w:r>
        <w:rPr>
          <w:rFonts w:hint="eastAsia" w:ascii="宋体" w:hAnsi="宋体" w:eastAsia="宋体" w:cs="宋体"/>
          <w:sz w:val="24"/>
          <w:szCs w:val="24"/>
          <w:lang w:val="en-US" w:eastAsia="zh-CN"/>
        </w:rPr>
        <w:t>驸马，择日完婚！</w:t>
      </w:r>
    </w:p>
    <w:p w14:paraId="2E463771">
      <w:pPr>
        <w:bidi w:val="0"/>
        <w:rPr>
          <w:rFonts w:hint="eastAsia" w:ascii="宋体" w:hAnsi="宋体" w:eastAsia="宋体" w:cs="宋体"/>
          <w:sz w:val="24"/>
          <w:szCs w:val="24"/>
          <w:lang w:val="en-US" w:eastAsia="zh-CN"/>
        </w:rPr>
      </w:pPr>
      <w:r>
        <w:rPr>
          <w:rFonts w:hint="eastAsia" w:ascii="宋体" w:hAnsi="宋体" w:eastAsia="宋体" w:cs="宋体"/>
          <w:sz w:val="24"/>
          <w:szCs w:val="24"/>
        </w:rPr>
        <w:t>奥兰VO：</w:t>
      </w:r>
      <w:r>
        <w:rPr>
          <w:rFonts w:hint="eastAsia" w:ascii="宋体" w:hAnsi="宋体" w:eastAsia="宋体" w:cs="宋体"/>
          <w:sz w:val="24"/>
          <w:szCs w:val="24"/>
          <w:lang w:val="en-US" w:eastAsia="zh-CN"/>
        </w:rPr>
        <w:t>等等！</w:t>
      </w:r>
    </w:p>
    <w:p w14:paraId="4D3D2AB0">
      <w:pPr>
        <w:bidi w:val="0"/>
        <w:rPr>
          <w:rFonts w:hint="eastAsia" w:ascii="宋体" w:hAnsi="宋体" w:eastAsia="宋体" w:cs="宋体"/>
          <w:sz w:val="24"/>
          <w:szCs w:val="24"/>
          <w:lang w:val="en-US" w:eastAsia="zh-CN"/>
        </w:rPr>
      </w:pPr>
      <w:r>
        <w:rPr>
          <w:rFonts w:hint="eastAsia" w:ascii="宋体" w:hAnsi="宋体" w:eastAsia="宋体" w:cs="宋体"/>
          <w:sz w:val="24"/>
          <w:szCs w:val="24"/>
          <w:lang w:eastAsia="zh-CN"/>
        </w:rPr>
        <w:t>△</w:t>
      </w:r>
      <w:r>
        <w:rPr>
          <w:rFonts w:hint="eastAsia" w:ascii="宋体" w:hAnsi="宋体" w:eastAsia="宋体" w:cs="宋体"/>
          <w:sz w:val="24"/>
          <w:szCs w:val="24"/>
        </w:rPr>
        <w:t>奥兰手持白金权杖，大步走</w:t>
      </w:r>
      <w:r>
        <w:rPr>
          <w:rFonts w:hint="eastAsia" w:ascii="宋体" w:hAnsi="宋体" w:eastAsia="宋体" w:cs="宋体"/>
          <w:sz w:val="24"/>
          <w:szCs w:val="24"/>
          <w:lang w:val="en-US" w:eastAsia="zh-CN"/>
        </w:rPr>
        <w:t>进殿内，路过里文时两人眼神交锋。奥兰停在里文身前，对着尤利乌斯恭敬地行礼。</w:t>
      </w:r>
    </w:p>
    <w:p w14:paraId="073DC1E4">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尤利乌斯VO：哦？首相大人有意见？</w:t>
      </w:r>
    </w:p>
    <w:p w14:paraId="310AC8FE">
      <w:pPr>
        <w:bidi w:val="0"/>
        <w:rPr>
          <w:rFonts w:hint="eastAsia" w:ascii="宋体" w:hAnsi="宋体" w:eastAsia="宋体" w:cs="宋体"/>
          <w:sz w:val="24"/>
          <w:szCs w:val="24"/>
        </w:rPr>
      </w:pPr>
      <w:r>
        <w:rPr>
          <w:rFonts w:hint="eastAsia" w:ascii="宋体" w:hAnsi="宋体" w:eastAsia="宋体" w:cs="宋体"/>
          <w:sz w:val="24"/>
          <w:szCs w:val="24"/>
        </w:rPr>
        <w:t>奥兰：</w:t>
      </w:r>
      <w:r>
        <w:rPr>
          <w:rFonts w:hint="eastAsia" w:ascii="宋体" w:hAnsi="宋体" w:eastAsia="宋体" w:cs="宋体"/>
          <w:sz w:val="24"/>
          <w:szCs w:val="24"/>
          <w:lang w:val="en-US" w:eastAsia="zh-CN"/>
        </w:rPr>
        <w:t>陛下，臣不敢。</w:t>
      </w:r>
      <w:r>
        <w:rPr>
          <w:rFonts w:hint="eastAsia" w:ascii="宋体" w:hAnsi="宋体" w:eastAsia="宋体" w:cs="宋体"/>
          <w:sz w:val="24"/>
          <w:szCs w:val="24"/>
        </w:rPr>
        <w:t>里文少爷武力惊人，帝国上下有目共睹。</w:t>
      </w:r>
    </w:p>
    <w:p w14:paraId="0FD0E93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△奥兰转身看向群臣。</w:t>
      </w:r>
    </w:p>
    <w:p w14:paraId="12A70FF4">
      <w:pPr>
        <w:bidi w:val="0"/>
        <w:rPr>
          <w:rFonts w:hint="eastAsia" w:ascii="宋体" w:hAnsi="宋体" w:eastAsia="宋体" w:cs="宋体"/>
          <w:sz w:val="24"/>
          <w:szCs w:val="24"/>
          <w:lang w:val="en-US"/>
        </w:rPr>
      </w:pPr>
      <w:r>
        <w:rPr>
          <w:rFonts w:hint="eastAsia" w:ascii="宋体" w:hAnsi="宋体" w:eastAsia="宋体" w:cs="宋体"/>
          <w:sz w:val="24"/>
          <w:szCs w:val="24"/>
          <w:lang w:val="en-US" w:eastAsia="zh-CN"/>
        </w:rPr>
        <w:t>奥兰（扬声）：但驸马之位，关乎皇室尊严。能站在公主身边的男人，绝不是只有蛮力的莽夫！</w:t>
      </w:r>
    </w:p>
    <w:p w14:paraId="37CC2907">
      <w:pPr>
        <w:bidi w:val="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整个大殿的贵族们瞬间爆发出一阵低沉的附和</w:t>
      </w:r>
      <w:r>
        <w:rPr>
          <w:rFonts w:hint="eastAsia" w:ascii="宋体" w:hAnsi="宋体" w:eastAsia="宋体" w:cs="宋体"/>
          <w:sz w:val="24"/>
          <w:szCs w:val="24"/>
          <w:lang w:val="en-US" w:eastAsia="zh-CN"/>
        </w:rPr>
        <w:t>声</w:t>
      </w:r>
      <w:r>
        <w:rPr>
          <w:rFonts w:hint="eastAsia" w:ascii="宋体" w:hAnsi="宋体" w:eastAsia="宋体" w:cs="宋体"/>
          <w:sz w:val="24"/>
          <w:szCs w:val="24"/>
        </w:rPr>
        <w:t>与窃窃私语。</w:t>
      </w:r>
    </w:p>
    <w:p w14:paraId="4716B0F4">
      <w:pPr>
        <w:bidi w:val="0"/>
        <w:rPr>
          <w:rFonts w:hint="eastAsia" w:ascii="宋体" w:hAnsi="宋体" w:eastAsia="宋体" w:cs="宋体"/>
          <w:sz w:val="24"/>
          <w:szCs w:val="24"/>
          <w:lang w:val="en-US"/>
        </w:rPr>
      </w:pPr>
      <w:r>
        <w:rPr>
          <w:rFonts w:hint="eastAsia" w:ascii="宋体" w:hAnsi="宋体" w:eastAsia="宋体" w:cs="宋体"/>
          <w:sz w:val="24"/>
          <w:szCs w:val="24"/>
        </w:rPr>
        <w:t>贵族甲：</w:t>
      </w:r>
      <w:r>
        <w:rPr>
          <w:rFonts w:hint="eastAsia" w:ascii="宋体" w:hAnsi="宋体" w:eastAsia="宋体" w:cs="宋体"/>
          <w:sz w:val="24"/>
          <w:szCs w:val="24"/>
          <w:lang w:val="en-US" w:eastAsia="zh-CN"/>
        </w:rPr>
        <w:t>首相大人所言极是，里文那个放荡样......啧啧啧！</w:t>
      </w:r>
    </w:p>
    <w:p w14:paraId="6F83108B">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贵族乙（讥讽）：哼，他能有什么本事？各家公子哥儿的才能谁不是从小开始培养的，他呢？小时候就开始喝酒惹事，更别说现在了！</w:t>
      </w:r>
    </w:p>
    <w:p w14:paraId="48383EE3">
      <w:pPr>
        <w:bidi w:val="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莱拉公主微微蹙眉，目光不着痕迹地移向</w:t>
      </w:r>
      <w:r>
        <w:rPr>
          <w:rFonts w:hint="eastAsia" w:ascii="宋体" w:hAnsi="宋体" w:eastAsia="宋体" w:cs="宋体"/>
          <w:sz w:val="24"/>
          <w:szCs w:val="24"/>
          <w:lang w:val="en-US" w:eastAsia="zh-CN"/>
        </w:rPr>
        <w:t>里文</w:t>
      </w:r>
      <w:r>
        <w:rPr>
          <w:rFonts w:hint="eastAsia" w:ascii="宋体" w:hAnsi="宋体" w:eastAsia="宋体" w:cs="宋体"/>
          <w:sz w:val="24"/>
          <w:szCs w:val="24"/>
        </w:rPr>
        <w:t>。</w:t>
      </w:r>
    </w:p>
    <w:p w14:paraId="6689EE40">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莱拉OS：果然还是个上不得台面的家伙......</w:t>
      </w:r>
    </w:p>
    <w:p w14:paraId="0EE68D61">
      <w:pPr>
        <w:bidi w:val="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里文面对</w:t>
      </w:r>
      <w:r>
        <w:rPr>
          <w:rFonts w:hint="eastAsia" w:ascii="宋体" w:hAnsi="宋体" w:eastAsia="宋体" w:cs="宋体"/>
          <w:sz w:val="24"/>
          <w:szCs w:val="24"/>
          <w:lang w:val="en-US" w:eastAsia="zh-CN"/>
        </w:rPr>
        <w:t>周围的窃窃私语，漫不经心</w:t>
      </w:r>
      <w:r>
        <w:rPr>
          <w:rFonts w:hint="eastAsia" w:ascii="宋体" w:hAnsi="宋体" w:eastAsia="宋体" w:cs="宋体"/>
          <w:sz w:val="24"/>
          <w:szCs w:val="24"/>
        </w:rPr>
        <w:t>地掏了掏耳朵，随后转过身，</w:t>
      </w:r>
      <w:r>
        <w:rPr>
          <w:rFonts w:hint="eastAsia" w:ascii="宋体" w:hAnsi="宋体" w:eastAsia="宋体" w:cs="宋体"/>
          <w:sz w:val="24"/>
          <w:szCs w:val="24"/>
          <w:lang w:val="en-US" w:eastAsia="zh-CN"/>
        </w:rPr>
        <w:t>看</w:t>
      </w:r>
      <w:r>
        <w:rPr>
          <w:rFonts w:hint="eastAsia" w:ascii="宋体" w:hAnsi="宋体" w:eastAsia="宋体" w:cs="宋体"/>
          <w:sz w:val="24"/>
          <w:szCs w:val="24"/>
        </w:rPr>
        <w:t>向奥兰。</w:t>
      </w:r>
    </w:p>
    <w:p w14:paraId="013261A1">
      <w:pPr>
        <w:bidi w:val="0"/>
        <w:rPr>
          <w:rFonts w:hint="eastAsia" w:ascii="宋体" w:hAnsi="宋体" w:eastAsia="宋体" w:cs="宋体"/>
          <w:sz w:val="24"/>
          <w:szCs w:val="24"/>
        </w:rPr>
      </w:pPr>
      <w:r>
        <w:rPr>
          <w:rFonts w:hint="eastAsia" w:ascii="宋体" w:hAnsi="宋体" w:eastAsia="宋体" w:cs="宋体"/>
          <w:sz w:val="24"/>
          <w:szCs w:val="24"/>
        </w:rPr>
        <w:t>里文（嗤笑）：首相大人，</w:t>
      </w:r>
      <w:r>
        <w:rPr>
          <w:rFonts w:hint="eastAsia" w:ascii="宋体" w:hAnsi="宋体" w:eastAsia="宋体" w:cs="宋体"/>
          <w:sz w:val="24"/>
          <w:szCs w:val="24"/>
          <w:lang w:val="en-US" w:eastAsia="zh-CN"/>
        </w:rPr>
        <w:t>我还什么都没测试过呢，怎么</w:t>
      </w:r>
      <w:r>
        <w:rPr>
          <w:rFonts w:hint="eastAsia" w:ascii="宋体" w:hAnsi="宋体" w:eastAsia="宋体" w:cs="宋体"/>
          <w:sz w:val="24"/>
          <w:szCs w:val="24"/>
        </w:rPr>
        <w:t>就断定我</w:t>
      </w:r>
      <w:r>
        <w:rPr>
          <w:rFonts w:hint="eastAsia" w:ascii="宋体" w:hAnsi="宋体" w:eastAsia="宋体" w:cs="宋体"/>
          <w:sz w:val="24"/>
          <w:szCs w:val="24"/>
          <w:lang w:val="en-US" w:eastAsia="zh-CN"/>
        </w:rPr>
        <w:t>不行</w:t>
      </w:r>
      <w:r>
        <w:rPr>
          <w:rFonts w:hint="eastAsia" w:ascii="宋体" w:hAnsi="宋体" w:eastAsia="宋体" w:cs="宋体"/>
          <w:sz w:val="24"/>
          <w:szCs w:val="24"/>
        </w:rPr>
        <w:t>？</w:t>
      </w:r>
    </w:p>
    <w:p w14:paraId="791716EE">
      <w:pPr>
        <w:bidi w:val="0"/>
        <w:rPr>
          <w:rFonts w:hint="eastAsia" w:ascii="宋体" w:hAnsi="宋体" w:eastAsia="宋体" w:cs="宋体"/>
          <w:sz w:val="24"/>
          <w:szCs w:val="24"/>
          <w:lang w:val="en-US" w:eastAsia="zh-CN"/>
        </w:rPr>
      </w:pPr>
      <w:r>
        <w:rPr>
          <w:rFonts w:hint="eastAsia" w:ascii="宋体" w:hAnsi="宋体" w:eastAsia="宋体" w:cs="宋体"/>
          <w:sz w:val="24"/>
          <w:szCs w:val="24"/>
          <w:lang w:eastAsia="zh-CN"/>
        </w:rPr>
        <w:t>△</w:t>
      </w:r>
      <w:r>
        <w:rPr>
          <w:rFonts w:hint="eastAsia" w:ascii="宋体" w:hAnsi="宋体" w:eastAsia="宋体" w:cs="宋体"/>
          <w:sz w:val="24"/>
          <w:szCs w:val="24"/>
        </w:rPr>
        <w:t>奥兰眼</w:t>
      </w:r>
      <w:r>
        <w:rPr>
          <w:rFonts w:hint="eastAsia" w:ascii="宋体" w:hAnsi="宋体" w:eastAsia="宋体" w:cs="宋体"/>
          <w:sz w:val="24"/>
          <w:szCs w:val="24"/>
          <w:lang w:val="en-US" w:eastAsia="zh-CN"/>
        </w:rPr>
        <w:t>里</w:t>
      </w:r>
      <w:r>
        <w:rPr>
          <w:rFonts w:hint="eastAsia" w:ascii="宋体" w:hAnsi="宋体" w:eastAsia="宋体" w:cs="宋体"/>
          <w:sz w:val="24"/>
          <w:szCs w:val="24"/>
        </w:rPr>
        <w:t>闪过一丝计谋得逞的阴狠，</w:t>
      </w:r>
      <w:r>
        <w:rPr>
          <w:rFonts w:hint="eastAsia" w:ascii="宋体" w:hAnsi="宋体" w:eastAsia="宋体" w:cs="宋体"/>
          <w:sz w:val="24"/>
          <w:szCs w:val="24"/>
          <w:lang w:val="en-US" w:eastAsia="zh-CN"/>
        </w:rPr>
        <w:t>他对尤利乌斯拱拱手。</w:t>
      </w:r>
    </w:p>
    <w:p w14:paraId="04B48CF7">
      <w:pPr>
        <w:bidi w:val="0"/>
        <w:rPr>
          <w:rFonts w:hint="eastAsia" w:ascii="宋体" w:hAnsi="宋体" w:eastAsia="宋体" w:cs="宋体"/>
          <w:sz w:val="24"/>
          <w:szCs w:val="24"/>
          <w:lang w:val="en-US" w:eastAsia="zh-CN"/>
        </w:rPr>
      </w:pPr>
      <w:r>
        <w:rPr>
          <w:rFonts w:hint="eastAsia" w:ascii="宋体" w:hAnsi="宋体" w:eastAsia="宋体" w:cs="宋体"/>
          <w:sz w:val="24"/>
          <w:szCs w:val="24"/>
        </w:rPr>
        <w:t>奥兰：既然里文少爷对自己的才华如此有信心</w:t>
      </w:r>
      <w:r>
        <w:rPr>
          <w:rFonts w:hint="eastAsia" w:ascii="宋体" w:hAnsi="宋体" w:eastAsia="宋体" w:cs="宋体"/>
          <w:sz w:val="24"/>
          <w:szCs w:val="24"/>
          <w:lang w:val="en-US" w:eastAsia="zh-CN"/>
        </w:rPr>
        <w:t>......</w:t>
      </w:r>
    </w:p>
    <w:p w14:paraId="2522F736">
      <w:pPr>
        <w:bidi w:val="0"/>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奥兰猛然用权杖重重一击地面，发出沉闷的巨响。</w:t>
      </w:r>
    </w:p>
    <w:p w14:paraId="64CBC5FC">
      <w:pPr>
        <w:bidi w:val="0"/>
        <w:rPr>
          <w:rFonts w:hint="eastAsia" w:ascii="宋体" w:hAnsi="宋体" w:eastAsia="宋体" w:cs="宋体"/>
          <w:sz w:val="24"/>
          <w:szCs w:val="24"/>
        </w:rPr>
      </w:pPr>
      <w:r>
        <w:rPr>
          <w:rFonts w:hint="eastAsia" w:ascii="宋体" w:hAnsi="宋体" w:eastAsia="宋体" w:cs="宋体"/>
          <w:sz w:val="24"/>
          <w:szCs w:val="24"/>
        </w:rPr>
        <w:t>奥兰（语气激昂）：</w:t>
      </w:r>
      <w:r>
        <w:rPr>
          <w:rFonts w:hint="eastAsia" w:ascii="宋体" w:hAnsi="宋体" w:eastAsia="宋体" w:cs="宋体"/>
          <w:sz w:val="24"/>
          <w:szCs w:val="24"/>
          <w:lang w:val="en-US" w:eastAsia="zh-CN"/>
        </w:rPr>
        <w:t>陛下！不如就在这大殿上，让大家</w:t>
      </w:r>
      <w:r>
        <w:rPr>
          <w:rFonts w:hint="eastAsia" w:ascii="宋体" w:hAnsi="宋体" w:eastAsia="宋体" w:cs="宋体"/>
          <w:sz w:val="24"/>
          <w:szCs w:val="24"/>
        </w:rPr>
        <w:t>看看维洛尔家次子</w:t>
      </w:r>
      <w:r>
        <w:rPr>
          <w:rFonts w:hint="eastAsia" w:ascii="宋体" w:hAnsi="宋体" w:eastAsia="宋体" w:cs="宋体"/>
          <w:sz w:val="24"/>
          <w:szCs w:val="24"/>
          <w:lang w:val="en-US" w:eastAsia="zh-CN"/>
        </w:rPr>
        <w:t>的真本事！</w:t>
      </w:r>
    </w:p>
    <w:p w14:paraId="2295DD87">
      <w:pPr>
        <w:bidi w:val="0"/>
        <w:rPr>
          <w:rFonts w:hint="eastAsia" w:ascii="宋体" w:hAnsi="宋体" w:eastAsia="宋体" w:cs="宋体"/>
          <w:sz w:val="24"/>
          <w:szCs w:val="24"/>
          <w:lang w:eastAsia="zh-CN"/>
        </w:rPr>
      </w:pPr>
      <w:r>
        <w:rPr>
          <w:rFonts w:hint="eastAsia" w:ascii="宋体" w:hAnsi="宋体" w:eastAsia="宋体" w:cs="宋体"/>
          <w:sz w:val="24"/>
          <w:szCs w:val="24"/>
        </w:rPr>
        <w:t>里文（玩味一笑</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看向尤利乌斯</w:t>
      </w:r>
      <w:r>
        <w:rPr>
          <w:rFonts w:hint="eastAsia" w:ascii="宋体" w:hAnsi="宋体" w:eastAsia="宋体" w:cs="宋体"/>
          <w:sz w:val="24"/>
          <w:szCs w:val="24"/>
        </w:rPr>
        <w:t>）：好啊，</w:t>
      </w:r>
      <w:r>
        <w:rPr>
          <w:rFonts w:hint="eastAsia" w:ascii="宋体" w:hAnsi="宋体" w:eastAsia="宋体" w:cs="宋体"/>
          <w:sz w:val="24"/>
          <w:szCs w:val="24"/>
          <w:lang w:val="en-US" w:eastAsia="zh-CN"/>
        </w:rPr>
        <w:t>首相大人</w:t>
      </w:r>
      <w:r>
        <w:rPr>
          <w:rFonts w:hint="eastAsia" w:ascii="宋体" w:hAnsi="宋体" w:eastAsia="宋体" w:cs="宋体"/>
          <w:sz w:val="24"/>
          <w:szCs w:val="24"/>
        </w:rPr>
        <w:t>想怎么玩，我</w:t>
      </w:r>
      <w:r>
        <w:rPr>
          <w:rFonts w:hint="eastAsia" w:ascii="宋体" w:hAnsi="宋体" w:eastAsia="宋体" w:cs="宋体"/>
          <w:sz w:val="24"/>
          <w:szCs w:val="24"/>
          <w:lang w:val="en-US" w:eastAsia="zh-CN"/>
        </w:rPr>
        <w:t>都</w:t>
      </w:r>
      <w:r>
        <w:rPr>
          <w:rFonts w:hint="eastAsia" w:ascii="宋体" w:hAnsi="宋体" w:eastAsia="宋体" w:cs="宋体"/>
          <w:sz w:val="24"/>
          <w:szCs w:val="24"/>
        </w:rPr>
        <w:t>奉陪到底</w:t>
      </w:r>
      <w:r>
        <w:rPr>
          <w:rFonts w:hint="eastAsia" w:ascii="宋体" w:hAnsi="宋体" w:eastAsia="宋体" w:cs="宋体"/>
          <w:sz w:val="24"/>
          <w:szCs w:val="24"/>
          <w:lang w:eastAsia="zh-CN"/>
        </w:rPr>
        <w:t>！</w:t>
      </w:r>
    </w:p>
    <w:p w14:paraId="18218D52">
      <w:pPr>
        <w:pStyle w:val="3"/>
        <w:bidi w:val="0"/>
        <w:rPr>
          <w:rFonts w:hint="eastAsia"/>
          <w:lang w:val="en-US" w:eastAsia="zh-CN"/>
        </w:rPr>
      </w:pPr>
      <w:r>
        <w:rPr>
          <w:rFonts w:hint="eastAsia"/>
          <w:lang w:val="en-US" w:eastAsia="zh-CN"/>
        </w:rPr>
        <w:t>第30集</w:t>
      </w:r>
    </w:p>
    <w:p w14:paraId="29DCECA8">
      <w:pPr>
        <w:bidi w:val="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030-1 皇宫大殿/日/内</w:t>
      </w:r>
    </w:p>
    <w:p w14:paraId="59E025EA">
      <w:pPr>
        <w:bidi w:val="0"/>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人物：奥兰、里文、尤利乌斯、莱拉、众大臣、平民甲乙丙</w:t>
      </w:r>
    </w:p>
    <w:p w14:paraId="16C3B78A">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△两名侍卫将一个全息沙盘抬到里文面前。三座边防城同时亮起红光。</w:t>
      </w:r>
    </w:p>
    <w:p w14:paraId="1106C1E0">
      <w:pPr>
        <w:bidi w:val="0"/>
        <w:rPr>
          <w:rFonts w:hint="eastAsia" w:ascii="宋体" w:hAnsi="宋体" w:eastAsia="宋体" w:cs="宋体"/>
          <w:sz w:val="24"/>
          <w:szCs w:val="24"/>
        </w:rPr>
      </w:pPr>
      <w:r>
        <w:rPr>
          <w:rFonts w:hint="eastAsia" w:ascii="宋体" w:hAnsi="宋体" w:eastAsia="宋体" w:cs="宋体"/>
          <w:sz w:val="24"/>
          <w:szCs w:val="24"/>
          <w:lang w:val="en-US" w:eastAsia="zh-CN"/>
        </w:rPr>
        <w:t>奥</w:t>
      </w:r>
      <w:r>
        <w:rPr>
          <w:rFonts w:hint="eastAsia" w:ascii="宋体" w:hAnsi="宋体" w:eastAsia="宋体" w:cs="宋体"/>
          <w:sz w:val="24"/>
          <w:szCs w:val="24"/>
        </w:rPr>
        <w:t>兰</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用权杖指着沙盘</w:t>
      </w:r>
      <w:r>
        <w:rPr>
          <w:rFonts w:hint="eastAsia" w:ascii="宋体" w:hAnsi="宋体" w:eastAsia="宋体" w:cs="宋体"/>
          <w:sz w:val="24"/>
          <w:szCs w:val="24"/>
          <w:lang w:eastAsia="zh-CN"/>
        </w:rPr>
        <w:t>）</w:t>
      </w:r>
      <w:r>
        <w:rPr>
          <w:rFonts w:hint="eastAsia" w:ascii="宋体" w:hAnsi="宋体" w:eastAsia="宋体" w:cs="宋体"/>
          <w:sz w:val="24"/>
          <w:szCs w:val="24"/>
        </w:rPr>
        <w:t>：</w:t>
      </w:r>
      <w:r>
        <w:rPr>
          <w:rFonts w:hint="eastAsia" w:ascii="宋体" w:hAnsi="宋体" w:eastAsia="宋体" w:cs="宋体"/>
          <w:sz w:val="24"/>
          <w:szCs w:val="24"/>
          <w:lang w:val="en-US" w:eastAsia="zh-CN"/>
        </w:rPr>
        <w:t>北境战报。三座主城同时被巴尔坎联盟围困，但帝国现在仅剩一支机动舰队，只能救一座</w:t>
      </w:r>
      <w:r>
        <w:rPr>
          <w:rFonts w:hint="eastAsia" w:ascii="宋体" w:hAnsi="宋体" w:eastAsia="宋体" w:cs="宋体"/>
          <w:sz w:val="24"/>
          <w:szCs w:val="24"/>
        </w:rPr>
        <w:t>。</w:t>
      </w:r>
    </w:p>
    <w:p w14:paraId="1C297048">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△奥兰看向里文，语气温和，眼神却很阴险。</w:t>
      </w:r>
    </w:p>
    <w:p w14:paraId="7B16CC3B">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奥兰（冷笑）：里文少爷，你打算放弃谁？</w:t>
      </w:r>
    </w:p>
    <w:p w14:paraId="22970DD9">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△大殿内响起一阵窃窃私语。</w:t>
      </w:r>
    </w:p>
    <w:p w14:paraId="2D368E1D">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大臣甲：军部为这件事都吵了三天了，他一个小屁孩懂什么？</w:t>
      </w:r>
    </w:p>
    <w:p w14:paraId="28D69074">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大臣乙（嘲讽）:他要是能答出来，我当场把沙盘吃了！</w:t>
      </w:r>
    </w:p>
    <w:p w14:paraId="0F79F96D">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△莱拉绷着脸，双手微微攥拳，目光复杂地看向里文。</w:t>
      </w:r>
    </w:p>
    <w:p w14:paraId="2811DCB2">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莱拉：奥兰明显是在为难他，哪怕是我也想不到有什么办法可以救下三城......</w:t>
      </w:r>
    </w:p>
    <w:p w14:paraId="51AF609D">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△里文盯着沙盘，慵懒地打了个哈欠，单手插在裤兜里。</w:t>
      </w:r>
    </w:p>
    <w:p w14:paraId="2D9882D0">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w:t>
      </w:r>
      <w:ins w:id="1480" w:author="z'z" w:date="2026-07-07T14:18:47Z">
        <w:r>
          <w:rPr>
            <w:rFonts w:hint="eastAsia" w:ascii="宋体" w:hAnsi="宋体" w:eastAsia="宋体" w:cs="宋体"/>
            <w:sz w:val="24"/>
            <w:szCs w:val="24"/>
            <w:lang w:val="en-US" w:eastAsia="zh-CN"/>
          </w:rPr>
          <w:t>不屑</w:t>
        </w:r>
      </w:ins>
      <w:r>
        <w:rPr>
          <w:rFonts w:hint="eastAsia" w:ascii="宋体" w:hAnsi="宋体" w:eastAsia="宋体" w:cs="宋体"/>
          <w:sz w:val="24"/>
          <w:szCs w:val="24"/>
          <w:lang w:val="en-US" w:eastAsia="zh-CN"/>
        </w:rPr>
        <w:t>）：这种小问题也好意思拿上来测试我？</w:t>
      </w:r>
    </w:p>
    <w:p w14:paraId="307E42F3">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奥兰：放肆！如果你连取舍的魄力都没有，那就趁早承认自己是个懦夫！</w:t>
      </w:r>
    </w:p>
    <w:p w14:paraId="0484178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里文（叹气）：行吧。这可是你自找的。</w:t>
      </w:r>
    </w:p>
    <w:p w14:paraId="3AEBEFF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△里文迈开长腿走到沙盘前，手指直接穿过全息投影，落在了三城后方一个不起眼的节点上。</w:t>
      </w:r>
    </w:p>
    <w:p w14:paraId="5EC3D2EE">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里文（冷漠）：我一座都不救。</w:t>
      </w:r>
    </w:p>
    <w:p w14:paraId="2F55F600">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△全场哗然。</w:t>
      </w:r>
    </w:p>
    <w:p w14:paraId="3A03A0B8">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大臣丁（猛地出列）：你敢？！你把帝国的子民当什么了！疯子！</w:t>
      </w:r>
    </w:p>
    <w:p w14:paraId="05DC44FC">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大臣丙：我就说他只会打架！居然当堂闹出这么大个笑话，还装作一副胸有成竹的样子！</w:t>
      </w:r>
    </w:p>
    <w:p w14:paraId="07D83F4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奥兰：陛下！您听见了，他竟然要全部放弃！这种蠢货，怎么配进皇室？又怎么辅佐公主？</w:t>
      </w:r>
    </w:p>
    <w:p w14:paraId="231545D7">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△尤利乌斯低咳一声，眼神飘忽。</w:t>
      </w:r>
    </w:p>
    <w:p w14:paraId="02839D59">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尤利乌斯：里文啊，在这里说话是要负责任的。</w:t>
      </w:r>
    </w:p>
    <w:p w14:paraId="141C5D9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里文（微微一笑）：陛下，请看。</w:t>
      </w:r>
    </w:p>
    <w:p w14:paraId="2843DC36">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△里文的手指在那个微小节点上轻轻一点。幽蓝色的魔力，同时点亮三城的航道，并将沙盘上的敌军布置强行推演。三道线交缠的点正好在里文刚刚点出来的位置。</w:t>
      </w:r>
    </w:p>
    <w:p w14:paraId="3CA15BEF">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里文（声音拔高）：只要夺回中转站，危机自然迎刃而解！</w:t>
      </w:r>
    </w:p>
    <w:p w14:paraId="6B10B593">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△奥兰冷哼一声，强撑着反驳。</w:t>
      </w:r>
    </w:p>
    <w:p w14:paraId="681CEC64">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奥兰：一派胡言！中转站地形复杂，你怎么敢保证——</w:t>
      </w:r>
    </w:p>
    <w:p w14:paraId="75E6A547">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△里文猛地转身，步步紧逼奥兰。</w:t>
      </w:r>
    </w:p>
    <w:p w14:paraId="41DBDB39">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里文：那就要问您了，北境的战事拖成这个样子，首相大人敢说自己没有责任？</w:t>
      </w:r>
    </w:p>
    <w:p w14:paraId="53691B8B">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△奥兰额头渗出冷汗，瞳孔骤缩，被逼得连退两步。</w:t>
      </w:r>
    </w:p>
    <w:p w14:paraId="6AD4B381">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奥兰：我，我......</w:t>
      </w:r>
    </w:p>
    <w:p w14:paraId="1BDC7D2D">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△尤利乌斯眼中满是欣赏，抚掌而笑。</w:t>
      </w:r>
    </w:p>
    <w:p w14:paraId="6846A220">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尤利乌斯：好！眼光毒辣，一针见血！朕宣布，第一场测试，里文·维洛尔通过！</w:t>
      </w:r>
    </w:p>
    <w:p w14:paraId="74378BE3">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△莱拉看着台下悠然自得的里文，嘴角扬起一抹她自己都没察觉到的笑意。</w:t>
      </w:r>
    </w:p>
    <w:p w14:paraId="1E4DA9DE">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平民们VO（凄厉）:放开我！我们要见陛下！</w:t>
      </w:r>
    </w:p>
    <w:p w14:paraId="76CC3216">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大殿门外传来哭喊和混乱脚步声</w:t>
      </w:r>
      <w:r>
        <w:rPr>
          <w:rFonts w:hint="eastAsia" w:ascii="宋体" w:hAnsi="宋体" w:eastAsia="宋体" w:cs="宋体"/>
          <w:sz w:val="24"/>
          <w:szCs w:val="24"/>
          <w:lang w:val="en-US" w:eastAsia="zh-CN"/>
        </w:rPr>
        <w:t>，紧接着三</w:t>
      </w:r>
      <w:r>
        <w:rPr>
          <w:rFonts w:hint="default" w:ascii="宋体" w:hAnsi="宋体" w:eastAsia="宋体" w:cs="宋体"/>
          <w:sz w:val="24"/>
          <w:szCs w:val="24"/>
          <w:lang w:val="en-US" w:eastAsia="zh-CN"/>
        </w:rPr>
        <w:t>名衣衫破旧、满身伤痕的平民冲进大殿，</w:t>
      </w:r>
      <w:r>
        <w:rPr>
          <w:rFonts w:hint="eastAsia" w:ascii="宋体" w:hAnsi="宋体" w:eastAsia="宋体" w:cs="宋体"/>
          <w:sz w:val="24"/>
          <w:szCs w:val="24"/>
          <w:lang w:val="en-US" w:eastAsia="zh-CN"/>
        </w:rPr>
        <w:t>扑倒在地上。</w:t>
      </w:r>
    </w:p>
    <w:p w14:paraId="25C2B99F">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平民甲（声泪俱下，指向里文）：陛下！求您为我们做主啊！就是他......就是这个恶魔！他根本不配做帝国的驸马！</w:t>
      </w:r>
    </w:p>
    <w:p w14:paraId="1ACFFA1E">
      <w:pPr>
        <w:pStyle w:val="3"/>
        <w:bidi w:val="0"/>
        <w:rPr>
          <w:rFonts w:hint="eastAsia"/>
          <w:lang w:val="en-US" w:eastAsia="zh-CN"/>
        </w:rPr>
      </w:pPr>
      <w:r>
        <w:rPr>
          <w:rFonts w:hint="default"/>
          <w:lang w:val="en-US" w:eastAsia="zh-CN"/>
        </w:rPr>
        <w:t>第31集</w:t>
      </w:r>
    </w:p>
    <w:p w14:paraId="6B384CFB">
      <w:pPr>
        <w:bidi w:val="0"/>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031-1 皇宫大殿/日/内</w:t>
      </w:r>
    </w:p>
    <w:p w14:paraId="60D7FD6C">
      <w:pPr>
        <w:bidi w:val="0"/>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人物：奥兰、里文、尤利乌斯、莱拉、平民</w:t>
      </w:r>
      <w:r>
        <w:rPr>
          <w:rFonts w:hint="eastAsia" w:ascii="宋体" w:hAnsi="宋体" w:eastAsia="宋体" w:cs="宋体"/>
          <w:b/>
          <w:bCs/>
          <w:sz w:val="24"/>
          <w:szCs w:val="24"/>
          <w:lang w:val="en-US" w:eastAsia="zh-CN"/>
        </w:rPr>
        <w:t>甲乙丙</w:t>
      </w:r>
      <w:r>
        <w:rPr>
          <w:rFonts w:hint="default" w:ascii="宋体" w:hAnsi="宋体" w:eastAsia="宋体" w:cs="宋体"/>
          <w:b/>
          <w:bCs/>
          <w:sz w:val="24"/>
          <w:szCs w:val="24"/>
          <w:lang w:val="en-US" w:eastAsia="zh-CN"/>
        </w:rPr>
        <w:t>、众大臣</w:t>
      </w:r>
      <w:r>
        <w:rPr>
          <w:rFonts w:hint="eastAsia" w:ascii="宋体" w:hAnsi="宋体" w:eastAsia="宋体" w:cs="宋体"/>
          <w:b/>
          <w:bCs/>
          <w:sz w:val="24"/>
          <w:szCs w:val="24"/>
          <w:lang w:val="en-US" w:eastAsia="zh-CN"/>
        </w:rPr>
        <w:t>、阿尔瓦多、薇薇安、维莱拉</w:t>
      </w:r>
    </w:p>
    <w:p w14:paraId="0ADA6C70">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平民们</w:t>
      </w:r>
      <w:r>
        <w:rPr>
          <w:rFonts w:hint="eastAsia" w:ascii="宋体" w:hAnsi="宋体" w:eastAsia="宋体" w:cs="宋体"/>
          <w:sz w:val="24"/>
          <w:szCs w:val="24"/>
          <w:lang w:val="en-US" w:eastAsia="zh-CN"/>
        </w:rPr>
        <w:t>跪在地上</w:t>
      </w:r>
      <w:r>
        <w:rPr>
          <w:rFonts w:hint="default" w:ascii="宋体" w:hAnsi="宋体" w:eastAsia="宋体" w:cs="宋体"/>
          <w:sz w:val="24"/>
          <w:szCs w:val="24"/>
          <w:lang w:val="en-US" w:eastAsia="zh-CN"/>
        </w:rPr>
        <w:t>哭天抢地，整个大殿充斥着凄厉的控诉声。</w:t>
      </w:r>
    </w:p>
    <w:p w14:paraId="6B5DF986">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奥兰迅速换上一副痛心疾首的表情，高声震喝。</w:t>
      </w:r>
    </w:p>
    <w:p w14:paraId="35DC819B">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奥兰：陛下！未来驸马若是个人人喊打的</w:t>
      </w:r>
      <w:r>
        <w:rPr>
          <w:rFonts w:hint="eastAsia" w:ascii="宋体" w:hAnsi="宋体" w:eastAsia="宋体" w:cs="宋体"/>
          <w:sz w:val="24"/>
          <w:szCs w:val="24"/>
          <w:lang w:val="en-US" w:eastAsia="zh-CN"/>
        </w:rPr>
        <w:t>恶棍</w:t>
      </w:r>
      <w:r>
        <w:rPr>
          <w:rFonts w:hint="default" w:ascii="宋体" w:hAnsi="宋体" w:eastAsia="宋体" w:cs="宋体"/>
          <w:sz w:val="24"/>
          <w:szCs w:val="24"/>
          <w:lang w:val="en-US" w:eastAsia="zh-CN"/>
        </w:rPr>
        <w:t>，必将动摇</w:t>
      </w:r>
      <w:r>
        <w:rPr>
          <w:rFonts w:hint="eastAsia" w:ascii="宋体" w:hAnsi="宋体" w:eastAsia="宋体" w:cs="宋体"/>
          <w:sz w:val="24"/>
          <w:szCs w:val="24"/>
          <w:lang w:val="en-US" w:eastAsia="zh-CN"/>
        </w:rPr>
        <w:t>民心啊</w:t>
      </w:r>
      <w:r>
        <w:rPr>
          <w:rFonts w:hint="default" w:ascii="宋体" w:hAnsi="宋体" w:eastAsia="宋体" w:cs="宋体"/>
          <w:sz w:val="24"/>
          <w:szCs w:val="24"/>
          <w:lang w:val="en-US" w:eastAsia="zh-CN"/>
        </w:rPr>
        <w:t>！</w:t>
      </w:r>
    </w:p>
    <w:p w14:paraId="2223F673">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△平民甲</w:t>
      </w:r>
      <w:r>
        <w:rPr>
          <w:rFonts w:hint="default" w:ascii="宋体" w:hAnsi="宋体" w:eastAsia="宋体" w:cs="宋体"/>
          <w:sz w:val="24"/>
          <w:szCs w:val="24"/>
          <w:lang w:val="en-US" w:eastAsia="zh-CN"/>
        </w:rPr>
        <w:t>疯狂磕头。</w:t>
      </w:r>
    </w:p>
    <w:p w14:paraId="2F5A5F60">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平民甲</w:t>
      </w:r>
      <w:r>
        <w:rPr>
          <w:rFonts w:hint="default" w:ascii="宋体" w:hAnsi="宋体" w:eastAsia="宋体" w:cs="宋体"/>
          <w:sz w:val="24"/>
          <w:szCs w:val="24"/>
          <w:lang w:val="en-US" w:eastAsia="zh-CN"/>
        </w:rPr>
        <w:t>：陛下！</w:t>
      </w:r>
      <w:r>
        <w:rPr>
          <w:rFonts w:hint="eastAsia" w:ascii="宋体" w:hAnsi="宋体" w:eastAsia="宋体" w:cs="宋体"/>
          <w:sz w:val="24"/>
          <w:szCs w:val="24"/>
          <w:lang w:val="en-US" w:eastAsia="zh-CN"/>
        </w:rPr>
        <w:t>求您做主啊，里文少爷仗着贵族的身份，强要了我家的铺子</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我父亲去讨要公道，反而被他的护卫打得现在都还躺在床上！</w:t>
      </w:r>
    </w:p>
    <w:p w14:paraId="6B024E31">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△平民乙爬出来，双手举着一沓假账本。</w:t>
      </w:r>
    </w:p>
    <w:p w14:paraId="2AA3921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平民乙：我也是！我们商会里的人都被害惨了啊！他在我这里赊了一百万的信用点，一分不还！我去公爵府要账，他就让人砸了我的店！</w:t>
      </w:r>
    </w:p>
    <w:p w14:paraId="47309DC9">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△里文震惊的用手指指自己，做了一个 “我吗” 的口型。</w:t>
      </w:r>
    </w:p>
    <w:p w14:paraId="24F632B2">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△平民丙更是一脸柔弱的跪坐在地上，暗暗垂泪。</w:t>
      </w:r>
    </w:p>
    <w:p w14:paraId="0274984A">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平民丙：他在俱乐部喝醉后，强迫我陪了他一整夜。事后还说，我这种下等女人能伺候他是福气，连一枚信用点都不配拿！！</w:t>
      </w:r>
    </w:p>
    <w:p w14:paraId="56CD7CCC">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△尤利乌斯瞪大眼睛看着里文，震撼之下竟口不择言起来。</w:t>
      </w:r>
    </w:p>
    <w:p w14:paraId="51F7886F">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尤利乌斯：大胆！连我去逛俱乐部都要......</w:t>
      </w:r>
    </w:p>
    <w:p w14:paraId="31CD6A8B">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△塞弗林站在尤利乌斯身侧，大声地咳嗽，及时打断了尤利乌斯的话。</w:t>
      </w:r>
    </w:p>
    <w:p w14:paraId="468FA7B7">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△平民丙捂脸大哭了起来，周围的大臣议论纷纷，大臣甲更是愤而出列！</w:t>
      </w:r>
    </w:p>
    <w:p w14:paraId="54ABACF0">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大臣甲（愤然）：陛下！这种畜生根本不配做驸马，请陛下另择良婿！</w:t>
      </w:r>
    </w:p>
    <w:p w14:paraId="70CF1354">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众大臣（纷纷下跪）：请陛下慎重考虑！</w:t>
      </w:r>
    </w:p>
    <w:p w14:paraId="3C9D1109">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里文突然轻笑出声，鼓起掌来，连连点头</w:t>
      </w:r>
      <w:r>
        <w:rPr>
          <w:rFonts w:hint="eastAsia" w:ascii="宋体" w:hAnsi="宋体" w:eastAsia="宋体" w:cs="宋体"/>
          <w:sz w:val="24"/>
          <w:szCs w:val="24"/>
          <w:lang w:val="en-US" w:eastAsia="zh-CN"/>
        </w:rPr>
        <w:t>。</w:t>
      </w:r>
    </w:p>
    <w:p w14:paraId="6D3DDAA7">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里文：哇哦，太精彩了，谁教你们这么演的？我也去学学。</w:t>
      </w:r>
    </w:p>
    <w:p w14:paraId="65385BC9">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全场哗然！贵族和大臣们简直不敢相信自己的耳朵。</w:t>
      </w:r>
    </w:p>
    <w:p w14:paraId="09695731">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大臣</w:t>
      </w:r>
      <w:r>
        <w:rPr>
          <w:rFonts w:hint="eastAsia" w:ascii="宋体" w:hAnsi="宋体" w:eastAsia="宋体" w:cs="宋体"/>
          <w:sz w:val="24"/>
          <w:szCs w:val="24"/>
          <w:lang w:val="en-US" w:eastAsia="zh-CN"/>
        </w:rPr>
        <w:t>乙</w:t>
      </w:r>
      <w:r>
        <w:rPr>
          <w:rFonts w:hint="default" w:ascii="宋体" w:hAnsi="宋体" w:eastAsia="宋体" w:cs="宋体"/>
          <w:sz w:val="24"/>
          <w:szCs w:val="24"/>
          <w:lang w:val="en-US" w:eastAsia="zh-CN"/>
        </w:rPr>
        <w:t>（指着里文，气得发抖）：人渣！陛下，您听听！他竟然毫无悔意，简直狂妄到了极点！</w:t>
      </w:r>
      <w:r>
        <w:rPr>
          <w:rFonts w:hint="eastAsia" w:ascii="宋体" w:hAnsi="宋体" w:eastAsia="宋体" w:cs="宋体"/>
          <w:sz w:val="24"/>
          <w:szCs w:val="24"/>
          <w:lang w:val="en-US" w:eastAsia="zh-CN"/>
        </w:rPr>
        <w:t>他应该被流放！</w:t>
      </w:r>
    </w:p>
    <w:p w14:paraId="3DE11CCD">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莱拉公主</w:t>
      </w:r>
      <w:r>
        <w:rPr>
          <w:rFonts w:hint="eastAsia" w:ascii="宋体" w:hAnsi="宋体" w:eastAsia="宋体" w:cs="宋体"/>
          <w:sz w:val="24"/>
          <w:szCs w:val="24"/>
          <w:lang w:val="en-US" w:eastAsia="zh-CN"/>
        </w:rPr>
        <w:t>站起身，看着里文</w:t>
      </w:r>
      <w:r>
        <w:rPr>
          <w:rFonts w:hint="default" w:ascii="宋体" w:hAnsi="宋体" w:eastAsia="宋体" w:cs="宋体"/>
          <w:sz w:val="24"/>
          <w:szCs w:val="24"/>
          <w:lang w:val="en-US" w:eastAsia="zh-CN"/>
        </w:rPr>
        <w:t>，眼</w:t>
      </w:r>
      <w:r>
        <w:rPr>
          <w:rFonts w:hint="eastAsia" w:ascii="宋体" w:hAnsi="宋体" w:eastAsia="宋体" w:cs="宋体"/>
          <w:sz w:val="24"/>
          <w:szCs w:val="24"/>
          <w:lang w:val="en-US" w:eastAsia="zh-CN"/>
        </w:rPr>
        <w:t>神失望</w:t>
      </w:r>
      <w:r>
        <w:rPr>
          <w:rFonts w:hint="default" w:ascii="宋体" w:hAnsi="宋体" w:eastAsia="宋体" w:cs="宋体"/>
          <w:sz w:val="24"/>
          <w:szCs w:val="24"/>
          <w:lang w:val="en-US" w:eastAsia="zh-CN"/>
        </w:rPr>
        <w:t>。</w:t>
      </w:r>
    </w:p>
    <w:p w14:paraId="03A88946">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莱拉：里文·维洛尔，如果这些都是真的，我无法接受这样的婚约。</w:t>
      </w:r>
    </w:p>
    <w:p w14:paraId="5FD498E0">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【蒙太奇闪回</w:t>
      </w:r>
      <w:r>
        <w:rPr>
          <w:rFonts w:hint="default" w:ascii="宋体" w:hAnsi="宋体" w:eastAsia="宋体" w:cs="宋体"/>
          <w:sz w:val="24"/>
          <w:szCs w:val="24"/>
          <w:lang w:val="en-US" w:eastAsia="zh-CN"/>
        </w:rPr>
        <w:t>快</w:t>
      </w:r>
      <w:r>
        <w:rPr>
          <w:rFonts w:hint="eastAsia" w:ascii="宋体" w:hAnsi="宋体" w:eastAsia="宋体" w:cs="宋体"/>
          <w:sz w:val="24"/>
          <w:szCs w:val="24"/>
          <w:lang w:val="en-US" w:eastAsia="zh-CN"/>
        </w:rPr>
        <w:t>切】</w:t>
      </w:r>
    </w:p>
    <w:p w14:paraId="2227D820">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△【闪回快切】商会密室中，一张黑卡</w:t>
      </w:r>
      <w:r>
        <w:rPr>
          <w:rFonts w:hint="default" w:ascii="宋体" w:hAnsi="宋体" w:eastAsia="宋体" w:cs="宋体"/>
          <w:sz w:val="24"/>
          <w:szCs w:val="24"/>
          <w:lang w:val="en-US" w:eastAsia="zh-CN"/>
        </w:rPr>
        <w:t>被</w:t>
      </w:r>
      <w:r>
        <w:rPr>
          <w:rFonts w:hint="eastAsia" w:ascii="宋体" w:hAnsi="宋体" w:eastAsia="宋体" w:cs="宋体"/>
          <w:sz w:val="24"/>
          <w:szCs w:val="24"/>
          <w:lang w:val="en-US" w:eastAsia="zh-CN"/>
        </w:rPr>
        <w:t>丢</w:t>
      </w:r>
      <w:r>
        <w:rPr>
          <w:rFonts w:hint="default" w:ascii="宋体" w:hAnsi="宋体" w:eastAsia="宋体" w:cs="宋体"/>
          <w:sz w:val="24"/>
          <w:szCs w:val="24"/>
          <w:lang w:val="en-US" w:eastAsia="zh-CN"/>
        </w:rPr>
        <w:t>在桌面上</w:t>
      </w:r>
      <w:r>
        <w:rPr>
          <w:rFonts w:hint="eastAsia" w:ascii="宋体" w:hAnsi="宋体" w:eastAsia="宋体" w:cs="宋体"/>
          <w:sz w:val="24"/>
          <w:szCs w:val="24"/>
          <w:lang w:val="en-US" w:eastAsia="zh-CN"/>
        </w:rPr>
        <w:t>，维莱拉</w:t>
      </w:r>
      <w:r>
        <w:rPr>
          <w:rFonts w:hint="default" w:ascii="宋体" w:hAnsi="宋体" w:eastAsia="宋体" w:cs="宋体"/>
          <w:sz w:val="24"/>
          <w:szCs w:val="24"/>
          <w:lang w:val="en-US" w:eastAsia="zh-CN"/>
        </w:rPr>
        <w:t>的亲信将一把匕首抵在</w:t>
      </w:r>
      <w:r>
        <w:rPr>
          <w:rFonts w:hint="eastAsia" w:ascii="宋体" w:hAnsi="宋体" w:eastAsia="宋体" w:cs="宋体"/>
          <w:sz w:val="24"/>
          <w:szCs w:val="24"/>
          <w:lang w:val="en-US" w:eastAsia="zh-CN"/>
        </w:rPr>
        <w:t>平民乙</w:t>
      </w:r>
      <w:r>
        <w:rPr>
          <w:rFonts w:hint="default" w:ascii="宋体" w:hAnsi="宋体" w:eastAsia="宋体" w:cs="宋体"/>
          <w:sz w:val="24"/>
          <w:szCs w:val="24"/>
          <w:lang w:val="en-US" w:eastAsia="zh-CN"/>
        </w:rPr>
        <w:t>的脖子上。</w:t>
      </w:r>
    </w:p>
    <w:p w14:paraId="16911D85">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亲信</w:t>
      </w:r>
      <w:r>
        <w:rPr>
          <w:rFonts w:hint="default" w:ascii="宋体" w:hAnsi="宋体" w:eastAsia="宋体" w:cs="宋体"/>
          <w:sz w:val="24"/>
          <w:szCs w:val="24"/>
          <w:lang w:val="en-US" w:eastAsia="zh-CN"/>
        </w:rPr>
        <w:t>：听着，这是</w:t>
      </w:r>
      <w:r>
        <w:rPr>
          <w:rFonts w:hint="eastAsia" w:ascii="宋体" w:hAnsi="宋体" w:eastAsia="宋体" w:cs="宋体"/>
          <w:sz w:val="24"/>
          <w:szCs w:val="24"/>
          <w:lang w:val="en-US" w:eastAsia="zh-CN"/>
        </w:rPr>
        <w:t>五</w:t>
      </w:r>
      <w:r>
        <w:rPr>
          <w:rFonts w:hint="default" w:ascii="宋体" w:hAnsi="宋体" w:eastAsia="宋体" w:cs="宋体"/>
          <w:sz w:val="24"/>
          <w:szCs w:val="24"/>
          <w:lang w:val="en-US" w:eastAsia="zh-CN"/>
        </w:rPr>
        <w:t>十万。明天在大殿上，把罪名给我死死扣在里文头上！</w:t>
      </w:r>
    </w:p>
    <w:p w14:paraId="36F26DAE">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△平民乙连连点头。</w:t>
      </w:r>
    </w:p>
    <w:p w14:paraId="4BE1D274">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△【闪回快切】民房中，亲信站在跪着的平民甲身前。</w:t>
      </w:r>
    </w:p>
    <w:p w14:paraId="00D5DF9D">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亲信</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想治好你父亲的腿，明天就乖乖听话。</w:t>
      </w:r>
    </w:p>
    <w:p w14:paraId="006D3C54">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△【闪回快切】俱乐部内，亲信掐着平民丙的下巴，另一只手不老实地在她身上摸来摸去，平民丙哭泣挣扎。</w:t>
      </w:r>
    </w:p>
    <w:p w14:paraId="10EEEE5D">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亲信：怪不得选你呢......记住了，明天哭得越惨，钱越多。</w:t>
      </w:r>
    </w:p>
    <w:p w14:paraId="7F77BBBD">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【快切结束】</w:t>
      </w:r>
    </w:p>
    <w:p w14:paraId="4ED642E4">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奥兰</w:t>
      </w:r>
      <w:r>
        <w:rPr>
          <w:rFonts w:hint="eastAsia" w:ascii="宋体" w:hAnsi="宋体" w:eastAsia="宋体" w:cs="宋体"/>
          <w:sz w:val="24"/>
          <w:szCs w:val="24"/>
          <w:lang w:val="en-US" w:eastAsia="zh-CN"/>
        </w:rPr>
        <w:t>上前一步，声音低沉。</w:t>
      </w:r>
    </w:p>
    <w:p w14:paraId="50D130A7">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奥兰</w:t>
      </w:r>
      <w:r>
        <w:rPr>
          <w:rFonts w:hint="default" w:ascii="宋体" w:hAnsi="宋体" w:eastAsia="宋体" w:cs="宋体"/>
          <w:sz w:val="24"/>
          <w:szCs w:val="24"/>
          <w:lang w:val="en-US" w:eastAsia="zh-CN"/>
        </w:rPr>
        <w:t>：陛下！若是有人觉得这些</w:t>
      </w:r>
      <w:r>
        <w:rPr>
          <w:rFonts w:hint="eastAsia" w:ascii="宋体" w:hAnsi="宋体" w:eastAsia="宋体" w:cs="宋体"/>
          <w:sz w:val="24"/>
          <w:szCs w:val="24"/>
          <w:lang w:val="en-US" w:eastAsia="zh-CN"/>
        </w:rPr>
        <w:t>都没什么，那</w:t>
      </w:r>
      <w:r>
        <w:rPr>
          <w:rFonts w:hint="default" w:ascii="宋体" w:hAnsi="宋体" w:eastAsia="宋体" w:cs="宋体"/>
          <w:sz w:val="24"/>
          <w:szCs w:val="24"/>
          <w:lang w:val="en-US" w:eastAsia="zh-CN"/>
        </w:rPr>
        <w:t>老臣还</w:t>
      </w:r>
      <w:r>
        <w:rPr>
          <w:rFonts w:hint="eastAsia" w:ascii="宋体" w:hAnsi="宋体" w:eastAsia="宋体" w:cs="宋体"/>
          <w:sz w:val="24"/>
          <w:szCs w:val="24"/>
          <w:lang w:val="en-US" w:eastAsia="zh-CN"/>
        </w:rPr>
        <w:t>有</w:t>
      </w:r>
      <w:r>
        <w:rPr>
          <w:rFonts w:hint="default" w:ascii="宋体" w:hAnsi="宋体" w:eastAsia="宋体" w:cs="宋体"/>
          <w:sz w:val="24"/>
          <w:szCs w:val="24"/>
          <w:lang w:val="en-US" w:eastAsia="zh-CN"/>
        </w:rPr>
        <w:t>最后一位证人！</w:t>
      </w:r>
    </w:p>
    <w:p w14:paraId="6E8822E7">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大殿厚重的</w:t>
      </w:r>
      <w:r>
        <w:rPr>
          <w:rFonts w:hint="eastAsia" w:ascii="宋体" w:hAnsi="宋体" w:eastAsia="宋体" w:cs="宋体"/>
          <w:sz w:val="24"/>
          <w:szCs w:val="24"/>
          <w:lang w:val="en-US" w:eastAsia="zh-CN"/>
        </w:rPr>
        <w:t>大</w:t>
      </w:r>
      <w:r>
        <w:rPr>
          <w:rFonts w:hint="default" w:ascii="宋体" w:hAnsi="宋体" w:eastAsia="宋体" w:cs="宋体"/>
          <w:sz w:val="24"/>
          <w:szCs w:val="24"/>
          <w:lang w:val="en-US" w:eastAsia="zh-CN"/>
        </w:rPr>
        <w:t>门被推开</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阿尔瓦多公爵和维莱拉夫人</w:t>
      </w:r>
      <w:r>
        <w:rPr>
          <w:rFonts w:hint="eastAsia" w:ascii="宋体" w:hAnsi="宋体" w:eastAsia="宋体" w:cs="宋体"/>
          <w:sz w:val="24"/>
          <w:szCs w:val="24"/>
          <w:lang w:val="en-US" w:eastAsia="zh-CN"/>
        </w:rPr>
        <w:t>假装</w:t>
      </w:r>
      <w:r>
        <w:rPr>
          <w:rFonts w:hint="default" w:ascii="宋体" w:hAnsi="宋体" w:eastAsia="宋体" w:cs="宋体"/>
          <w:sz w:val="24"/>
          <w:szCs w:val="24"/>
          <w:lang w:val="en-US" w:eastAsia="zh-CN"/>
        </w:rPr>
        <w:t>悲愤地走在最前面。</w:t>
      </w:r>
    </w:p>
    <w:p w14:paraId="4B24C9CF">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维莱拉（用手帕捂着眼角）：陛下</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维洛尔家出了这种败类，我们无颜面对皇室，只能大义灭亲！</w:t>
      </w:r>
    </w:p>
    <w:p w14:paraId="6716E349">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△两人</w:t>
      </w:r>
      <w:r>
        <w:rPr>
          <w:rFonts w:hint="default" w:ascii="宋体" w:hAnsi="宋体" w:eastAsia="宋体" w:cs="宋体"/>
          <w:sz w:val="24"/>
          <w:szCs w:val="24"/>
          <w:lang w:val="en-US" w:eastAsia="zh-CN"/>
        </w:rPr>
        <w:t>让开身位，</w:t>
      </w:r>
      <w:r>
        <w:rPr>
          <w:rFonts w:hint="eastAsia" w:ascii="宋体" w:hAnsi="宋体" w:eastAsia="宋体" w:cs="宋体"/>
          <w:sz w:val="24"/>
          <w:szCs w:val="24"/>
          <w:lang w:val="en-US" w:eastAsia="zh-CN"/>
        </w:rPr>
        <w:t>薇薇安缓缓</w:t>
      </w:r>
      <w:r>
        <w:rPr>
          <w:rFonts w:hint="default" w:ascii="宋体" w:hAnsi="宋体" w:eastAsia="宋体" w:cs="宋体"/>
          <w:sz w:val="24"/>
          <w:szCs w:val="24"/>
          <w:lang w:val="en-US" w:eastAsia="zh-CN"/>
        </w:rPr>
        <w:t>走入大殿。</w:t>
      </w:r>
    </w:p>
    <w:p w14:paraId="37CC55AD">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奥兰（指向薇薇安，冷笑）：薇薇安小姐，告诉全帝国的贵族，</w:t>
      </w:r>
      <w:r>
        <w:rPr>
          <w:rFonts w:hint="eastAsia" w:ascii="宋体" w:hAnsi="宋体" w:eastAsia="宋体" w:cs="宋体"/>
          <w:sz w:val="24"/>
          <w:szCs w:val="24"/>
          <w:lang w:val="en-US" w:eastAsia="zh-CN"/>
        </w:rPr>
        <w:t>这些年里文·维洛尔在俱乐部，到底做过多少的禽兽不如的事</w:t>
      </w:r>
      <w:r>
        <w:rPr>
          <w:rFonts w:hint="default" w:ascii="宋体" w:hAnsi="宋体" w:eastAsia="宋体" w:cs="宋体"/>
          <w:sz w:val="24"/>
          <w:szCs w:val="24"/>
          <w:lang w:val="en-US" w:eastAsia="zh-CN"/>
        </w:rPr>
        <w:t>！</w:t>
      </w:r>
    </w:p>
    <w:p w14:paraId="0C494CFF">
      <w:pPr>
        <w:pStyle w:val="3"/>
        <w:bidi w:val="0"/>
        <w:rPr>
          <w:rFonts w:hint="eastAsia"/>
          <w:lang w:val="en-US" w:eastAsia="zh-CN"/>
        </w:rPr>
      </w:pPr>
      <w:r>
        <w:rPr>
          <w:rFonts w:hint="eastAsia"/>
          <w:lang w:val="en-US" w:eastAsia="zh-CN"/>
        </w:rPr>
        <w:t>第32集</w:t>
      </w:r>
    </w:p>
    <w:p w14:paraId="720A15FD">
      <w:pPr>
        <w:bidi w:val="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032-1 皇宫大殿/日/内</w:t>
      </w:r>
    </w:p>
    <w:p w14:paraId="4B365A7F">
      <w:pPr>
        <w:bidi w:val="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人物：薇薇安、奥兰、里文、尤利乌斯、莱拉、众大臣</w:t>
      </w:r>
    </w:p>
    <w:p w14:paraId="39CF1FDA">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△奥兰满脸得意</w:t>
      </w:r>
      <w:del w:id="1481" w:author="z'z" w:date="2026-07-07T14:20:12Z">
        <w:r>
          <w:rPr>
            <w:rFonts w:hint="eastAsia" w:ascii="宋体" w:hAnsi="宋体" w:eastAsia="宋体" w:cs="宋体"/>
            <w:sz w:val="24"/>
            <w:szCs w:val="24"/>
            <w:lang w:val="en-US" w:eastAsia="zh-CN"/>
          </w:rPr>
          <w:delText>，胜券在握</w:delText>
        </w:r>
      </w:del>
      <w:r>
        <w:rPr>
          <w:rFonts w:hint="eastAsia" w:ascii="宋体" w:hAnsi="宋体" w:eastAsia="宋体" w:cs="宋体"/>
          <w:sz w:val="24"/>
          <w:szCs w:val="24"/>
          <w:lang w:val="en-US" w:eastAsia="zh-CN"/>
        </w:rPr>
        <w:t>，众臣看向薇薇安。</w:t>
      </w:r>
    </w:p>
    <w:p w14:paraId="794B9991">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△薇薇安优雅地行了个礼，随后看向里文，叹了口气。</w:t>
      </w:r>
    </w:p>
    <w:p w14:paraId="46CF11D3">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薇薇安：首相大人说得没错。里文少爷是我们俱乐部的常客，他确实，不是什么正经人。</w:t>
      </w:r>
    </w:p>
    <w:p w14:paraId="1B7E0F3E">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△大殿内立刻响起一阵鄙夷的议论声。</w:t>
      </w:r>
    </w:p>
    <w:p w14:paraId="4782F103">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大臣甲（指着里文</w:t>
      </w:r>
      <w:del w:id="1482" w:author="z'z" w:date="2026-07-07T14:20:19Z">
        <w:r>
          <w:rPr>
            <w:rFonts w:hint="eastAsia" w:ascii="宋体" w:hAnsi="宋体" w:eastAsia="宋体" w:cs="宋体"/>
            <w:sz w:val="24"/>
            <w:szCs w:val="24"/>
            <w:lang w:val="en-US" w:eastAsia="zh-CN"/>
          </w:rPr>
          <w:delText>的鼻子</w:delText>
        </w:r>
      </w:del>
      <w:r>
        <w:rPr>
          <w:rFonts w:hint="eastAsia" w:ascii="宋体" w:hAnsi="宋体" w:eastAsia="宋体" w:cs="宋体"/>
          <w:sz w:val="24"/>
          <w:szCs w:val="24"/>
          <w:lang w:val="en-US" w:eastAsia="zh-CN"/>
        </w:rPr>
        <w:t>）：陛下，您还在犹豫什么？这种垃圾，就应该立即踢出皇室！</w:t>
      </w:r>
    </w:p>
    <w:p w14:paraId="7D6CA17B">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△莱拉公主的脸色彻底沉了下来，别过头。</w:t>
      </w:r>
    </w:p>
    <w:p w14:paraId="0859BE18">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莱拉OS：我竟然还以为他和传闻中不一样......</w:t>
      </w:r>
    </w:p>
    <w:p w14:paraId="5726B4A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△奥兰嘴角的笑几乎压不住，他用权杖敲了敲地面，催促薇薇安。</w:t>
      </w:r>
    </w:p>
    <w:p w14:paraId="0FD7899A">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奥兰：继续说！里文是怎么欺辱你们的？！</w:t>
      </w:r>
    </w:p>
    <w:p w14:paraId="20B9C039">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△薇薇安捂着嘴娇笑起来，眼波流转。</w:t>
      </w:r>
    </w:p>
    <w:p w14:paraId="258A9B9B">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薇薇安：里文少爷呀，当然混帐。他只去最贵的包厢，找最漂亮的姑娘，至于强迫的话——</w:t>
      </w:r>
    </w:p>
    <w:p w14:paraId="0114AE96">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薇薇安（慵懒语调）：他最爱强迫我们收小费，强迫我们听他说情话。谁敢对姑娘动歪心思，他就强迫对方从窗户飞出去。</w:t>
      </w:r>
    </w:p>
    <w:p w14:paraId="4B424C20">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△奥兰愣住，全场的议论声戛然而止。</w:t>
      </w:r>
    </w:p>
    <w:p w14:paraId="6832C275">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薇薇安（声音拔高，掷地有声）：首相大人想听的肮脏事，我编不出来！</w:t>
      </w:r>
    </w:p>
    <w:p w14:paraId="19561722">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奥兰（脸色大变）：你个臭婊子，一派胡言！</w:t>
      </w:r>
    </w:p>
    <w:p w14:paraId="23417974">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△奥兰猛地转身，指着地上跪着的三个平民。</w:t>
      </w:r>
    </w:p>
    <w:p w14:paraId="6549FFAC">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奥兰：那他们呢？！难道这些被他迫害的人，也是在说谎？！</w:t>
      </w:r>
    </w:p>
    <w:p w14:paraId="423AE213">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△三个平民被奥兰一吼，吓得浑身发抖，奥兰转身面向尤利乌斯。</w:t>
      </w:r>
    </w:p>
    <w:p w14:paraId="20F9AF35">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奥兰VO：陛下，证据确凿！来人，把里文带下去！</w:t>
      </w:r>
    </w:p>
    <w:p w14:paraId="38610557">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△两个侍卫冲上来，就要把里文带下去。</w:t>
      </w:r>
    </w:p>
    <w:p w14:paraId="5BA3832E">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△【特写】里文拂开侍卫的手，他的衣袍散开，露出衣服内衬，上面绣着一条幽蓝色的小龙。</w:t>
      </w:r>
    </w:p>
    <w:p w14:paraId="3A8A709B">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△平民甲乙丙看到这一幕，</w:t>
      </w:r>
      <w:ins w:id="1483" w:author="z'z" w:date="2026-07-07T14:21:01Z">
        <w:r>
          <w:rPr>
            <w:rFonts w:hint="eastAsia" w:ascii="宋体" w:hAnsi="宋体" w:eastAsia="宋体" w:cs="宋体"/>
            <w:sz w:val="24"/>
            <w:szCs w:val="24"/>
            <w:lang w:val="en-US" w:eastAsia="zh-CN"/>
          </w:rPr>
          <w:t>脸色</w:t>
        </w:r>
      </w:ins>
      <w:ins w:id="1484" w:author="z'z" w:date="2026-07-07T14:21:04Z">
        <w:r>
          <w:rPr>
            <w:rFonts w:hint="eastAsia" w:ascii="宋体" w:hAnsi="宋体" w:eastAsia="宋体" w:cs="宋体"/>
            <w:sz w:val="24"/>
            <w:szCs w:val="24"/>
            <w:lang w:val="en-US" w:eastAsia="zh-CN"/>
          </w:rPr>
          <w:t>突然</w:t>
        </w:r>
      </w:ins>
      <w:ins w:id="1485" w:author="z'z" w:date="2026-07-07T14:21:05Z">
        <w:r>
          <w:rPr>
            <w:rFonts w:hint="eastAsia" w:ascii="宋体" w:hAnsi="宋体" w:eastAsia="宋体" w:cs="宋体"/>
            <w:sz w:val="24"/>
            <w:szCs w:val="24"/>
            <w:lang w:val="en-US" w:eastAsia="zh-CN"/>
          </w:rPr>
          <w:t>一</w:t>
        </w:r>
      </w:ins>
      <w:ins w:id="1486" w:author="z'z" w:date="2026-07-07T14:21:07Z">
        <w:r>
          <w:rPr>
            <w:rFonts w:hint="eastAsia" w:ascii="宋体" w:hAnsi="宋体" w:eastAsia="宋体" w:cs="宋体"/>
            <w:sz w:val="24"/>
            <w:szCs w:val="24"/>
            <w:lang w:val="en-US" w:eastAsia="zh-CN"/>
          </w:rPr>
          <w:t>变</w:t>
        </w:r>
      </w:ins>
      <w:del w:id="1487" w:author="z'z" w:date="2026-07-07T14:20:59Z">
        <w:r>
          <w:rPr>
            <w:rFonts w:hint="eastAsia" w:ascii="宋体" w:hAnsi="宋体" w:eastAsia="宋体" w:cs="宋体"/>
            <w:sz w:val="24"/>
            <w:szCs w:val="24"/>
            <w:lang w:val="en-US" w:eastAsia="zh-CN"/>
          </w:rPr>
          <w:delText>满脸不可置信</w:delText>
        </w:r>
      </w:del>
      <w:r>
        <w:rPr>
          <w:rFonts w:hint="eastAsia" w:ascii="宋体" w:hAnsi="宋体" w:eastAsia="宋体" w:cs="宋体"/>
          <w:sz w:val="24"/>
          <w:szCs w:val="24"/>
          <w:lang w:val="en-US" w:eastAsia="zh-CN"/>
        </w:rPr>
        <w:t>。</w:t>
      </w:r>
    </w:p>
    <w:p w14:paraId="04BA3533">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【闪回开始】</w:t>
      </w:r>
    </w:p>
    <w:p w14:paraId="6664D6F8">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△【快切镜头】在商会密室中，里文穿着星云骑士的装束，一脸淡定的喝茶。</w:t>
      </w:r>
    </w:p>
    <w:p w14:paraId="48CBBEE3">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里文：明日大殿上，如果看见衣袍上绣着幽蓝色小龙的人，帮他一次。</w:t>
      </w:r>
    </w:p>
    <w:p w14:paraId="5DB46320">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△平民乙满脸激动的坐在他对面。</w:t>
      </w:r>
    </w:p>
    <w:p w14:paraId="51E726D7">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△平民乙：是是是，当年若不是大人救我全家，我早就死在恶魔嘴里了。明日我一定照办！</w:t>
      </w:r>
    </w:p>
    <w:p w14:paraId="2447D424">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△【快切镜头】里文分别找到平民甲/丙，展示了衣袍上的幽蓝小龙，两人态度恭敬。</w:t>
      </w:r>
    </w:p>
    <w:p w14:paraId="67E8C6E8">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【闪回结束】</w:t>
      </w:r>
    </w:p>
    <w:p w14:paraId="42EE6C1D">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△平民乙盯着里文衣袍上的那条小龙，眼泪夺眶而出。</w:t>
      </w:r>
    </w:p>
    <w:p w14:paraId="2630C424">
      <w:pPr>
        <w:bidi w:val="0"/>
        <w:rPr>
          <w:del w:id="1488" w:author="z'z" w:date="2026-07-07T14:21:36Z"/>
          <w:rFonts w:hint="default" w:ascii="宋体" w:hAnsi="宋体" w:eastAsia="宋体" w:cs="宋体"/>
          <w:sz w:val="24"/>
          <w:szCs w:val="24"/>
          <w:lang w:val="en-US" w:eastAsia="zh-CN"/>
        </w:rPr>
      </w:pPr>
      <w:del w:id="1489" w:author="z'z" w:date="2026-07-07T14:21:36Z">
        <w:r>
          <w:rPr>
            <w:rFonts w:hint="eastAsia" w:ascii="宋体" w:hAnsi="宋体" w:eastAsia="宋体" w:cs="宋体"/>
            <w:sz w:val="24"/>
            <w:szCs w:val="24"/>
            <w:lang w:val="en-US" w:eastAsia="zh-CN"/>
          </w:rPr>
          <w:delText>平民乙OS：星云骑士大人要我们帮的人......竟然就是里文少爷？！难道......</w:delText>
        </w:r>
      </w:del>
    </w:p>
    <w:p w14:paraId="4DD95B97">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平民乙：陛下！我坦白！我刚刚说谎了！</w:t>
      </w:r>
    </w:p>
    <w:p w14:paraId="62D440F7">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△大殿内瞬间议论纷纷，奥兰瞪着平民乙，目眦欲裂。</w:t>
      </w:r>
    </w:p>
    <w:p w14:paraId="6C879B04">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奥兰：什么？你疯了吗？！你在胡说八道什么！</w:t>
      </w:r>
    </w:p>
    <w:p w14:paraId="4F9D25FE">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平民甲：我也撒谎了，没人抢我的铺子！</w:t>
      </w:r>
    </w:p>
    <w:p w14:paraId="0511E425">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△【特写】平民乙从怀里掏出那张黑卡，高高举起。</w:t>
      </w:r>
    </w:p>
    <w:p w14:paraId="73F10078">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平民乙：是公爵府的人！是他们逼着我们往里文少爷身上泼脏水！</w:t>
      </w:r>
    </w:p>
    <w:p w14:paraId="1E281569">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△全场死寂。大家纷纷看向阿尔瓦多和维莱拉。</w:t>
      </w:r>
    </w:p>
    <w:p w14:paraId="3AB10391">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尤利乌斯（威严）：此事当真？</w:t>
      </w:r>
    </w:p>
    <w:p w14:paraId="6576821C">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△维莱拉脸色惨白如纸，双腿一软，直接瘫倒在地。</w:t>
      </w:r>
    </w:p>
    <w:p w14:paraId="74CF1389">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维莱拉（尖叫）：不！不是我！他们撒谎！</w:t>
      </w:r>
    </w:p>
    <w:p w14:paraId="5BE25D59">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△阿尔瓦多站在她边上发愣，如遭雷击。</w:t>
      </w:r>
    </w:p>
    <w:p w14:paraId="2017E43B">
      <w:pPr>
        <w:pStyle w:val="3"/>
        <w:bidi w:val="0"/>
        <w:rPr>
          <w:rFonts w:hint="eastAsia"/>
          <w:lang w:val="en-US" w:eastAsia="zh-CN"/>
        </w:rPr>
      </w:pPr>
      <w:r>
        <w:rPr>
          <w:rFonts w:hint="eastAsia"/>
          <w:lang w:val="en-US" w:eastAsia="zh-CN"/>
        </w:rPr>
        <w:t>第33集</w:t>
      </w:r>
    </w:p>
    <w:p w14:paraId="48B1041C">
      <w:pPr>
        <w:bidi w:val="0"/>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033-1 皇宫大殿/日/内</w:t>
      </w:r>
    </w:p>
    <w:p w14:paraId="2044509A">
      <w:pPr>
        <w:bidi w:val="0"/>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人物：里文、尤利乌斯、莱拉、奥兰、阿尔瓦多、维莱拉、</w:t>
      </w:r>
      <w:r>
        <w:rPr>
          <w:rFonts w:hint="eastAsia" w:ascii="宋体" w:hAnsi="宋体" w:eastAsia="宋体" w:cs="宋体"/>
          <w:b/>
          <w:bCs/>
          <w:sz w:val="24"/>
          <w:szCs w:val="24"/>
          <w:lang w:val="en-US" w:eastAsia="zh-CN"/>
        </w:rPr>
        <w:t>大臣们、塞弗林</w:t>
      </w:r>
    </w:p>
    <w:p w14:paraId="30C0C11D">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尤利乌斯一脚踹翻了面前的鎏金御案，</w:t>
      </w:r>
      <w:r>
        <w:rPr>
          <w:rFonts w:hint="eastAsia" w:ascii="宋体" w:hAnsi="宋体" w:eastAsia="宋体" w:cs="宋体"/>
          <w:sz w:val="24"/>
          <w:szCs w:val="24"/>
          <w:lang w:val="en-US" w:eastAsia="zh-CN"/>
        </w:rPr>
        <w:t>愤怒地指着阿尔瓦多</w:t>
      </w:r>
      <w:r>
        <w:rPr>
          <w:rFonts w:hint="default" w:ascii="宋体" w:hAnsi="宋体" w:eastAsia="宋体" w:cs="宋体"/>
          <w:sz w:val="24"/>
          <w:szCs w:val="24"/>
          <w:lang w:val="en-US" w:eastAsia="zh-CN"/>
        </w:rPr>
        <w:t>。</w:t>
      </w:r>
    </w:p>
    <w:p w14:paraId="523021E4">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尤利乌斯：</w:t>
      </w:r>
      <w:r>
        <w:rPr>
          <w:rFonts w:hint="eastAsia" w:ascii="宋体" w:hAnsi="宋体" w:eastAsia="宋体" w:cs="宋体"/>
          <w:sz w:val="24"/>
          <w:szCs w:val="24"/>
          <w:lang w:val="en-US" w:eastAsia="zh-CN"/>
        </w:rPr>
        <w:t>荒唐</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公爵，你的胆子真是越来越大了，居然</w:t>
      </w:r>
      <w:r>
        <w:rPr>
          <w:rFonts w:hint="default" w:ascii="宋体" w:hAnsi="宋体" w:eastAsia="宋体" w:cs="宋体"/>
          <w:sz w:val="24"/>
          <w:szCs w:val="24"/>
          <w:lang w:val="en-US" w:eastAsia="zh-CN"/>
        </w:rPr>
        <w:t>敢在大殿上公然</w:t>
      </w:r>
      <w:r>
        <w:rPr>
          <w:rFonts w:hint="eastAsia" w:ascii="宋体" w:hAnsi="宋体" w:eastAsia="宋体" w:cs="宋体"/>
          <w:sz w:val="24"/>
          <w:szCs w:val="24"/>
          <w:lang w:val="en-US" w:eastAsia="zh-CN"/>
        </w:rPr>
        <w:t>污蔑朕钦定的</w:t>
      </w:r>
      <w:r>
        <w:rPr>
          <w:rFonts w:hint="default" w:ascii="宋体" w:hAnsi="宋体" w:eastAsia="宋体" w:cs="宋体"/>
          <w:sz w:val="24"/>
          <w:szCs w:val="24"/>
          <w:lang w:val="en-US" w:eastAsia="zh-CN"/>
        </w:rPr>
        <w:t>驸马！</w:t>
      </w:r>
    </w:p>
    <w:p w14:paraId="73F3FB85">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尤利乌斯：</w:t>
      </w:r>
      <w:r>
        <w:rPr>
          <w:rFonts w:hint="eastAsia" w:ascii="宋体" w:hAnsi="宋体" w:eastAsia="宋体" w:cs="宋体"/>
          <w:sz w:val="24"/>
          <w:szCs w:val="24"/>
          <w:lang w:val="en-US" w:eastAsia="zh-CN"/>
        </w:rPr>
        <w:t>塞弗林</w:t>
      </w:r>
      <w:r>
        <w:rPr>
          <w:rFonts w:hint="default" w:ascii="宋体" w:hAnsi="宋体" w:eastAsia="宋体" w:cs="宋体"/>
          <w:sz w:val="24"/>
          <w:szCs w:val="24"/>
          <w:lang w:val="en-US" w:eastAsia="zh-CN"/>
        </w:rPr>
        <w:t>！把</w:t>
      </w:r>
      <w:r>
        <w:rPr>
          <w:rFonts w:hint="eastAsia" w:ascii="宋体" w:hAnsi="宋体" w:eastAsia="宋体" w:cs="宋体"/>
          <w:sz w:val="24"/>
          <w:szCs w:val="24"/>
          <w:lang w:val="en-US" w:eastAsia="zh-CN"/>
        </w:rPr>
        <w:t>这两个</w:t>
      </w:r>
      <w:r>
        <w:rPr>
          <w:rFonts w:hint="default" w:ascii="宋体" w:hAnsi="宋体" w:eastAsia="宋体" w:cs="宋体"/>
          <w:sz w:val="24"/>
          <w:szCs w:val="24"/>
          <w:lang w:val="en-US" w:eastAsia="zh-CN"/>
        </w:rPr>
        <w:t>欺君罔上的蠢货</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给</w:t>
      </w:r>
      <w:r>
        <w:rPr>
          <w:rFonts w:hint="eastAsia" w:ascii="宋体" w:hAnsi="宋体" w:eastAsia="宋体" w:cs="宋体"/>
          <w:sz w:val="24"/>
          <w:szCs w:val="24"/>
          <w:lang w:val="en-US" w:eastAsia="zh-CN"/>
        </w:rPr>
        <w:t>朕</w:t>
      </w:r>
      <w:r>
        <w:rPr>
          <w:rFonts w:hint="default" w:ascii="宋体" w:hAnsi="宋体" w:eastAsia="宋体" w:cs="宋体"/>
          <w:sz w:val="24"/>
          <w:szCs w:val="24"/>
          <w:lang w:val="en-US" w:eastAsia="zh-CN"/>
        </w:rPr>
        <w:t>拿下！</w:t>
      </w:r>
    </w:p>
    <w:p w14:paraId="225FB439">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△塞弗林眼神一冷，身影瞬间消失</w:t>
      </w:r>
      <w:del w:id="1490" w:author="z'z" w:date="2026-07-07T14:22:08Z">
        <w:r>
          <w:rPr>
            <w:rFonts w:hint="default" w:ascii="宋体" w:hAnsi="宋体" w:eastAsia="宋体" w:cs="宋体"/>
            <w:sz w:val="24"/>
            <w:szCs w:val="24"/>
            <w:lang w:val="en-US" w:eastAsia="zh-CN"/>
          </w:rPr>
          <w:delText>在原地</w:delText>
        </w:r>
      </w:del>
      <w:r>
        <w:rPr>
          <w:rFonts w:hint="default" w:ascii="宋体" w:hAnsi="宋体" w:eastAsia="宋体" w:cs="宋体"/>
          <w:sz w:val="24"/>
          <w:szCs w:val="24"/>
          <w:lang w:val="en-US" w:eastAsia="zh-CN"/>
        </w:rPr>
        <w:t>。</w:t>
      </w:r>
    </w:p>
    <w:p w14:paraId="72CDBCC0">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△下一秒，</w:t>
      </w:r>
      <w:r>
        <w:rPr>
          <w:rFonts w:hint="eastAsia" w:ascii="宋体" w:hAnsi="宋体" w:eastAsia="宋体" w:cs="宋体"/>
          <w:sz w:val="24"/>
          <w:szCs w:val="24"/>
          <w:lang w:val="en-US" w:eastAsia="zh-CN"/>
        </w:rPr>
        <w:t>塞弗林出现在两人身后，</w:t>
      </w:r>
      <w:r>
        <w:rPr>
          <w:rFonts w:hint="default" w:ascii="宋体" w:hAnsi="宋体" w:eastAsia="宋体" w:cs="宋体"/>
          <w:sz w:val="24"/>
          <w:szCs w:val="24"/>
          <w:lang w:val="en-US" w:eastAsia="zh-CN"/>
        </w:rPr>
        <w:t>黑色魔力</w:t>
      </w:r>
      <w:r>
        <w:rPr>
          <w:rFonts w:hint="eastAsia" w:ascii="宋体" w:hAnsi="宋体" w:eastAsia="宋体" w:cs="宋体"/>
          <w:sz w:val="24"/>
          <w:szCs w:val="24"/>
          <w:lang w:val="en-US" w:eastAsia="zh-CN"/>
        </w:rPr>
        <w:t>涌出</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如锁链般</w:t>
      </w:r>
      <w:r>
        <w:rPr>
          <w:rFonts w:hint="default" w:ascii="宋体" w:hAnsi="宋体" w:eastAsia="宋体" w:cs="宋体"/>
          <w:sz w:val="24"/>
          <w:szCs w:val="24"/>
          <w:lang w:val="en-US" w:eastAsia="zh-CN"/>
        </w:rPr>
        <w:t>分别缠住阿尔瓦多</w:t>
      </w:r>
      <w:r>
        <w:rPr>
          <w:rFonts w:hint="eastAsia" w:ascii="宋体" w:hAnsi="宋体" w:eastAsia="宋体" w:cs="宋体"/>
          <w:sz w:val="24"/>
          <w:szCs w:val="24"/>
          <w:lang w:val="en-US" w:eastAsia="zh-CN"/>
        </w:rPr>
        <w:t>和</w:t>
      </w:r>
      <w:r>
        <w:rPr>
          <w:rFonts w:hint="default" w:ascii="宋体" w:hAnsi="宋体" w:eastAsia="宋体" w:cs="宋体"/>
          <w:sz w:val="24"/>
          <w:szCs w:val="24"/>
          <w:lang w:val="en-US" w:eastAsia="zh-CN"/>
        </w:rPr>
        <w:t>维莱拉的双臂与脖颈，</w:t>
      </w:r>
      <w:r>
        <w:rPr>
          <w:rFonts w:hint="eastAsia" w:ascii="宋体" w:hAnsi="宋体" w:eastAsia="宋体" w:cs="宋体"/>
          <w:sz w:val="24"/>
          <w:szCs w:val="24"/>
          <w:lang w:val="en-US" w:eastAsia="zh-CN"/>
        </w:rPr>
        <w:t>将他们</w:t>
      </w:r>
      <w:r>
        <w:rPr>
          <w:rFonts w:hint="default" w:ascii="宋体" w:hAnsi="宋体" w:eastAsia="宋体" w:cs="宋体"/>
          <w:sz w:val="24"/>
          <w:szCs w:val="24"/>
          <w:lang w:val="en-US" w:eastAsia="zh-CN"/>
        </w:rPr>
        <w:t>狠狠压跪在地。。</w:t>
      </w:r>
    </w:p>
    <w:p w14:paraId="7A59A824">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阿尔瓦多（脸色煞白）：陛下！开恩啊陛下！臣对伪证之事毫不知情，全是这毒妇干的！</w:t>
      </w:r>
    </w:p>
    <w:p w14:paraId="5886F327">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△维莱拉披头散发地</w:t>
      </w:r>
      <w:r>
        <w:rPr>
          <w:rFonts w:hint="eastAsia" w:ascii="宋体" w:hAnsi="宋体" w:eastAsia="宋体" w:cs="宋体"/>
          <w:sz w:val="24"/>
          <w:szCs w:val="24"/>
          <w:lang w:val="en-US" w:eastAsia="zh-CN"/>
        </w:rPr>
        <w:t>在地上</w:t>
      </w:r>
      <w:r>
        <w:rPr>
          <w:rFonts w:hint="default" w:ascii="宋体" w:hAnsi="宋体" w:eastAsia="宋体" w:cs="宋体"/>
          <w:sz w:val="24"/>
          <w:szCs w:val="24"/>
          <w:lang w:val="en-US" w:eastAsia="zh-CN"/>
        </w:rPr>
        <w:t>挣扎尖叫</w:t>
      </w:r>
      <w:r>
        <w:rPr>
          <w:rFonts w:hint="eastAsia" w:ascii="宋体" w:hAnsi="宋体" w:eastAsia="宋体" w:cs="宋体"/>
          <w:sz w:val="24"/>
          <w:szCs w:val="24"/>
          <w:lang w:val="en-US" w:eastAsia="zh-CN"/>
        </w:rPr>
        <w:t>，怨毒地看着阿尔瓦多。</w:t>
      </w:r>
    </w:p>
    <w:p w14:paraId="5C8112E5">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维莱拉</w:t>
      </w:r>
      <w:r>
        <w:rPr>
          <w:rFonts w:hint="default" w:ascii="宋体" w:hAnsi="宋体" w:eastAsia="宋体" w:cs="宋体"/>
          <w:sz w:val="24"/>
          <w:szCs w:val="24"/>
          <w:lang w:val="en-US" w:eastAsia="zh-CN"/>
        </w:rPr>
        <w:t>：不！不是我！</w:t>
      </w:r>
      <w:r>
        <w:rPr>
          <w:rFonts w:hint="eastAsia" w:ascii="宋体" w:hAnsi="宋体" w:eastAsia="宋体" w:cs="宋体"/>
          <w:sz w:val="24"/>
          <w:szCs w:val="24"/>
          <w:lang w:val="en-US" w:eastAsia="zh-CN"/>
        </w:rPr>
        <w:t>这都是下人为了讨好我，私下做的！</w:t>
      </w:r>
      <w:r>
        <w:rPr>
          <w:rFonts w:hint="default" w:ascii="宋体" w:hAnsi="宋体" w:eastAsia="宋体" w:cs="宋体"/>
          <w:sz w:val="24"/>
          <w:szCs w:val="24"/>
          <w:lang w:val="en-US" w:eastAsia="zh-CN"/>
        </w:rPr>
        <w:t>陛下，我是无辜的！</w:t>
      </w:r>
    </w:p>
    <w:p w14:paraId="1F12A639">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△塞弗林</w:t>
      </w:r>
      <w:r>
        <w:rPr>
          <w:rFonts w:hint="default" w:ascii="宋体" w:hAnsi="宋体" w:eastAsia="宋体" w:cs="宋体"/>
          <w:sz w:val="24"/>
          <w:szCs w:val="24"/>
          <w:lang w:val="en-US" w:eastAsia="zh-CN"/>
        </w:rPr>
        <w:t>准备将维莱拉</w:t>
      </w:r>
      <w:r>
        <w:rPr>
          <w:rFonts w:hint="eastAsia" w:ascii="宋体" w:hAnsi="宋体" w:eastAsia="宋体" w:cs="宋体"/>
          <w:sz w:val="24"/>
          <w:szCs w:val="24"/>
          <w:lang w:val="en-US" w:eastAsia="zh-CN"/>
        </w:rPr>
        <w:t>和阿尔瓦多</w:t>
      </w:r>
      <w:r>
        <w:rPr>
          <w:rFonts w:hint="default" w:ascii="宋体" w:hAnsi="宋体" w:eastAsia="宋体" w:cs="宋体"/>
          <w:sz w:val="24"/>
          <w:szCs w:val="24"/>
          <w:lang w:val="en-US" w:eastAsia="zh-CN"/>
        </w:rPr>
        <w:t>拖走。</w:t>
      </w:r>
    </w:p>
    <w:p w14:paraId="3FEA8491">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里文VO：等一下。</w:t>
      </w:r>
    </w:p>
    <w:p w14:paraId="38DADD1C">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里文双手插兜，走到维莱拉面前，缓缓</w:t>
      </w:r>
      <w:r>
        <w:rPr>
          <w:rFonts w:hint="eastAsia" w:ascii="宋体" w:hAnsi="宋体" w:eastAsia="宋体" w:cs="宋体"/>
          <w:sz w:val="24"/>
          <w:szCs w:val="24"/>
          <w:lang w:val="en-US" w:eastAsia="zh-CN"/>
        </w:rPr>
        <w:t>俯下</w:t>
      </w:r>
      <w:r>
        <w:rPr>
          <w:rFonts w:hint="default" w:ascii="宋体" w:hAnsi="宋体" w:eastAsia="宋体" w:cs="宋体"/>
          <w:sz w:val="24"/>
          <w:szCs w:val="24"/>
          <w:lang w:val="en-US" w:eastAsia="zh-CN"/>
        </w:rPr>
        <w:t>身。</w:t>
      </w:r>
    </w:p>
    <w:p w14:paraId="6BE37E56">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里文（</w:t>
      </w:r>
      <w:r>
        <w:rPr>
          <w:rFonts w:hint="eastAsia" w:ascii="宋体" w:hAnsi="宋体" w:eastAsia="宋体" w:cs="宋体"/>
          <w:sz w:val="24"/>
          <w:szCs w:val="24"/>
          <w:lang w:val="en-US" w:eastAsia="zh-CN"/>
        </w:rPr>
        <w:t>低声</w:t>
      </w:r>
      <w:r>
        <w:rPr>
          <w:rFonts w:hint="default" w:ascii="宋体" w:hAnsi="宋体" w:eastAsia="宋体" w:cs="宋体"/>
          <w:sz w:val="24"/>
          <w:szCs w:val="24"/>
          <w:lang w:val="en-US" w:eastAsia="zh-CN"/>
        </w:rPr>
        <w:t>）：把一切推给下人</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这招你用得可真熟练。</w:t>
      </w:r>
    </w:p>
    <w:p w14:paraId="108B73CC">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里文：就像</w:t>
      </w:r>
      <w:r>
        <w:rPr>
          <w:rFonts w:hint="eastAsia" w:ascii="宋体" w:hAnsi="宋体" w:eastAsia="宋体" w:cs="宋体"/>
          <w:sz w:val="24"/>
          <w:szCs w:val="24"/>
          <w:lang w:val="en-US" w:eastAsia="zh-CN"/>
        </w:rPr>
        <w:t>当年</w:t>
      </w:r>
      <w:r>
        <w:rPr>
          <w:rFonts w:hint="default" w:ascii="宋体" w:hAnsi="宋体" w:eastAsia="宋体" w:cs="宋体"/>
          <w:sz w:val="24"/>
          <w:szCs w:val="24"/>
          <w:lang w:val="en-US" w:eastAsia="zh-CN"/>
        </w:rPr>
        <w:t>，你把毒药倒进我母亲的补药里，事后却说是侍女</w:t>
      </w:r>
      <w:r>
        <w:rPr>
          <w:rFonts w:hint="eastAsia" w:ascii="宋体" w:hAnsi="宋体" w:eastAsia="宋体" w:cs="宋体"/>
          <w:sz w:val="24"/>
          <w:szCs w:val="24"/>
          <w:lang w:val="en-US" w:eastAsia="zh-CN"/>
        </w:rPr>
        <w:t>煎错药了</w:t>
      </w:r>
      <w:r>
        <w:rPr>
          <w:rFonts w:hint="default" w:ascii="宋体" w:hAnsi="宋体" w:eastAsia="宋体" w:cs="宋体"/>
          <w:sz w:val="24"/>
          <w:szCs w:val="24"/>
          <w:lang w:val="en-US" w:eastAsia="zh-CN"/>
        </w:rPr>
        <w:t>一样。对吗？</w:t>
      </w:r>
    </w:p>
    <w:p w14:paraId="32F6B4B9">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【特写】维莱拉的瞳孔瞬间缩成针尖大小，浑身剧烈战栗。</w:t>
      </w:r>
    </w:p>
    <w:p w14:paraId="69396E82">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△阿尔瓦多的身体一僵，心虚的移开了视线。</w:t>
      </w:r>
    </w:p>
    <w:p w14:paraId="3007128C">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维莱拉（惊恐）：你在胡说什么！那个贱人是病死的！跟我没关系！</w:t>
      </w:r>
    </w:p>
    <w:p w14:paraId="3B3F035F">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里文（逼近）：那你告诉我，当年负责煎药的女仆，为什么第二天就死了？</w:t>
      </w:r>
    </w:p>
    <w:p w14:paraId="189440EE">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△维莱拉环顾四周，看着周围人震惊的表情，沉默了一下，她</w:t>
      </w:r>
      <w:r>
        <w:rPr>
          <w:rFonts w:hint="default" w:ascii="宋体" w:hAnsi="宋体" w:eastAsia="宋体" w:cs="宋体"/>
          <w:sz w:val="24"/>
          <w:szCs w:val="24"/>
          <w:lang w:val="en-US" w:eastAsia="zh-CN"/>
        </w:rPr>
        <w:t>歇斯底里地狂笑起来</w:t>
      </w:r>
      <w:del w:id="1491" w:author="z'z" w:date="2026-07-07T14:22:49Z">
        <w:r>
          <w:rPr>
            <w:rFonts w:hint="default" w:ascii="宋体" w:hAnsi="宋体" w:eastAsia="宋体" w:cs="宋体"/>
            <w:sz w:val="24"/>
            <w:szCs w:val="24"/>
            <w:lang w:val="en-US" w:eastAsia="zh-CN"/>
          </w:rPr>
          <w:delText>，宛如疯妇</w:delText>
        </w:r>
      </w:del>
      <w:r>
        <w:rPr>
          <w:rFonts w:hint="default" w:ascii="宋体" w:hAnsi="宋体" w:eastAsia="宋体" w:cs="宋体"/>
          <w:sz w:val="24"/>
          <w:szCs w:val="24"/>
          <w:lang w:val="en-US" w:eastAsia="zh-CN"/>
        </w:rPr>
        <w:t>。</w:t>
      </w:r>
    </w:p>
    <w:p w14:paraId="6A42E7F0">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维莱拉：哈哈哈！</w:t>
      </w:r>
      <w:r>
        <w:rPr>
          <w:rFonts w:hint="eastAsia" w:ascii="宋体" w:hAnsi="宋体" w:eastAsia="宋体" w:cs="宋体"/>
          <w:sz w:val="24"/>
          <w:szCs w:val="24"/>
          <w:lang w:val="en-US" w:eastAsia="zh-CN"/>
        </w:rPr>
        <w:t>是又怎样</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都怪</w:t>
      </w:r>
      <w:r>
        <w:rPr>
          <w:rFonts w:hint="default" w:ascii="宋体" w:hAnsi="宋体" w:eastAsia="宋体" w:cs="宋体"/>
          <w:sz w:val="24"/>
          <w:szCs w:val="24"/>
          <w:lang w:val="en-US" w:eastAsia="zh-CN"/>
        </w:rPr>
        <w:t>那个贱人</w:t>
      </w:r>
      <w:r>
        <w:rPr>
          <w:rFonts w:hint="eastAsia" w:ascii="宋体" w:hAnsi="宋体" w:eastAsia="宋体" w:cs="宋体"/>
          <w:sz w:val="24"/>
          <w:szCs w:val="24"/>
          <w:lang w:val="en-US" w:eastAsia="zh-CN"/>
        </w:rPr>
        <w:t>挡了我的路</w:t>
      </w:r>
      <w:r>
        <w:rPr>
          <w:rFonts w:hint="default" w:ascii="宋体" w:hAnsi="宋体" w:eastAsia="宋体" w:cs="宋体"/>
          <w:sz w:val="24"/>
          <w:szCs w:val="24"/>
          <w:lang w:val="en-US" w:eastAsia="zh-CN"/>
        </w:rPr>
        <w:t>！她喝下毒药在床上痛苦</w:t>
      </w:r>
      <w:r>
        <w:rPr>
          <w:rFonts w:hint="eastAsia" w:ascii="宋体" w:hAnsi="宋体" w:eastAsia="宋体" w:cs="宋体"/>
          <w:sz w:val="24"/>
          <w:szCs w:val="24"/>
          <w:lang w:val="en-US" w:eastAsia="zh-CN"/>
        </w:rPr>
        <w:t>挣扎</w:t>
      </w:r>
      <w:r>
        <w:rPr>
          <w:rFonts w:hint="default" w:ascii="宋体" w:hAnsi="宋体" w:eastAsia="宋体" w:cs="宋体"/>
          <w:sz w:val="24"/>
          <w:szCs w:val="24"/>
          <w:lang w:val="en-US" w:eastAsia="zh-CN"/>
        </w:rPr>
        <w:t>的时候，我就在门外听着！</w:t>
      </w:r>
    </w:p>
    <w:p w14:paraId="04A4C739">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维莱拉双眼猩红，瞪着里文</w:t>
      </w:r>
      <w:r>
        <w:rPr>
          <w:rFonts w:hint="eastAsia" w:ascii="宋体" w:hAnsi="宋体" w:eastAsia="宋体" w:cs="宋体"/>
          <w:sz w:val="24"/>
          <w:szCs w:val="24"/>
          <w:lang w:val="en-US" w:eastAsia="zh-CN"/>
        </w:rPr>
        <w:t>。</w:t>
      </w:r>
    </w:p>
    <w:p w14:paraId="6678EF42">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维莱拉</w:t>
      </w:r>
      <w:r>
        <w:rPr>
          <w:rFonts w:hint="default" w:ascii="宋体" w:hAnsi="宋体" w:eastAsia="宋体" w:cs="宋体"/>
          <w:sz w:val="24"/>
          <w:szCs w:val="24"/>
          <w:lang w:val="en-US" w:eastAsia="zh-CN"/>
        </w:rPr>
        <w:t>：我唯一的遗憾，就是当年没有把那碗毒药，也灌进你这个小畜生的喉咙里！</w:t>
      </w:r>
    </w:p>
    <w:p w14:paraId="0183B605">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△维莱拉的声音在大殿内回荡，</w:t>
      </w:r>
      <w:r>
        <w:rPr>
          <w:rFonts w:hint="default" w:ascii="宋体" w:hAnsi="宋体" w:eastAsia="宋体" w:cs="宋体"/>
          <w:sz w:val="24"/>
          <w:szCs w:val="24"/>
          <w:lang w:val="en-US" w:eastAsia="zh-CN"/>
        </w:rPr>
        <w:t>所有</w:t>
      </w:r>
      <w:r>
        <w:rPr>
          <w:rFonts w:hint="eastAsia" w:ascii="宋体" w:hAnsi="宋体" w:eastAsia="宋体" w:cs="宋体"/>
          <w:sz w:val="24"/>
          <w:szCs w:val="24"/>
          <w:lang w:val="en-US" w:eastAsia="zh-CN"/>
        </w:rPr>
        <w:t>大臣</w:t>
      </w:r>
      <w:r>
        <w:rPr>
          <w:rFonts w:hint="default" w:ascii="宋体" w:hAnsi="宋体" w:eastAsia="宋体" w:cs="宋体"/>
          <w:sz w:val="24"/>
          <w:szCs w:val="24"/>
          <w:lang w:val="en-US" w:eastAsia="zh-CN"/>
        </w:rPr>
        <w:t>毛骨悚然地看着这个恶毒的女人。</w:t>
      </w:r>
    </w:p>
    <w:p w14:paraId="67F83456">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莱拉（震惊OS）：我错怪他了......</w:t>
      </w:r>
    </w:p>
    <w:p w14:paraId="17DB67C2">
      <w:pPr>
        <w:bidi w:val="0"/>
        <w:rPr>
          <w:rFonts w:hint="default" w:ascii="宋体" w:hAnsi="宋体" w:eastAsia="宋体" w:cs="宋体"/>
          <w:b w:val="0"/>
          <w:bCs w:val="0"/>
          <w:sz w:val="24"/>
          <w:szCs w:val="24"/>
          <w:lang w:val="en-US" w:eastAsia="zh-CN"/>
        </w:rPr>
      </w:pP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阿尔瓦多绝望地闭上了眼睛，面如死灰。</w:t>
      </w:r>
    </w:p>
    <w:p w14:paraId="70929CAF">
      <w:pPr>
        <w:bidi w:val="0"/>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尤利乌斯（挥手下令）：</w:t>
      </w:r>
      <w:r>
        <w:rPr>
          <w:rFonts w:hint="eastAsia" w:ascii="宋体" w:hAnsi="宋体" w:eastAsia="宋体" w:cs="宋体"/>
          <w:b w:val="0"/>
          <w:bCs w:val="0"/>
          <w:sz w:val="24"/>
          <w:szCs w:val="24"/>
          <w:lang w:val="en-US" w:eastAsia="zh-CN"/>
        </w:rPr>
        <w:t>够了</w:t>
      </w:r>
      <w:r>
        <w:rPr>
          <w:rFonts w:hint="default" w:ascii="宋体" w:hAnsi="宋体" w:eastAsia="宋体" w:cs="宋体"/>
          <w:b w:val="0"/>
          <w:bCs w:val="0"/>
          <w:sz w:val="24"/>
          <w:szCs w:val="24"/>
          <w:lang w:val="en-US" w:eastAsia="zh-CN"/>
        </w:rPr>
        <w:t>！阿尔瓦多治家不严，削爵软禁</w:t>
      </w:r>
      <w:r>
        <w:rPr>
          <w:rFonts w:hint="eastAsia" w:ascii="宋体" w:hAnsi="宋体" w:eastAsia="宋体" w:cs="宋体"/>
          <w:b w:val="0"/>
          <w:bCs w:val="0"/>
          <w:sz w:val="24"/>
          <w:szCs w:val="24"/>
          <w:lang w:val="en-US" w:eastAsia="zh-CN"/>
        </w:rPr>
        <w:t>！至于这个毒妇——</w:t>
      </w:r>
      <w:r>
        <w:rPr>
          <w:rFonts w:hint="default" w:ascii="宋体" w:hAnsi="宋体" w:eastAsia="宋体" w:cs="宋体"/>
          <w:b w:val="0"/>
          <w:bCs w:val="0"/>
          <w:sz w:val="24"/>
          <w:szCs w:val="24"/>
          <w:lang w:val="en-US" w:eastAsia="zh-CN"/>
        </w:rPr>
        <w:t>打入死牢，三日后绞刑！</w:t>
      </w:r>
    </w:p>
    <w:p w14:paraId="0AE452A1">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阿尔瓦多猛地扑向里文，抓住他的裤脚，痛哭流涕</w:t>
      </w:r>
      <w:r>
        <w:rPr>
          <w:rFonts w:hint="eastAsia" w:ascii="宋体" w:hAnsi="宋体" w:eastAsia="宋体" w:cs="宋体"/>
          <w:sz w:val="24"/>
          <w:szCs w:val="24"/>
          <w:lang w:val="en-US" w:eastAsia="zh-CN"/>
        </w:rPr>
        <w:t>。</w:t>
      </w:r>
    </w:p>
    <w:p w14:paraId="2E5E3013">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阿尔瓦多</w:t>
      </w:r>
      <w:r>
        <w:rPr>
          <w:rFonts w:hint="default" w:ascii="宋体" w:hAnsi="宋体" w:eastAsia="宋体" w:cs="宋体"/>
          <w:sz w:val="24"/>
          <w:szCs w:val="24"/>
          <w:lang w:val="en-US" w:eastAsia="zh-CN"/>
        </w:rPr>
        <w:t>：里文！我的好儿子！</w:t>
      </w:r>
      <w:r>
        <w:rPr>
          <w:rFonts w:hint="eastAsia" w:ascii="宋体" w:hAnsi="宋体" w:eastAsia="宋体" w:cs="宋体"/>
          <w:sz w:val="24"/>
          <w:szCs w:val="24"/>
          <w:lang w:val="en-US" w:eastAsia="zh-CN"/>
        </w:rPr>
        <w:t>是为父对不起你</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但当年我也是迫不得已，这些年我由着你胡闹，在吃穿上公爵府从来就没少过你的！你能不能......</w:t>
      </w:r>
    </w:p>
    <w:p w14:paraId="2D5711BA">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△【特写】</w:t>
      </w:r>
      <w:r>
        <w:rPr>
          <w:rFonts w:hint="default" w:ascii="宋体" w:hAnsi="宋体" w:eastAsia="宋体" w:cs="宋体"/>
          <w:sz w:val="24"/>
          <w:szCs w:val="24"/>
          <w:lang w:val="en-US" w:eastAsia="zh-CN"/>
        </w:rPr>
        <w:t>里文</w:t>
      </w:r>
      <w:r>
        <w:rPr>
          <w:rFonts w:hint="eastAsia" w:ascii="宋体" w:hAnsi="宋体" w:eastAsia="宋体" w:cs="宋体"/>
          <w:sz w:val="24"/>
          <w:szCs w:val="24"/>
          <w:lang w:val="en-US" w:eastAsia="zh-CN"/>
        </w:rPr>
        <w:t>冷漠</w:t>
      </w:r>
      <w:r>
        <w:rPr>
          <w:rFonts w:hint="default" w:ascii="宋体" w:hAnsi="宋体" w:eastAsia="宋体" w:cs="宋体"/>
          <w:sz w:val="24"/>
          <w:szCs w:val="24"/>
          <w:lang w:val="en-US" w:eastAsia="zh-CN"/>
        </w:rPr>
        <w:t>地将</w:t>
      </w:r>
      <w:r>
        <w:rPr>
          <w:rFonts w:hint="eastAsia" w:ascii="宋体" w:hAnsi="宋体" w:eastAsia="宋体" w:cs="宋体"/>
          <w:sz w:val="24"/>
          <w:szCs w:val="24"/>
          <w:lang w:val="en-US" w:eastAsia="zh-CN"/>
        </w:rPr>
        <w:t>裤脚</w:t>
      </w:r>
      <w:r>
        <w:rPr>
          <w:rFonts w:hint="default" w:ascii="宋体" w:hAnsi="宋体" w:eastAsia="宋体" w:cs="宋体"/>
          <w:sz w:val="24"/>
          <w:szCs w:val="24"/>
          <w:lang w:val="en-US" w:eastAsia="zh-CN"/>
        </w:rPr>
        <w:t>抽回</w:t>
      </w:r>
      <w:r>
        <w:rPr>
          <w:rFonts w:hint="eastAsia" w:ascii="宋体" w:hAnsi="宋体" w:eastAsia="宋体" w:cs="宋体"/>
          <w:sz w:val="24"/>
          <w:szCs w:val="24"/>
          <w:lang w:val="en-US" w:eastAsia="zh-CN"/>
        </w:rPr>
        <w:t>。</w:t>
      </w:r>
    </w:p>
    <w:p w14:paraId="12EB142A">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里文VO</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要是不装成废物我能活这么大么？</w:t>
      </w:r>
    </w:p>
    <w:p w14:paraId="03B6CD90">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△塞弗林</w:t>
      </w:r>
      <w:r>
        <w:rPr>
          <w:rFonts w:hint="default" w:ascii="宋体" w:hAnsi="宋体" w:eastAsia="宋体" w:cs="宋体"/>
          <w:sz w:val="24"/>
          <w:szCs w:val="24"/>
          <w:lang w:val="en-US" w:eastAsia="zh-CN"/>
        </w:rPr>
        <w:t>将</w:t>
      </w:r>
      <w:r>
        <w:rPr>
          <w:rFonts w:hint="eastAsia" w:ascii="宋体" w:hAnsi="宋体" w:eastAsia="宋体" w:cs="宋体"/>
          <w:sz w:val="24"/>
          <w:szCs w:val="24"/>
          <w:lang w:val="en-US" w:eastAsia="zh-CN"/>
        </w:rPr>
        <w:t>瘫软在地的</w:t>
      </w:r>
      <w:r>
        <w:rPr>
          <w:rFonts w:hint="default" w:ascii="宋体" w:hAnsi="宋体" w:eastAsia="宋体" w:cs="宋体"/>
          <w:sz w:val="24"/>
          <w:szCs w:val="24"/>
          <w:lang w:val="en-US" w:eastAsia="zh-CN"/>
        </w:rPr>
        <w:t>阿尔瓦多和维莱拉拖出大殿</w:t>
      </w:r>
      <w:r>
        <w:rPr>
          <w:rFonts w:hint="eastAsia" w:ascii="宋体" w:hAnsi="宋体" w:eastAsia="宋体" w:cs="宋体"/>
          <w:sz w:val="24"/>
          <w:szCs w:val="24"/>
          <w:lang w:val="en-US" w:eastAsia="zh-CN"/>
        </w:rPr>
        <w:t>。</w:t>
      </w:r>
    </w:p>
    <w:p w14:paraId="1107C18C">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奥兰</w:t>
      </w:r>
      <w:r>
        <w:rPr>
          <w:rFonts w:hint="eastAsia" w:ascii="宋体" w:hAnsi="宋体" w:eastAsia="宋体" w:cs="宋体"/>
          <w:sz w:val="24"/>
          <w:szCs w:val="24"/>
          <w:lang w:val="en-US" w:eastAsia="zh-CN"/>
        </w:rPr>
        <w:t>冷漠地看着，随后</w:t>
      </w:r>
      <w:r>
        <w:rPr>
          <w:rFonts w:hint="default" w:ascii="宋体" w:hAnsi="宋体" w:eastAsia="宋体" w:cs="宋体"/>
          <w:sz w:val="24"/>
          <w:szCs w:val="24"/>
          <w:lang w:val="en-US" w:eastAsia="zh-CN"/>
        </w:rPr>
        <w:t>突然转身，向</w:t>
      </w:r>
      <w:r>
        <w:rPr>
          <w:rFonts w:hint="eastAsia" w:ascii="宋体" w:hAnsi="宋体" w:eastAsia="宋体" w:cs="宋体"/>
          <w:sz w:val="24"/>
          <w:szCs w:val="24"/>
          <w:lang w:val="en-US" w:eastAsia="zh-CN"/>
        </w:rPr>
        <w:t>尤利乌斯</w:t>
      </w:r>
      <w:r>
        <w:rPr>
          <w:rFonts w:hint="default" w:ascii="宋体" w:hAnsi="宋体" w:eastAsia="宋体" w:cs="宋体"/>
          <w:sz w:val="24"/>
          <w:szCs w:val="24"/>
          <w:lang w:val="en-US" w:eastAsia="zh-CN"/>
        </w:rPr>
        <w:t>深深一鞠躬</w:t>
      </w:r>
      <w:r>
        <w:rPr>
          <w:rFonts w:hint="eastAsia" w:ascii="宋体" w:hAnsi="宋体" w:eastAsia="宋体" w:cs="宋体"/>
          <w:sz w:val="24"/>
          <w:szCs w:val="24"/>
          <w:lang w:val="en-US" w:eastAsia="zh-CN"/>
        </w:rPr>
        <w:t>。</w:t>
      </w:r>
    </w:p>
    <w:p w14:paraId="474A05A9">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奥兰</w:t>
      </w:r>
      <w:r>
        <w:rPr>
          <w:rFonts w:hint="default" w:ascii="宋体" w:hAnsi="宋体" w:eastAsia="宋体" w:cs="宋体"/>
          <w:sz w:val="24"/>
          <w:szCs w:val="24"/>
          <w:lang w:val="en-US" w:eastAsia="zh-CN"/>
        </w:rPr>
        <w:t>：陛下英明！老臣教女无方，</w:t>
      </w:r>
      <w:r>
        <w:rPr>
          <w:rFonts w:hint="eastAsia" w:ascii="宋体" w:hAnsi="宋体" w:eastAsia="宋体" w:cs="宋体"/>
          <w:sz w:val="24"/>
          <w:szCs w:val="24"/>
          <w:lang w:val="en-US" w:eastAsia="zh-CN"/>
        </w:rPr>
        <w:t>不知她犯下如此罪行。</w:t>
      </w:r>
      <w:r>
        <w:rPr>
          <w:rFonts w:hint="default" w:ascii="宋体" w:hAnsi="宋体" w:eastAsia="宋体" w:cs="宋体"/>
          <w:sz w:val="24"/>
          <w:szCs w:val="24"/>
          <w:lang w:val="en-US" w:eastAsia="zh-CN"/>
        </w:rPr>
        <w:t>恳请陛下严查到底</w:t>
      </w:r>
      <w:r>
        <w:rPr>
          <w:rFonts w:hint="eastAsia" w:ascii="宋体" w:hAnsi="宋体" w:eastAsia="宋体" w:cs="宋体"/>
          <w:sz w:val="24"/>
          <w:szCs w:val="24"/>
          <w:lang w:val="en-US" w:eastAsia="zh-CN"/>
        </w:rPr>
        <w:t>！</w:t>
      </w:r>
    </w:p>
    <w:p w14:paraId="694B21CA">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奥兰躬身行礼时，余光瞟向里文，两人目光对上。奥兰眼神阴毒，里文神色冷漠。</w:t>
      </w:r>
    </w:p>
    <w:p w14:paraId="26FF812D">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奥兰OS：</w:t>
      </w:r>
      <w:r>
        <w:rPr>
          <w:rFonts w:hint="default" w:ascii="宋体" w:hAnsi="宋体" w:eastAsia="宋体" w:cs="宋体"/>
          <w:sz w:val="24"/>
          <w:szCs w:val="24"/>
          <w:lang w:val="en-US" w:eastAsia="zh-CN"/>
        </w:rPr>
        <w:t>蠢货</w:t>
      </w:r>
      <w:r>
        <w:rPr>
          <w:rFonts w:hint="eastAsia" w:ascii="宋体" w:hAnsi="宋体" w:eastAsia="宋体" w:cs="宋体"/>
          <w:sz w:val="24"/>
          <w:szCs w:val="24"/>
          <w:lang w:val="en-US" w:eastAsia="zh-CN"/>
        </w:rPr>
        <w:t>，临死前还差点把我拖下水！至于里文这个小兔崽子......公主大婚之日就是你的死期！</w:t>
      </w:r>
    </w:p>
    <w:p w14:paraId="5691A03F">
      <w:pPr>
        <w:pStyle w:val="3"/>
        <w:bidi w:val="0"/>
        <w:rPr>
          <w:del w:id="1492" w:author="z'z" w:date="2026-07-07T14:25:52Z"/>
          <w:rFonts w:hint="default" w:ascii="宋体" w:hAnsi="宋体" w:eastAsia="宋体" w:cs="宋体"/>
          <w:sz w:val="24"/>
          <w:szCs w:val="24"/>
          <w:lang w:val="en-US" w:eastAsia="zh-CN"/>
        </w:rPr>
      </w:pPr>
      <w:del w:id="1493" w:author="z'z" w:date="2026-07-07T14:25:52Z">
        <w:r>
          <w:rPr>
            <w:rFonts w:hint="eastAsia"/>
            <w:lang w:val="en-US" w:eastAsia="zh-CN"/>
          </w:rPr>
          <w:delText>第34集</w:delText>
        </w:r>
      </w:del>
    </w:p>
    <w:p w14:paraId="2019B6E6">
      <w:pPr>
        <w:bidi w:val="0"/>
        <w:rPr>
          <w:del w:id="1494" w:author="z'z" w:date="2026-07-07T14:25:52Z"/>
          <w:rFonts w:hint="default" w:ascii="宋体" w:hAnsi="宋体" w:eastAsia="宋体" w:cs="宋体"/>
          <w:b/>
          <w:bCs/>
          <w:sz w:val="24"/>
          <w:szCs w:val="24"/>
          <w:lang w:val="en-US" w:eastAsia="zh-CN"/>
        </w:rPr>
      </w:pPr>
      <w:del w:id="1495" w:author="z'z" w:date="2026-07-07T14:25:52Z">
        <w:r>
          <w:rPr>
            <w:rFonts w:hint="default" w:ascii="宋体" w:hAnsi="宋体" w:eastAsia="宋体" w:cs="宋体"/>
            <w:b/>
            <w:bCs/>
            <w:sz w:val="24"/>
            <w:szCs w:val="24"/>
            <w:lang w:val="en-US" w:eastAsia="zh-CN"/>
          </w:rPr>
          <w:delText>034-</w:delText>
        </w:r>
      </w:del>
      <w:del w:id="1496" w:author="z'z" w:date="2026-07-07T14:25:52Z">
        <w:r>
          <w:rPr>
            <w:rFonts w:hint="eastAsia" w:ascii="宋体" w:hAnsi="宋体" w:eastAsia="宋体" w:cs="宋体"/>
            <w:b/>
            <w:bCs/>
            <w:sz w:val="24"/>
            <w:szCs w:val="24"/>
            <w:lang w:val="en-US" w:eastAsia="zh-CN"/>
          </w:rPr>
          <w:delText>1</w:delText>
        </w:r>
      </w:del>
      <w:del w:id="1497" w:author="z'z" w:date="2026-07-07T14:25:52Z">
        <w:r>
          <w:rPr>
            <w:rFonts w:hint="default" w:ascii="宋体" w:hAnsi="宋体" w:eastAsia="宋体" w:cs="宋体"/>
            <w:b/>
            <w:bCs/>
            <w:sz w:val="24"/>
            <w:szCs w:val="24"/>
            <w:lang w:val="en-US" w:eastAsia="zh-CN"/>
          </w:rPr>
          <w:delText xml:space="preserve"> 公主寝殿/夜/内</w:delText>
        </w:r>
      </w:del>
    </w:p>
    <w:p w14:paraId="25319B5B">
      <w:pPr>
        <w:bidi w:val="0"/>
        <w:rPr>
          <w:del w:id="1498" w:author="z'z" w:date="2026-07-07T14:25:52Z"/>
          <w:rFonts w:hint="default" w:ascii="宋体" w:hAnsi="宋体" w:eastAsia="宋体" w:cs="宋体"/>
          <w:b/>
          <w:bCs/>
          <w:sz w:val="24"/>
          <w:szCs w:val="24"/>
          <w:lang w:val="en-US" w:eastAsia="zh-CN"/>
        </w:rPr>
      </w:pPr>
      <w:del w:id="1499" w:author="z'z" w:date="2026-07-07T14:25:52Z">
        <w:r>
          <w:rPr>
            <w:rFonts w:hint="default" w:ascii="宋体" w:hAnsi="宋体" w:eastAsia="宋体" w:cs="宋体"/>
            <w:b/>
            <w:bCs/>
            <w:sz w:val="24"/>
            <w:szCs w:val="24"/>
            <w:lang w:val="en-US" w:eastAsia="zh-CN"/>
          </w:rPr>
          <w:delText>人物：莱拉、侍女</w:delText>
        </w:r>
      </w:del>
    </w:p>
    <w:p w14:paraId="56483871">
      <w:pPr>
        <w:bidi w:val="0"/>
        <w:rPr>
          <w:del w:id="1500" w:author="z'z" w:date="2026-07-07T14:25:52Z"/>
          <w:rFonts w:hint="default" w:ascii="宋体" w:hAnsi="宋体" w:eastAsia="宋体" w:cs="宋体"/>
          <w:sz w:val="24"/>
          <w:szCs w:val="24"/>
          <w:lang w:val="en-US" w:eastAsia="zh-CN"/>
        </w:rPr>
      </w:pPr>
      <w:del w:id="1501" w:author="z'z" w:date="2026-07-07T14:25:52Z">
        <w:r>
          <w:rPr>
            <w:rFonts w:hint="default" w:ascii="宋体" w:hAnsi="宋体" w:eastAsia="宋体" w:cs="宋体"/>
            <w:sz w:val="24"/>
            <w:szCs w:val="24"/>
            <w:lang w:val="en-US" w:eastAsia="zh-CN"/>
          </w:rPr>
          <w:delText>△寝殿内布置得喜庆奢华。莱拉穿着婚纱，神色间却带着一丝惆怅。</w:delText>
        </w:r>
      </w:del>
    </w:p>
    <w:p w14:paraId="7CFCF131">
      <w:pPr>
        <w:bidi w:val="0"/>
        <w:rPr>
          <w:del w:id="1502" w:author="z'z" w:date="2026-07-07T14:25:52Z"/>
          <w:rFonts w:hint="default" w:ascii="宋体" w:hAnsi="宋体" w:eastAsia="宋体" w:cs="宋体"/>
          <w:sz w:val="24"/>
          <w:szCs w:val="24"/>
          <w:lang w:val="en-US" w:eastAsia="zh-CN"/>
        </w:rPr>
      </w:pPr>
      <w:del w:id="1503" w:author="z'z" w:date="2026-07-07T14:25:52Z">
        <w:r>
          <w:rPr>
            <w:rFonts w:hint="default" w:ascii="宋体" w:hAnsi="宋体" w:eastAsia="宋体" w:cs="宋体"/>
            <w:sz w:val="24"/>
            <w:szCs w:val="24"/>
            <w:lang w:val="en-US" w:eastAsia="zh-CN"/>
          </w:rPr>
          <w:delText>△侍女神色紧张地走上前，递上一个羊皮纸信封。</w:delText>
        </w:r>
      </w:del>
    </w:p>
    <w:p w14:paraId="17B4C490">
      <w:pPr>
        <w:bidi w:val="0"/>
        <w:rPr>
          <w:del w:id="1504" w:author="z'z" w:date="2026-07-07T14:25:52Z"/>
          <w:rFonts w:hint="default" w:ascii="宋体" w:hAnsi="宋体" w:eastAsia="宋体" w:cs="宋体"/>
          <w:sz w:val="24"/>
          <w:szCs w:val="24"/>
          <w:lang w:val="en-US" w:eastAsia="zh-CN"/>
        </w:rPr>
      </w:pPr>
      <w:del w:id="1505" w:author="z'z" w:date="2026-07-07T14:25:52Z">
        <w:r>
          <w:rPr>
            <w:rFonts w:hint="default" w:ascii="宋体" w:hAnsi="宋体" w:eastAsia="宋体" w:cs="宋体"/>
            <w:sz w:val="24"/>
            <w:szCs w:val="24"/>
            <w:lang w:val="en-US" w:eastAsia="zh-CN"/>
          </w:rPr>
          <w:delText>侍女：公主殿下，刚才有人在宫门外递交了这封信，说务必在婚前让您亲自拆阅。</w:delText>
        </w:r>
      </w:del>
    </w:p>
    <w:p w14:paraId="5A78342C">
      <w:pPr>
        <w:bidi w:val="0"/>
        <w:rPr>
          <w:del w:id="1506" w:author="z'z" w:date="2026-07-07T14:25:52Z"/>
          <w:rFonts w:hint="default" w:ascii="宋体" w:hAnsi="宋体" w:eastAsia="宋体" w:cs="宋体"/>
          <w:sz w:val="24"/>
          <w:szCs w:val="24"/>
          <w:lang w:val="en-US" w:eastAsia="zh-CN"/>
        </w:rPr>
      </w:pPr>
      <w:del w:id="1507" w:author="z'z" w:date="2026-07-07T14:25:52Z">
        <w:r>
          <w:rPr>
            <w:rFonts w:hint="default" w:ascii="宋体" w:hAnsi="宋体" w:eastAsia="宋体" w:cs="宋体"/>
            <w:sz w:val="24"/>
            <w:szCs w:val="24"/>
            <w:lang w:val="en-US" w:eastAsia="zh-CN"/>
          </w:rPr>
          <w:delText>△莱拉微微皱眉，接过信封。</w:delText>
        </w:r>
      </w:del>
    </w:p>
    <w:p w14:paraId="382CD15D">
      <w:pPr>
        <w:bidi w:val="0"/>
        <w:rPr>
          <w:del w:id="1508" w:author="z'z" w:date="2026-07-07T14:25:52Z"/>
          <w:rFonts w:hint="default" w:ascii="宋体" w:hAnsi="宋体" w:eastAsia="宋体" w:cs="宋体"/>
          <w:sz w:val="24"/>
          <w:szCs w:val="24"/>
          <w:lang w:val="en-US" w:eastAsia="zh-CN"/>
        </w:rPr>
      </w:pPr>
      <w:del w:id="1509" w:author="z'z" w:date="2026-07-07T14:25:52Z">
        <w:r>
          <w:rPr>
            <w:rFonts w:hint="default" w:ascii="宋体" w:hAnsi="宋体" w:eastAsia="宋体" w:cs="宋体"/>
            <w:sz w:val="24"/>
            <w:szCs w:val="24"/>
            <w:lang w:val="en-US" w:eastAsia="zh-CN"/>
          </w:rPr>
          <w:delText>△【特写】信封上没有任何署名，封口处却印着一个幽蓝龙纹印记。</w:delText>
        </w:r>
      </w:del>
    </w:p>
    <w:p w14:paraId="6D50DC21">
      <w:pPr>
        <w:bidi w:val="0"/>
        <w:rPr>
          <w:del w:id="1510" w:author="z'z" w:date="2026-07-07T14:25:52Z"/>
          <w:rFonts w:hint="default" w:ascii="宋体" w:hAnsi="宋体" w:eastAsia="宋体" w:cs="宋体"/>
          <w:sz w:val="24"/>
          <w:szCs w:val="24"/>
          <w:lang w:val="en-US" w:eastAsia="zh-CN"/>
        </w:rPr>
      </w:pPr>
      <w:del w:id="1511" w:author="z'z" w:date="2026-07-07T14:25:52Z">
        <w:r>
          <w:rPr>
            <w:rFonts w:hint="default" w:ascii="宋体" w:hAnsi="宋体" w:eastAsia="宋体" w:cs="宋体"/>
            <w:sz w:val="24"/>
            <w:szCs w:val="24"/>
            <w:lang w:val="en-US" w:eastAsia="zh-CN"/>
          </w:rPr>
          <w:delText>莱拉</w:delText>
        </w:r>
      </w:del>
      <w:del w:id="1512" w:author="z'z" w:date="2026-07-07T14:25:52Z">
        <w:r>
          <w:rPr>
            <w:rFonts w:hint="eastAsia" w:ascii="宋体" w:hAnsi="宋体" w:eastAsia="宋体" w:cs="宋体"/>
            <w:sz w:val="24"/>
            <w:szCs w:val="24"/>
            <w:lang w:val="en-US" w:eastAsia="zh-CN"/>
          </w:rPr>
          <w:delText>OS</w:delText>
        </w:r>
      </w:del>
      <w:del w:id="1513" w:author="z'z" w:date="2026-07-07T14:25:52Z">
        <w:r>
          <w:rPr>
            <w:rFonts w:hint="default" w:ascii="宋体" w:hAnsi="宋体" w:eastAsia="宋体" w:cs="宋体"/>
            <w:sz w:val="24"/>
            <w:szCs w:val="24"/>
            <w:lang w:val="en-US" w:eastAsia="zh-CN"/>
          </w:rPr>
          <w:delText>：这是</w:delText>
        </w:r>
      </w:del>
      <w:del w:id="1514" w:author="z'z" w:date="2026-07-07T14:25:52Z">
        <w:r>
          <w:rPr>
            <w:rFonts w:hint="eastAsia" w:ascii="宋体" w:hAnsi="宋体" w:eastAsia="宋体" w:cs="宋体"/>
            <w:sz w:val="24"/>
            <w:szCs w:val="24"/>
            <w:lang w:val="en-US" w:eastAsia="zh-CN"/>
          </w:rPr>
          <w:delText>......</w:delText>
        </w:r>
      </w:del>
      <w:del w:id="1515" w:author="z'z" w:date="2026-07-07T14:25:52Z">
        <w:r>
          <w:rPr>
            <w:rFonts w:hint="default" w:ascii="宋体" w:hAnsi="宋体" w:eastAsia="宋体" w:cs="宋体"/>
            <w:sz w:val="24"/>
            <w:szCs w:val="24"/>
            <w:lang w:val="en-US" w:eastAsia="zh-CN"/>
          </w:rPr>
          <w:delText>星云骑士的印记！</w:delText>
        </w:r>
      </w:del>
    </w:p>
    <w:p w14:paraId="144BA754">
      <w:pPr>
        <w:bidi w:val="0"/>
        <w:rPr>
          <w:del w:id="1516" w:author="z'z" w:date="2026-07-07T14:25:52Z"/>
          <w:rFonts w:hint="default" w:ascii="宋体" w:hAnsi="宋体" w:eastAsia="宋体" w:cs="宋体"/>
          <w:sz w:val="24"/>
          <w:szCs w:val="24"/>
          <w:lang w:val="en-US" w:eastAsia="zh-CN"/>
        </w:rPr>
      </w:pPr>
      <w:del w:id="1517" w:author="z'z" w:date="2026-07-07T14:25:52Z">
        <w:r>
          <w:rPr>
            <w:rFonts w:hint="default" w:ascii="宋体" w:hAnsi="宋体" w:eastAsia="宋体" w:cs="宋体"/>
            <w:sz w:val="24"/>
            <w:szCs w:val="24"/>
            <w:lang w:val="en-US" w:eastAsia="zh-CN"/>
          </w:rPr>
          <w:delText>△莱拉急忙拆开信件，信纸上只有简短的一行字。</w:delText>
        </w:r>
      </w:del>
    </w:p>
    <w:p w14:paraId="3D7AC8E0">
      <w:pPr>
        <w:bidi w:val="0"/>
        <w:rPr>
          <w:del w:id="1518" w:author="z'z" w:date="2026-07-07T14:25:52Z"/>
          <w:rFonts w:hint="default" w:ascii="宋体" w:hAnsi="宋体" w:eastAsia="宋体" w:cs="宋体"/>
          <w:sz w:val="24"/>
          <w:szCs w:val="24"/>
          <w:lang w:val="en-US" w:eastAsia="zh-CN"/>
        </w:rPr>
      </w:pPr>
      <w:del w:id="1519" w:author="z'z" w:date="2026-07-07T14:25:52Z">
        <w:r>
          <w:rPr>
            <w:rFonts w:hint="default" w:ascii="宋体" w:hAnsi="宋体" w:eastAsia="宋体" w:cs="宋体"/>
            <w:sz w:val="24"/>
            <w:szCs w:val="24"/>
            <w:lang w:val="en-US" w:eastAsia="zh-CN"/>
          </w:rPr>
          <w:delText>莱拉（轻声念出）：若公主殿下想在大婚前见星云骑士最后一面，今晚独自前往皇宫外旧观星塔。</w:delText>
        </w:r>
      </w:del>
    </w:p>
    <w:p w14:paraId="1BA3C472">
      <w:pPr>
        <w:bidi w:val="0"/>
        <w:rPr>
          <w:del w:id="1520" w:author="z'z" w:date="2026-07-07T14:25:52Z"/>
          <w:rFonts w:hint="default" w:ascii="宋体" w:hAnsi="宋体" w:eastAsia="宋体" w:cs="宋体"/>
          <w:sz w:val="24"/>
          <w:szCs w:val="24"/>
          <w:lang w:val="en-US" w:eastAsia="zh-CN"/>
        </w:rPr>
      </w:pPr>
      <w:del w:id="1521" w:author="z'z" w:date="2026-07-07T14:25:52Z">
        <w:r>
          <w:rPr>
            <w:rFonts w:hint="default" w:ascii="宋体" w:hAnsi="宋体" w:eastAsia="宋体" w:cs="宋体"/>
            <w:sz w:val="24"/>
            <w:szCs w:val="24"/>
            <w:lang w:val="en-US" w:eastAsia="zh-CN"/>
          </w:rPr>
          <w:delText>△莱拉紧紧捏住信纸，</w:delText>
        </w:r>
      </w:del>
      <w:del w:id="1522" w:author="z'z" w:date="2026-07-07T14:25:52Z">
        <w:r>
          <w:rPr>
            <w:rFonts w:hint="eastAsia" w:ascii="宋体" w:hAnsi="宋体" w:eastAsia="宋体" w:cs="宋体"/>
            <w:sz w:val="24"/>
            <w:szCs w:val="24"/>
            <w:lang w:val="en-US" w:eastAsia="zh-CN"/>
          </w:rPr>
          <w:delText>咬着唇</w:delText>
        </w:r>
      </w:del>
      <w:del w:id="1523" w:author="z'z" w:date="2026-07-07T14:25:52Z">
        <w:r>
          <w:rPr>
            <w:rFonts w:hint="default" w:ascii="宋体" w:hAnsi="宋体" w:eastAsia="宋体" w:cs="宋体"/>
            <w:sz w:val="24"/>
            <w:szCs w:val="24"/>
            <w:lang w:val="en-US" w:eastAsia="zh-CN"/>
          </w:rPr>
          <w:delText>。</w:delText>
        </w:r>
      </w:del>
    </w:p>
    <w:p w14:paraId="3B03D329">
      <w:pPr>
        <w:bidi w:val="0"/>
        <w:rPr>
          <w:del w:id="1524" w:author="z'z" w:date="2026-07-07T14:25:52Z"/>
          <w:rFonts w:hint="default" w:ascii="宋体" w:hAnsi="宋体" w:eastAsia="宋体" w:cs="宋体"/>
          <w:sz w:val="24"/>
          <w:szCs w:val="24"/>
          <w:lang w:val="en-US" w:eastAsia="zh-CN"/>
        </w:rPr>
      </w:pPr>
      <w:del w:id="1525" w:author="z'z" w:date="2026-07-07T14:25:52Z">
        <w:r>
          <w:rPr>
            <w:rFonts w:hint="default" w:ascii="宋体" w:hAnsi="宋体" w:eastAsia="宋体" w:cs="宋体"/>
            <w:sz w:val="24"/>
            <w:szCs w:val="24"/>
            <w:lang w:val="en-US" w:eastAsia="zh-CN"/>
          </w:rPr>
          <w:delText>莱拉OS：这很可能是个陷阱</w:delText>
        </w:r>
      </w:del>
      <w:del w:id="1526" w:author="z'z" w:date="2026-07-07T14:25:52Z">
        <w:r>
          <w:rPr>
            <w:rFonts w:hint="eastAsia" w:ascii="宋体" w:hAnsi="宋体" w:eastAsia="宋体" w:cs="宋体"/>
            <w:sz w:val="24"/>
            <w:szCs w:val="24"/>
            <w:lang w:val="en-US" w:eastAsia="zh-CN"/>
          </w:rPr>
          <w:delText>。</w:delText>
        </w:r>
      </w:del>
      <w:del w:id="1527" w:author="z'z" w:date="2026-07-07T14:25:52Z">
        <w:r>
          <w:rPr>
            <w:rFonts w:hint="default" w:ascii="宋体" w:hAnsi="宋体" w:eastAsia="宋体" w:cs="宋体"/>
            <w:sz w:val="24"/>
            <w:szCs w:val="24"/>
            <w:lang w:val="en-US" w:eastAsia="zh-CN"/>
          </w:rPr>
          <w:delText>可是如果我不去，或许这辈子都见不到他了</w:delText>
        </w:r>
      </w:del>
      <w:del w:id="1528" w:author="z'z" w:date="2026-07-07T14:25:52Z">
        <w:r>
          <w:rPr>
            <w:rFonts w:hint="eastAsia" w:ascii="宋体" w:hAnsi="宋体" w:eastAsia="宋体" w:cs="宋体"/>
            <w:sz w:val="24"/>
            <w:szCs w:val="24"/>
            <w:lang w:val="en-US" w:eastAsia="zh-CN"/>
          </w:rPr>
          <w:delText>......</w:delText>
        </w:r>
      </w:del>
    </w:p>
    <w:p w14:paraId="3060F0F2">
      <w:pPr>
        <w:bidi w:val="0"/>
        <w:rPr>
          <w:del w:id="1529" w:author="z'z" w:date="2026-07-07T14:25:52Z"/>
          <w:rFonts w:hint="default" w:ascii="宋体" w:hAnsi="宋体" w:eastAsia="宋体" w:cs="宋体"/>
          <w:sz w:val="24"/>
          <w:szCs w:val="24"/>
          <w:lang w:val="en-US" w:eastAsia="zh-CN"/>
        </w:rPr>
      </w:pPr>
      <w:del w:id="1530" w:author="z'z" w:date="2026-07-07T14:25:52Z">
        <w:r>
          <w:rPr>
            <w:rFonts w:hint="default" w:ascii="宋体" w:hAnsi="宋体" w:eastAsia="宋体" w:cs="宋体"/>
            <w:sz w:val="24"/>
            <w:szCs w:val="24"/>
            <w:lang w:val="en-US" w:eastAsia="zh-CN"/>
          </w:rPr>
          <w:delText>莱拉（深吸一口气）：我必须去弄清楚！</w:delText>
        </w:r>
      </w:del>
    </w:p>
    <w:p w14:paraId="7F32AF08">
      <w:pPr>
        <w:bidi w:val="0"/>
        <w:rPr>
          <w:del w:id="1531" w:author="z'z" w:date="2026-07-07T14:25:52Z"/>
          <w:rFonts w:hint="default" w:ascii="宋体" w:hAnsi="宋体" w:eastAsia="宋体" w:cs="宋体"/>
          <w:sz w:val="24"/>
          <w:szCs w:val="24"/>
          <w:lang w:val="en-US" w:eastAsia="zh-CN"/>
        </w:rPr>
      </w:pPr>
      <w:del w:id="1532" w:author="z'z" w:date="2026-07-07T14:25:52Z">
        <w:r>
          <w:rPr>
            <w:rFonts w:hint="default" w:ascii="宋体" w:hAnsi="宋体" w:eastAsia="宋体" w:cs="宋体"/>
            <w:sz w:val="24"/>
            <w:szCs w:val="24"/>
            <w:lang w:val="en-US" w:eastAsia="zh-CN"/>
          </w:rPr>
          <w:delText>△莱拉抬头看向侍女，恢复了公主的威严。</w:delText>
        </w:r>
      </w:del>
    </w:p>
    <w:p w14:paraId="2FD6EC26">
      <w:pPr>
        <w:bidi w:val="0"/>
        <w:rPr>
          <w:del w:id="1533" w:author="z'z" w:date="2026-07-07T14:25:52Z"/>
          <w:rFonts w:hint="default" w:ascii="宋体" w:hAnsi="宋体" w:eastAsia="宋体" w:cs="宋体"/>
          <w:sz w:val="24"/>
          <w:szCs w:val="24"/>
          <w:lang w:val="en-US" w:eastAsia="zh-CN"/>
        </w:rPr>
      </w:pPr>
      <w:del w:id="1534" w:author="z'z" w:date="2026-07-07T14:25:52Z">
        <w:r>
          <w:rPr>
            <w:rFonts w:hint="default" w:ascii="宋体" w:hAnsi="宋体" w:eastAsia="宋体" w:cs="宋体"/>
            <w:sz w:val="24"/>
            <w:szCs w:val="24"/>
            <w:lang w:val="en-US" w:eastAsia="zh-CN"/>
          </w:rPr>
          <w:delText>莱拉：我有些乏了，要休息一会儿。你们都退下吧，没有我的允许，任何人不准进来。</w:delText>
        </w:r>
      </w:del>
    </w:p>
    <w:p w14:paraId="3F9AC651">
      <w:pPr>
        <w:bidi w:val="0"/>
        <w:rPr>
          <w:del w:id="1535" w:author="z'z" w:date="2026-07-07T14:25:52Z"/>
          <w:rFonts w:hint="default" w:ascii="宋体" w:hAnsi="宋体" w:eastAsia="宋体" w:cs="宋体"/>
          <w:sz w:val="24"/>
          <w:szCs w:val="24"/>
          <w:lang w:val="en-US" w:eastAsia="zh-CN"/>
        </w:rPr>
      </w:pPr>
      <w:del w:id="1536" w:author="z'z" w:date="2026-07-07T14:25:52Z">
        <w:r>
          <w:rPr>
            <w:rFonts w:hint="default" w:ascii="宋体" w:hAnsi="宋体" w:eastAsia="宋体" w:cs="宋体"/>
            <w:sz w:val="24"/>
            <w:szCs w:val="24"/>
            <w:lang w:val="en-US" w:eastAsia="zh-CN"/>
          </w:rPr>
          <w:delText>侍女（低头）：是，殿下。</w:delText>
        </w:r>
      </w:del>
    </w:p>
    <w:p w14:paraId="2F366674">
      <w:pPr>
        <w:bidi w:val="0"/>
        <w:rPr>
          <w:del w:id="1537" w:author="z'z" w:date="2026-07-07T14:25:52Z"/>
          <w:rFonts w:hint="default" w:ascii="宋体" w:hAnsi="宋体" w:eastAsia="宋体" w:cs="宋体"/>
          <w:sz w:val="24"/>
          <w:szCs w:val="24"/>
          <w:lang w:val="en-US" w:eastAsia="zh-CN"/>
        </w:rPr>
      </w:pPr>
      <w:del w:id="1538" w:author="z'z" w:date="2026-07-07T14:25:52Z">
        <w:r>
          <w:rPr>
            <w:rFonts w:hint="default" w:ascii="宋体" w:hAnsi="宋体" w:eastAsia="宋体" w:cs="宋体"/>
            <w:sz w:val="24"/>
            <w:szCs w:val="24"/>
            <w:lang w:val="en-US" w:eastAsia="zh-CN"/>
          </w:rPr>
          <w:delText>△侍女退下。莱拉迅速脱下婚纱，换上一身</w:delText>
        </w:r>
      </w:del>
      <w:del w:id="1539" w:author="z'z" w:date="2026-07-07T14:25:52Z">
        <w:r>
          <w:rPr>
            <w:rFonts w:hint="eastAsia" w:ascii="宋体" w:hAnsi="宋体" w:eastAsia="宋体" w:cs="宋体"/>
            <w:sz w:val="24"/>
            <w:szCs w:val="24"/>
            <w:lang w:val="en-US" w:eastAsia="zh-CN"/>
          </w:rPr>
          <w:delText>短装。</w:delText>
        </w:r>
      </w:del>
      <w:del w:id="1540" w:author="z'z" w:date="2026-07-07T14:25:52Z">
        <w:r>
          <w:rPr>
            <w:rFonts w:hint="default" w:ascii="宋体" w:hAnsi="宋体" w:eastAsia="宋体" w:cs="宋体"/>
            <w:sz w:val="24"/>
            <w:szCs w:val="24"/>
            <w:lang w:val="en-US" w:eastAsia="zh-CN"/>
          </w:rPr>
          <w:delText>随后推开窗户，</w:delText>
        </w:r>
      </w:del>
      <w:del w:id="1541" w:author="z'z" w:date="2026-07-07T14:25:52Z">
        <w:r>
          <w:rPr>
            <w:rFonts w:hint="eastAsia" w:ascii="宋体" w:hAnsi="宋体" w:eastAsia="宋体" w:cs="宋体"/>
            <w:sz w:val="24"/>
            <w:szCs w:val="24"/>
            <w:lang w:val="en-US" w:eastAsia="zh-CN"/>
          </w:rPr>
          <w:delText>一跃而出</w:delText>
        </w:r>
      </w:del>
      <w:del w:id="1542" w:author="z'z" w:date="2026-07-07T14:25:52Z">
        <w:r>
          <w:rPr>
            <w:rFonts w:hint="default" w:ascii="宋体" w:hAnsi="宋体" w:eastAsia="宋体" w:cs="宋体"/>
            <w:sz w:val="24"/>
            <w:szCs w:val="24"/>
            <w:lang w:val="en-US" w:eastAsia="zh-CN"/>
          </w:rPr>
          <w:delText>。</w:delText>
        </w:r>
      </w:del>
    </w:p>
    <w:p w14:paraId="7907F3DB">
      <w:pPr>
        <w:bidi w:val="0"/>
        <w:rPr>
          <w:del w:id="1543" w:author="z'z" w:date="2026-07-07T14:25:52Z"/>
          <w:rFonts w:hint="default" w:ascii="宋体" w:hAnsi="宋体" w:eastAsia="宋体" w:cs="宋体"/>
          <w:sz w:val="24"/>
          <w:szCs w:val="24"/>
          <w:lang w:val="en-US" w:eastAsia="zh-CN"/>
        </w:rPr>
      </w:pPr>
    </w:p>
    <w:p w14:paraId="5143D86B">
      <w:pPr>
        <w:bidi w:val="0"/>
        <w:rPr>
          <w:del w:id="1544" w:author="z'z" w:date="2026-07-07T14:25:52Z"/>
          <w:rFonts w:hint="default" w:ascii="宋体" w:hAnsi="宋体" w:eastAsia="宋体" w:cs="宋体"/>
          <w:b/>
          <w:bCs/>
          <w:sz w:val="24"/>
          <w:szCs w:val="24"/>
          <w:lang w:val="en-US" w:eastAsia="zh-CN"/>
        </w:rPr>
      </w:pPr>
      <w:del w:id="1545" w:author="z'z" w:date="2026-07-07T14:25:52Z">
        <w:r>
          <w:rPr>
            <w:rFonts w:hint="default" w:ascii="宋体" w:hAnsi="宋体" w:eastAsia="宋体" w:cs="宋体"/>
            <w:b/>
            <w:bCs/>
            <w:sz w:val="24"/>
            <w:szCs w:val="24"/>
            <w:lang w:val="en-US" w:eastAsia="zh-CN"/>
          </w:rPr>
          <w:delText>034-</w:delText>
        </w:r>
      </w:del>
      <w:del w:id="1546" w:author="z'z" w:date="2026-07-07T14:25:52Z">
        <w:r>
          <w:rPr>
            <w:rFonts w:hint="eastAsia" w:ascii="宋体" w:hAnsi="宋体" w:eastAsia="宋体" w:cs="宋体"/>
            <w:b/>
            <w:bCs/>
            <w:sz w:val="24"/>
            <w:szCs w:val="24"/>
            <w:lang w:val="en-US" w:eastAsia="zh-CN"/>
          </w:rPr>
          <w:delText>2</w:delText>
        </w:r>
      </w:del>
      <w:del w:id="1547" w:author="z'z" w:date="2026-07-07T14:25:52Z">
        <w:r>
          <w:rPr>
            <w:rFonts w:hint="default" w:ascii="宋体" w:hAnsi="宋体" w:eastAsia="宋体" w:cs="宋体"/>
            <w:b/>
            <w:bCs/>
            <w:sz w:val="24"/>
            <w:szCs w:val="24"/>
            <w:lang w:val="en-US" w:eastAsia="zh-CN"/>
          </w:rPr>
          <w:delText xml:space="preserve"> 旧观星塔/夜/外</w:delText>
        </w:r>
      </w:del>
    </w:p>
    <w:p w14:paraId="500DA2B6">
      <w:pPr>
        <w:bidi w:val="0"/>
        <w:rPr>
          <w:del w:id="1548" w:author="z'z" w:date="2026-07-07T14:25:52Z"/>
          <w:rFonts w:hint="default" w:ascii="宋体" w:hAnsi="宋体" w:eastAsia="宋体" w:cs="宋体"/>
          <w:b/>
          <w:bCs/>
          <w:sz w:val="24"/>
          <w:szCs w:val="24"/>
          <w:lang w:val="en-US" w:eastAsia="zh-CN"/>
        </w:rPr>
      </w:pPr>
      <w:del w:id="1549" w:author="z'z" w:date="2026-07-07T14:25:52Z">
        <w:r>
          <w:rPr>
            <w:rFonts w:hint="default" w:ascii="宋体" w:hAnsi="宋体" w:eastAsia="宋体" w:cs="宋体"/>
            <w:b/>
            <w:bCs/>
            <w:sz w:val="24"/>
            <w:szCs w:val="24"/>
            <w:lang w:val="en-US" w:eastAsia="zh-CN"/>
          </w:rPr>
          <w:delText>人物：莱拉、奥兰、巴尔坎杀手们</w:delText>
        </w:r>
      </w:del>
    </w:p>
    <w:p w14:paraId="1222BF8C">
      <w:pPr>
        <w:bidi w:val="0"/>
        <w:rPr>
          <w:del w:id="1550" w:author="z'z" w:date="2026-07-07T14:25:52Z"/>
          <w:rFonts w:hint="default" w:ascii="宋体" w:hAnsi="宋体" w:eastAsia="宋体" w:cs="宋体"/>
          <w:sz w:val="24"/>
          <w:szCs w:val="24"/>
          <w:lang w:val="en-US" w:eastAsia="zh-CN"/>
        </w:rPr>
      </w:pPr>
      <w:del w:id="1551" w:author="z'z" w:date="2026-07-07T14:25:52Z">
        <w:r>
          <w:rPr>
            <w:rFonts w:hint="default" w:ascii="宋体" w:hAnsi="宋体" w:eastAsia="宋体" w:cs="宋体"/>
            <w:sz w:val="24"/>
            <w:szCs w:val="24"/>
            <w:lang w:val="en-US" w:eastAsia="zh-CN"/>
          </w:rPr>
          <w:delText>△夜风呼啸，皇宫外的旧观星塔四周荒无人烟，杂草丛生，在月色下显得</w:delText>
        </w:r>
      </w:del>
      <w:del w:id="1552" w:author="z'z" w:date="2026-07-07T14:25:52Z">
        <w:r>
          <w:rPr>
            <w:rFonts w:hint="eastAsia" w:ascii="宋体" w:hAnsi="宋体" w:eastAsia="宋体" w:cs="宋体"/>
            <w:sz w:val="24"/>
            <w:szCs w:val="24"/>
            <w:lang w:val="en-US" w:eastAsia="zh-CN"/>
          </w:rPr>
          <w:delText>极其</w:delText>
        </w:r>
      </w:del>
      <w:del w:id="1553" w:author="z'z" w:date="2026-07-07T14:25:52Z">
        <w:r>
          <w:rPr>
            <w:rFonts w:hint="default" w:ascii="宋体" w:hAnsi="宋体" w:eastAsia="宋体" w:cs="宋体"/>
            <w:sz w:val="24"/>
            <w:szCs w:val="24"/>
            <w:lang w:val="en-US" w:eastAsia="zh-CN"/>
          </w:rPr>
          <w:delText>阴森。</w:delText>
        </w:r>
      </w:del>
    </w:p>
    <w:p w14:paraId="14C6420B">
      <w:pPr>
        <w:bidi w:val="0"/>
        <w:rPr>
          <w:del w:id="1554" w:author="z'z" w:date="2026-07-07T14:25:52Z"/>
          <w:rFonts w:hint="default" w:ascii="宋体" w:hAnsi="宋体" w:eastAsia="宋体" w:cs="宋体"/>
          <w:sz w:val="24"/>
          <w:szCs w:val="24"/>
          <w:lang w:val="en-US" w:eastAsia="zh-CN"/>
        </w:rPr>
      </w:pPr>
      <w:del w:id="1555" w:author="z'z" w:date="2026-07-07T14:25:52Z">
        <w:r>
          <w:rPr>
            <w:rFonts w:hint="default" w:ascii="宋体" w:hAnsi="宋体" w:eastAsia="宋体" w:cs="宋体"/>
            <w:sz w:val="24"/>
            <w:szCs w:val="24"/>
            <w:lang w:val="en-US" w:eastAsia="zh-CN"/>
          </w:rPr>
          <w:delText>△莱拉警惕地来到塔下，环顾四周，空无一人。</w:delText>
        </w:r>
      </w:del>
    </w:p>
    <w:p w14:paraId="67793A7E">
      <w:pPr>
        <w:bidi w:val="0"/>
        <w:rPr>
          <w:del w:id="1556" w:author="z'z" w:date="2026-07-07T14:25:52Z"/>
          <w:rFonts w:hint="default" w:ascii="宋体" w:hAnsi="宋体" w:eastAsia="宋体" w:cs="宋体"/>
          <w:sz w:val="24"/>
          <w:szCs w:val="24"/>
          <w:lang w:val="en-US" w:eastAsia="zh-CN"/>
        </w:rPr>
      </w:pPr>
      <w:del w:id="1557" w:author="z'z" w:date="2026-07-07T14:25:52Z">
        <w:r>
          <w:rPr>
            <w:rFonts w:hint="default" w:ascii="宋体" w:hAnsi="宋体" w:eastAsia="宋体" w:cs="宋体"/>
            <w:sz w:val="24"/>
            <w:szCs w:val="24"/>
            <w:lang w:val="en-US" w:eastAsia="zh-CN"/>
          </w:rPr>
          <w:delText>莱拉（试探地喊道）：星云骑士？你在吗？</w:delText>
        </w:r>
      </w:del>
    </w:p>
    <w:p w14:paraId="139B6311">
      <w:pPr>
        <w:bidi w:val="0"/>
        <w:rPr>
          <w:del w:id="1558" w:author="z'z" w:date="2026-07-07T14:25:52Z"/>
          <w:rFonts w:hint="default" w:ascii="宋体" w:hAnsi="宋体" w:eastAsia="宋体" w:cs="宋体"/>
          <w:sz w:val="24"/>
          <w:szCs w:val="24"/>
          <w:lang w:val="en-US" w:eastAsia="zh-CN"/>
        </w:rPr>
      </w:pPr>
      <w:del w:id="1559" w:author="z'z" w:date="2026-07-07T14:25:52Z">
        <w:r>
          <w:rPr>
            <w:rFonts w:hint="default" w:ascii="宋体" w:hAnsi="宋体" w:eastAsia="宋体" w:cs="宋体"/>
            <w:sz w:val="24"/>
            <w:szCs w:val="24"/>
            <w:lang w:val="en-US" w:eastAsia="zh-CN"/>
          </w:rPr>
          <w:delText>△四周除了风声，没有任何回应。</w:delText>
        </w:r>
      </w:del>
    </w:p>
    <w:p w14:paraId="3E850B90">
      <w:pPr>
        <w:bidi w:val="0"/>
        <w:rPr>
          <w:del w:id="1560" w:author="z'z" w:date="2026-07-07T14:25:52Z"/>
          <w:rFonts w:hint="default" w:ascii="宋体" w:hAnsi="宋体" w:eastAsia="宋体" w:cs="宋体"/>
          <w:sz w:val="24"/>
          <w:szCs w:val="24"/>
          <w:lang w:val="en-US" w:eastAsia="zh-CN"/>
        </w:rPr>
      </w:pPr>
      <w:del w:id="1561" w:author="z'z" w:date="2026-07-07T14:25:52Z">
        <w:r>
          <w:rPr>
            <w:rFonts w:hint="default" w:ascii="宋体" w:hAnsi="宋体" w:eastAsia="宋体" w:cs="宋体"/>
            <w:sz w:val="24"/>
            <w:szCs w:val="24"/>
            <w:lang w:val="en-US" w:eastAsia="zh-CN"/>
          </w:rPr>
          <w:delText>莱拉OS：不对劲！这里根本没有人来过的痕迹！</w:delText>
        </w:r>
      </w:del>
    </w:p>
    <w:p w14:paraId="02C78F4B">
      <w:pPr>
        <w:bidi w:val="0"/>
        <w:rPr>
          <w:del w:id="1562" w:author="z'z" w:date="2026-07-07T14:25:52Z"/>
          <w:rFonts w:hint="default" w:ascii="宋体" w:hAnsi="宋体" w:eastAsia="宋体" w:cs="宋体"/>
          <w:sz w:val="24"/>
          <w:szCs w:val="24"/>
          <w:lang w:val="en-US" w:eastAsia="zh-CN"/>
        </w:rPr>
      </w:pPr>
      <w:del w:id="1563" w:author="z'z" w:date="2026-07-07T14:25:52Z">
        <w:r>
          <w:rPr>
            <w:rFonts w:hint="default" w:ascii="宋体" w:hAnsi="宋体" w:eastAsia="宋体" w:cs="宋体"/>
            <w:sz w:val="24"/>
            <w:szCs w:val="24"/>
            <w:lang w:val="en-US" w:eastAsia="zh-CN"/>
          </w:rPr>
          <w:delText>△莱拉猛地转身，准备撤离。</w:delText>
        </w:r>
      </w:del>
    </w:p>
    <w:p w14:paraId="34517EA9">
      <w:pPr>
        <w:bidi w:val="0"/>
        <w:rPr>
          <w:del w:id="1564" w:author="z'z" w:date="2026-07-07T14:25:52Z"/>
          <w:rFonts w:hint="default" w:ascii="宋体" w:hAnsi="宋体" w:eastAsia="宋体" w:cs="宋体"/>
          <w:sz w:val="24"/>
          <w:szCs w:val="24"/>
          <w:lang w:val="en-US" w:eastAsia="zh-CN"/>
        </w:rPr>
      </w:pPr>
      <w:del w:id="1565" w:author="z'z" w:date="2026-07-07T14:25:52Z">
        <w:r>
          <w:rPr>
            <w:rFonts w:hint="default" w:ascii="宋体" w:hAnsi="宋体" w:eastAsia="宋体" w:cs="宋体"/>
            <w:sz w:val="24"/>
            <w:szCs w:val="24"/>
            <w:lang w:val="en-US" w:eastAsia="zh-CN"/>
          </w:rPr>
          <w:delText>△突然，四周亮起了</w:delText>
        </w:r>
      </w:del>
      <w:del w:id="1566" w:author="z'z" w:date="2026-07-07T14:25:52Z">
        <w:r>
          <w:rPr>
            <w:rFonts w:hint="eastAsia" w:ascii="宋体" w:hAnsi="宋体" w:eastAsia="宋体" w:cs="宋体"/>
            <w:sz w:val="24"/>
            <w:szCs w:val="24"/>
            <w:lang w:val="en-US" w:eastAsia="zh-CN"/>
          </w:rPr>
          <w:delText>三道魔力凝聚而成的蓝火，三个</w:delText>
        </w:r>
      </w:del>
      <w:del w:id="1567" w:author="z'z" w:date="2026-07-07T14:25:52Z">
        <w:r>
          <w:rPr>
            <w:rFonts w:hint="default" w:ascii="宋体" w:hAnsi="宋体" w:eastAsia="宋体" w:cs="宋体"/>
            <w:sz w:val="24"/>
            <w:szCs w:val="24"/>
            <w:lang w:val="en-US" w:eastAsia="zh-CN"/>
          </w:rPr>
          <w:delText>巴尔坎人从阴影中缓缓走出，</w:delText>
        </w:r>
      </w:del>
      <w:del w:id="1568" w:author="z'z" w:date="2026-07-07T14:25:52Z">
        <w:r>
          <w:rPr>
            <w:rFonts w:hint="eastAsia" w:ascii="宋体" w:hAnsi="宋体" w:eastAsia="宋体" w:cs="宋体"/>
            <w:sz w:val="24"/>
            <w:szCs w:val="24"/>
            <w:lang w:val="en-US" w:eastAsia="zh-CN"/>
          </w:rPr>
          <w:delText>正是萨鲁克和其他两名巴尔坎人！</w:delText>
        </w:r>
      </w:del>
    </w:p>
    <w:p w14:paraId="2A764FBB">
      <w:pPr>
        <w:bidi w:val="0"/>
        <w:rPr>
          <w:del w:id="1569" w:author="z'z" w:date="2026-07-07T14:25:52Z"/>
          <w:rFonts w:hint="default" w:ascii="宋体" w:hAnsi="宋体" w:eastAsia="宋体" w:cs="宋体"/>
          <w:sz w:val="24"/>
          <w:szCs w:val="24"/>
          <w:lang w:val="en-US" w:eastAsia="zh-CN"/>
        </w:rPr>
      </w:pPr>
      <w:del w:id="1570" w:author="z'z" w:date="2026-07-07T14:25:52Z">
        <w:r>
          <w:rPr>
            <w:rFonts w:hint="default" w:ascii="宋体" w:hAnsi="宋体" w:eastAsia="宋体" w:cs="宋体"/>
            <w:sz w:val="24"/>
            <w:szCs w:val="24"/>
            <w:lang w:val="en-US" w:eastAsia="zh-CN"/>
          </w:rPr>
          <w:delText>△奥兰从巴尔坎</w:delText>
        </w:r>
      </w:del>
      <w:del w:id="1571" w:author="z'z" w:date="2026-07-07T14:25:52Z">
        <w:r>
          <w:rPr>
            <w:rFonts w:hint="eastAsia" w:ascii="宋体" w:hAnsi="宋体" w:eastAsia="宋体" w:cs="宋体"/>
            <w:sz w:val="24"/>
            <w:szCs w:val="24"/>
            <w:lang w:val="en-US" w:eastAsia="zh-CN"/>
          </w:rPr>
          <w:delText>人</w:delText>
        </w:r>
      </w:del>
      <w:del w:id="1572" w:author="z'z" w:date="2026-07-07T14:25:52Z">
        <w:r>
          <w:rPr>
            <w:rFonts w:hint="default" w:ascii="宋体" w:hAnsi="宋体" w:eastAsia="宋体" w:cs="宋体"/>
            <w:sz w:val="24"/>
            <w:szCs w:val="24"/>
            <w:lang w:val="en-US" w:eastAsia="zh-CN"/>
          </w:rPr>
          <w:delText>后方缓步走出</w:delText>
        </w:r>
      </w:del>
      <w:del w:id="1573" w:author="z'z" w:date="2026-07-07T14:25:52Z">
        <w:r>
          <w:rPr>
            <w:rFonts w:hint="eastAsia" w:ascii="宋体" w:hAnsi="宋体" w:eastAsia="宋体" w:cs="宋体"/>
            <w:sz w:val="24"/>
            <w:szCs w:val="24"/>
            <w:lang w:val="en-US" w:eastAsia="zh-CN"/>
          </w:rPr>
          <w:delText>，发出得逞的笑声</w:delText>
        </w:r>
      </w:del>
      <w:del w:id="1574" w:author="z'z" w:date="2026-07-07T14:25:52Z">
        <w:r>
          <w:rPr>
            <w:rFonts w:hint="default" w:ascii="宋体" w:hAnsi="宋体" w:eastAsia="宋体" w:cs="宋体"/>
            <w:sz w:val="24"/>
            <w:szCs w:val="24"/>
            <w:lang w:val="en-US" w:eastAsia="zh-CN"/>
          </w:rPr>
          <w:delText>。</w:delText>
        </w:r>
      </w:del>
    </w:p>
    <w:p w14:paraId="5A6D5600">
      <w:pPr>
        <w:bidi w:val="0"/>
        <w:rPr>
          <w:del w:id="1575" w:author="z'z" w:date="2026-07-07T14:25:52Z"/>
          <w:rFonts w:hint="default" w:ascii="宋体" w:hAnsi="宋体" w:eastAsia="宋体" w:cs="宋体"/>
          <w:sz w:val="24"/>
          <w:szCs w:val="24"/>
          <w:lang w:val="en-US" w:eastAsia="zh-CN"/>
        </w:rPr>
      </w:pPr>
      <w:del w:id="1576" w:author="z'z" w:date="2026-07-07T14:25:52Z">
        <w:r>
          <w:rPr>
            <w:rFonts w:hint="default" w:ascii="宋体" w:hAnsi="宋体" w:eastAsia="宋体" w:cs="宋体"/>
            <w:sz w:val="24"/>
            <w:szCs w:val="24"/>
            <w:lang w:val="en-US" w:eastAsia="zh-CN"/>
          </w:rPr>
          <w:delText>奥兰（阴险）：公主殿下，大婚之夜不在宫里待着，跑到这荒郊野岭来，真是好兴致啊。</w:delText>
        </w:r>
      </w:del>
    </w:p>
    <w:p w14:paraId="6D33DE36">
      <w:pPr>
        <w:bidi w:val="0"/>
        <w:rPr>
          <w:del w:id="1577" w:author="z'z" w:date="2026-07-07T14:25:52Z"/>
          <w:rFonts w:hint="default" w:ascii="宋体" w:hAnsi="宋体" w:eastAsia="宋体" w:cs="宋体"/>
          <w:sz w:val="24"/>
          <w:szCs w:val="24"/>
          <w:lang w:val="en-US" w:eastAsia="zh-CN"/>
        </w:rPr>
      </w:pPr>
      <w:del w:id="1578" w:author="z'z" w:date="2026-07-07T14:25:52Z">
        <w:r>
          <w:rPr>
            <w:rFonts w:hint="default" w:ascii="宋体" w:hAnsi="宋体" w:eastAsia="宋体" w:cs="宋体"/>
            <w:sz w:val="24"/>
            <w:szCs w:val="24"/>
            <w:lang w:val="en-US" w:eastAsia="zh-CN"/>
          </w:rPr>
          <w:delText>莱拉（眼神凌厉）：是你！那封密信是你伪造的！</w:delText>
        </w:r>
      </w:del>
    </w:p>
    <w:p w14:paraId="022B2807">
      <w:pPr>
        <w:bidi w:val="0"/>
        <w:rPr>
          <w:del w:id="1579" w:author="z'z" w:date="2026-07-07T14:25:52Z"/>
          <w:rFonts w:hint="default" w:ascii="宋体" w:hAnsi="宋体" w:eastAsia="宋体" w:cs="宋体"/>
          <w:sz w:val="24"/>
          <w:szCs w:val="24"/>
          <w:lang w:val="en-US" w:eastAsia="zh-CN"/>
        </w:rPr>
      </w:pPr>
      <w:del w:id="1580" w:author="z'z" w:date="2026-07-07T14:25:52Z">
        <w:r>
          <w:rPr>
            <w:rFonts w:hint="default" w:ascii="宋体" w:hAnsi="宋体" w:eastAsia="宋体" w:cs="宋体"/>
            <w:sz w:val="24"/>
            <w:szCs w:val="24"/>
            <w:lang w:val="en-US" w:eastAsia="zh-CN"/>
          </w:rPr>
          <w:delText>奥兰：哈哈哈！伪造？不，只要能把公主殿下骗出皇宫，这封信就是真的。</w:delText>
        </w:r>
      </w:del>
    </w:p>
    <w:p w14:paraId="48C983E4">
      <w:pPr>
        <w:bidi w:val="0"/>
        <w:rPr>
          <w:del w:id="1581" w:author="z'z" w:date="2026-07-07T14:25:52Z"/>
          <w:rFonts w:hint="default" w:ascii="宋体" w:hAnsi="宋体" w:eastAsia="宋体" w:cs="宋体"/>
          <w:sz w:val="24"/>
          <w:szCs w:val="24"/>
          <w:lang w:val="en-US" w:eastAsia="zh-CN"/>
        </w:rPr>
      </w:pPr>
      <w:del w:id="1582" w:author="z'z" w:date="2026-07-07T14:25:52Z">
        <w:r>
          <w:rPr>
            <w:rFonts w:hint="default" w:ascii="宋体" w:hAnsi="宋体" w:eastAsia="宋体" w:cs="宋体"/>
            <w:sz w:val="24"/>
            <w:szCs w:val="24"/>
            <w:lang w:val="en-US" w:eastAsia="zh-CN"/>
          </w:rPr>
          <w:delText>△【特写】巴尔坎</w:delText>
        </w:r>
      </w:del>
      <w:del w:id="1583" w:author="z'z" w:date="2026-07-07T14:25:52Z">
        <w:r>
          <w:rPr>
            <w:rFonts w:hint="eastAsia" w:ascii="宋体" w:hAnsi="宋体" w:eastAsia="宋体" w:cs="宋体"/>
            <w:sz w:val="24"/>
            <w:szCs w:val="24"/>
            <w:lang w:val="en-US" w:eastAsia="zh-CN"/>
          </w:rPr>
          <w:delText>B</w:delText>
        </w:r>
      </w:del>
      <w:del w:id="1584" w:author="z'z" w:date="2026-07-07T14:25:52Z">
        <w:r>
          <w:rPr>
            <w:rFonts w:hint="default" w:ascii="宋体" w:hAnsi="宋体" w:eastAsia="宋体" w:cs="宋体"/>
            <w:sz w:val="24"/>
            <w:szCs w:val="24"/>
            <w:lang w:val="en-US" w:eastAsia="zh-CN"/>
          </w:rPr>
          <w:delText>举起弯刀，刀锋在月光下闪烁着寒芒。</w:delText>
        </w:r>
      </w:del>
    </w:p>
    <w:p w14:paraId="1EE22B48">
      <w:pPr>
        <w:bidi w:val="0"/>
        <w:rPr>
          <w:del w:id="1585" w:author="z'z" w:date="2026-07-07T14:25:52Z"/>
          <w:rFonts w:hint="eastAsia" w:ascii="宋体" w:hAnsi="宋体" w:eastAsia="宋体" w:cs="宋体"/>
          <w:sz w:val="24"/>
          <w:szCs w:val="24"/>
          <w:lang w:val="en-US" w:eastAsia="zh-CN"/>
        </w:rPr>
      </w:pPr>
      <w:del w:id="1586" w:author="z'z" w:date="2026-07-07T14:25:52Z">
        <w:r>
          <w:rPr>
            <w:rFonts w:hint="default" w:ascii="宋体" w:hAnsi="宋体" w:eastAsia="宋体" w:cs="宋体"/>
            <w:sz w:val="24"/>
            <w:szCs w:val="24"/>
            <w:lang w:val="en-US" w:eastAsia="zh-CN"/>
          </w:rPr>
          <w:delText>△</w:delText>
        </w:r>
      </w:del>
      <w:del w:id="1587" w:author="z'z" w:date="2026-07-07T14:25:52Z">
        <w:r>
          <w:rPr>
            <w:rFonts w:hint="eastAsia" w:ascii="宋体" w:hAnsi="宋体" w:eastAsia="宋体" w:cs="宋体"/>
            <w:sz w:val="24"/>
            <w:szCs w:val="24"/>
            <w:lang w:val="en-US" w:eastAsia="zh-CN"/>
          </w:rPr>
          <w:delText>巴尔坎人狞笑着逼近。</w:delText>
        </w:r>
      </w:del>
    </w:p>
    <w:p w14:paraId="53B6D3A1">
      <w:pPr>
        <w:bidi w:val="0"/>
        <w:rPr>
          <w:del w:id="1588" w:author="z'z" w:date="2026-07-07T14:25:52Z"/>
          <w:rFonts w:hint="eastAsia" w:ascii="宋体" w:hAnsi="宋体" w:eastAsia="宋体" w:cs="宋体"/>
          <w:sz w:val="24"/>
          <w:szCs w:val="24"/>
          <w:lang w:val="en-US" w:eastAsia="zh-CN"/>
        </w:rPr>
      </w:pPr>
      <w:del w:id="1589" w:author="z'z" w:date="2026-07-07T14:25:52Z">
        <w:r>
          <w:rPr>
            <w:rFonts w:hint="default" w:ascii="宋体" w:hAnsi="宋体" w:eastAsia="宋体" w:cs="宋体"/>
            <w:sz w:val="24"/>
            <w:szCs w:val="24"/>
            <w:lang w:val="en-US" w:eastAsia="zh-CN"/>
          </w:rPr>
          <w:delText>巴尔坎</w:delText>
        </w:r>
      </w:del>
      <w:del w:id="1590" w:author="z'z" w:date="2026-07-07T14:25:52Z">
        <w:r>
          <w:rPr>
            <w:rFonts w:hint="eastAsia" w:ascii="宋体" w:hAnsi="宋体" w:eastAsia="宋体" w:cs="宋体"/>
            <w:sz w:val="24"/>
            <w:szCs w:val="24"/>
            <w:lang w:val="en-US" w:eastAsia="zh-CN"/>
          </w:rPr>
          <w:delText>A</w:delText>
        </w:r>
      </w:del>
      <w:del w:id="1591" w:author="z'z" w:date="2026-07-07T14:25:52Z">
        <w:r>
          <w:rPr>
            <w:rFonts w:hint="default" w:ascii="宋体" w:hAnsi="宋体" w:eastAsia="宋体" w:cs="宋体"/>
            <w:sz w:val="24"/>
            <w:szCs w:val="24"/>
            <w:lang w:val="en-US" w:eastAsia="zh-CN"/>
          </w:rPr>
          <w:delText>：高贵的公主，等会儿可别哭得太难看。</w:delText>
        </w:r>
      </w:del>
    </w:p>
    <w:p w14:paraId="19938B5E">
      <w:pPr>
        <w:bidi w:val="0"/>
        <w:rPr>
          <w:del w:id="1592" w:author="z'z" w:date="2026-07-07T14:25:52Z"/>
          <w:rFonts w:hint="eastAsia" w:ascii="宋体" w:hAnsi="宋体" w:eastAsia="宋体" w:cs="宋体"/>
          <w:sz w:val="24"/>
          <w:szCs w:val="24"/>
          <w:lang w:val="en-US" w:eastAsia="zh-CN"/>
        </w:rPr>
      </w:pPr>
      <w:del w:id="1593" w:author="z'z" w:date="2026-07-07T14:25:52Z">
        <w:r>
          <w:rPr>
            <w:rFonts w:hint="default" w:ascii="宋体" w:hAnsi="宋体" w:eastAsia="宋体" w:cs="宋体"/>
            <w:sz w:val="24"/>
            <w:szCs w:val="24"/>
            <w:lang w:val="en-US" w:eastAsia="zh-CN"/>
          </w:rPr>
          <w:delText>△莱拉拔出腰间短剑，摆出战斗姿态</w:delText>
        </w:r>
      </w:del>
      <w:del w:id="1594" w:author="z'z" w:date="2026-07-07T14:25:52Z">
        <w:r>
          <w:rPr>
            <w:rFonts w:hint="eastAsia" w:ascii="宋体" w:hAnsi="宋体" w:eastAsia="宋体" w:cs="宋体"/>
            <w:sz w:val="24"/>
            <w:szCs w:val="24"/>
            <w:lang w:val="en-US" w:eastAsia="zh-CN"/>
          </w:rPr>
          <w:delText>。</w:delText>
        </w:r>
      </w:del>
    </w:p>
    <w:p w14:paraId="2755EA46">
      <w:pPr>
        <w:bidi w:val="0"/>
        <w:rPr>
          <w:del w:id="1595" w:author="z'z" w:date="2026-07-07T14:25:52Z"/>
          <w:rFonts w:hint="default" w:ascii="宋体" w:hAnsi="宋体" w:eastAsia="宋体" w:cs="宋体"/>
          <w:sz w:val="24"/>
          <w:szCs w:val="24"/>
          <w:lang w:val="en-US" w:eastAsia="zh-CN"/>
        </w:rPr>
      </w:pPr>
      <w:del w:id="1596" w:author="z'z" w:date="2026-07-07T14:25:52Z">
        <w:r>
          <w:rPr>
            <w:rFonts w:hint="eastAsia" w:ascii="宋体" w:hAnsi="宋体" w:eastAsia="宋体" w:cs="宋体"/>
            <w:sz w:val="24"/>
            <w:szCs w:val="24"/>
            <w:lang w:val="en-US" w:eastAsia="zh-CN"/>
          </w:rPr>
          <w:delText>莱拉（怒斥）</w:delText>
        </w:r>
      </w:del>
      <w:del w:id="1597" w:author="z'z" w:date="2026-07-07T14:25:52Z">
        <w:r>
          <w:rPr>
            <w:rFonts w:hint="default" w:ascii="宋体" w:hAnsi="宋体" w:eastAsia="宋体" w:cs="宋体"/>
            <w:sz w:val="24"/>
            <w:szCs w:val="24"/>
            <w:lang w:val="en-US" w:eastAsia="zh-CN"/>
          </w:rPr>
          <w:delText>：勾结</w:delText>
        </w:r>
      </w:del>
      <w:del w:id="1598" w:author="z'z" w:date="2026-07-07T14:25:52Z">
        <w:r>
          <w:rPr>
            <w:rFonts w:hint="eastAsia" w:ascii="宋体" w:hAnsi="宋体" w:eastAsia="宋体" w:cs="宋体"/>
            <w:sz w:val="24"/>
            <w:szCs w:val="24"/>
            <w:lang w:val="en-US" w:eastAsia="zh-CN"/>
          </w:rPr>
          <w:delText>敌国</w:delText>
        </w:r>
      </w:del>
      <w:del w:id="1599" w:author="z'z" w:date="2026-07-07T14:25:52Z">
        <w:r>
          <w:rPr>
            <w:rFonts w:hint="default" w:ascii="宋体" w:hAnsi="宋体" w:eastAsia="宋体" w:cs="宋体"/>
            <w:sz w:val="24"/>
            <w:szCs w:val="24"/>
            <w:lang w:val="en-US" w:eastAsia="zh-CN"/>
          </w:rPr>
          <w:delText>残党，你想造反吗？！</w:delText>
        </w:r>
      </w:del>
    </w:p>
    <w:p w14:paraId="000DFB79">
      <w:pPr>
        <w:bidi w:val="0"/>
        <w:rPr>
          <w:del w:id="1600" w:author="z'z" w:date="2026-07-07T14:25:52Z"/>
          <w:rFonts w:hint="default" w:ascii="宋体" w:hAnsi="宋体" w:eastAsia="宋体" w:cs="宋体"/>
          <w:sz w:val="24"/>
          <w:szCs w:val="24"/>
          <w:lang w:val="en-US" w:eastAsia="zh-CN"/>
        </w:rPr>
      </w:pPr>
      <w:del w:id="1601" w:author="z'z" w:date="2026-07-07T14:25:52Z">
        <w:r>
          <w:rPr>
            <w:rFonts w:hint="default" w:ascii="宋体" w:hAnsi="宋体" w:eastAsia="宋体" w:cs="宋体"/>
            <w:sz w:val="24"/>
            <w:szCs w:val="24"/>
            <w:lang w:val="en-US" w:eastAsia="zh-CN"/>
          </w:rPr>
          <w:delText>奥兰（冷酷）：明天全城</w:delText>
        </w:r>
      </w:del>
      <w:del w:id="1602" w:author="z'z" w:date="2026-07-07T14:25:52Z">
        <w:r>
          <w:rPr>
            <w:rFonts w:hint="eastAsia" w:ascii="宋体" w:hAnsi="宋体" w:eastAsia="宋体" w:cs="宋体"/>
            <w:sz w:val="24"/>
            <w:szCs w:val="24"/>
            <w:lang w:val="en-US" w:eastAsia="zh-CN"/>
          </w:rPr>
          <w:delText>只</w:delText>
        </w:r>
      </w:del>
      <w:del w:id="1603" w:author="z'z" w:date="2026-07-07T14:25:52Z">
        <w:r>
          <w:rPr>
            <w:rFonts w:hint="default" w:ascii="宋体" w:hAnsi="宋体" w:eastAsia="宋体" w:cs="宋体"/>
            <w:sz w:val="24"/>
            <w:szCs w:val="24"/>
            <w:lang w:val="en-US" w:eastAsia="zh-CN"/>
          </w:rPr>
          <w:delText>会知道，莱拉公主大婚夜</w:delText>
        </w:r>
      </w:del>
      <w:del w:id="1604" w:author="z'z" w:date="2026-07-07T14:25:52Z">
        <w:r>
          <w:rPr>
            <w:rFonts w:hint="eastAsia" w:ascii="宋体" w:hAnsi="宋体" w:eastAsia="宋体" w:cs="宋体"/>
            <w:sz w:val="24"/>
            <w:szCs w:val="24"/>
            <w:lang w:val="en-US" w:eastAsia="zh-CN"/>
          </w:rPr>
          <w:delText>不幸</w:delText>
        </w:r>
      </w:del>
      <w:del w:id="1605" w:author="z'z" w:date="2026-07-07T14:25:52Z">
        <w:r>
          <w:rPr>
            <w:rFonts w:hint="default" w:ascii="宋体" w:hAnsi="宋体" w:eastAsia="宋体" w:cs="宋体"/>
            <w:sz w:val="24"/>
            <w:szCs w:val="24"/>
            <w:lang w:val="en-US" w:eastAsia="zh-CN"/>
          </w:rPr>
          <w:delText>遇刺身亡，给我拿下</w:delText>
        </w:r>
      </w:del>
      <w:del w:id="1606" w:author="z'z" w:date="2026-07-07T14:25:52Z">
        <w:r>
          <w:rPr>
            <w:rFonts w:hint="eastAsia" w:ascii="宋体" w:hAnsi="宋体" w:eastAsia="宋体" w:cs="宋体"/>
            <w:sz w:val="24"/>
            <w:szCs w:val="24"/>
            <w:lang w:val="en-US" w:eastAsia="zh-CN"/>
          </w:rPr>
          <w:delText>她</w:delText>
        </w:r>
      </w:del>
      <w:del w:id="1607" w:author="z'z" w:date="2026-07-07T14:25:52Z">
        <w:r>
          <w:rPr>
            <w:rFonts w:hint="default" w:ascii="宋体" w:hAnsi="宋体" w:eastAsia="宋体" w:cs="宋体"/>
            <w:sz w:val="24"/>
            <w:szCs w:val="24"/>
            <w:lang w:val="en-US" w:eastAsia="zh-CN"/>
          </w:rPr>
          <w:delText>！</w:delText>
        </w:r>
      </w:del>
    </w:p>
    <w:p w14:paraId="72BE2BFE">
      <w:pPr>
        <w:bidi w:val="0"/>
        <w:rPr>
          <w:del w:id="1608" w:author="z'z" w:date="2026-07-07T14:25:52Z"/>
          <w:rFonts w:hint="eastAsia" w:ascii="宋体" w:hAnsi="宋体" w:eastAsia="宋体" w:cs="宋体"/>
          <w:sz w:val="24"/>
          <w:szCs w:val="24"/>
          <w:lang w:val="en-US" w:eastAsia="zh-CN"/>
        </w:rPr>
      </w:pPr>
      <w:del w:id="1609" w:author="z'z" w:date="2026-07-07T14:25:52Z">
        <w:r>
          <w:rPr>
            <w:rFonts w:hint="default" w:ascii="宋体" w:hAnsi="宋体" w:eastAsia="宋体" w:cs="宋体"/>
            <w:sz w:val="24"/>
            <w:szCs w:val="24"/>
            <w:lang w:val="en-US" w:eastAsia="zh-CN"/>
          </w:rPr>
          <w:delText>△巴尔坎</w:delText>
        </w:r>
      </w:del>
      <w:del w:id="1610" w:author="z'z" w:date="2026-07-07T14:25:52Z">
        <w:r>
          <w:rPr>
            <w:rFonts w:hint="eastAsia" w:ascii="宋体" w:hAnsi="宋体" w:eastAsia="宋体" w:cs="宋体"/>
            <w:sz w:val="24"/>
            <w:szCs w:val="24"/>
            <w:lang w:val="en-US" w:eastAsia="zh-CN"/>
          </w:rPr>
          <w:delText>杀手</w:delText>
        </w:r>
      </w:del>
      <w:del w:id="1611" w:author="z'z" w:date="2026-07-07T14:25:52Z">
        <w:r>
          <w:rPr>
            <w:rFonts w:hint="default" w:ascii="宋体" w:hAnsi="宋体" w:eastAsia="宋体" w:cs="宋体"/>
            <w:sz w:val="24"/>
            <w:szCs w:val="24"/>
            <w:lang w:val="en-US" w:eastAsia="zh-CN"/>
          </w:rPr>
          <w:delText>如同饿狼般扑向莱拉</w:delText>
        </w:r>
      </w:del>
      <w:del w:id="1612" w:author="z'z" w:date="2026-07-07T14:25:52Z">
        <w:r>
          <w:rPr>
            <w:rFonts w:hint="eastAsia" w:ascii="宋体" w:hAnsi="宋体" w:eastAsia="宋体" w:cs="宋体"/>
            <w:sz w:val="24"/>
            <w:szCs w:val="24"/>
            <w:lang w:val="en-US" w:eastAsia="zh-CN"/>
          </w:rPr>
          <w:delText>！</w:delText>
        </w:r>
      </w:del>
    </w:p>
    <w:p w14:paraId="23BB4873">
      <w:pPr>
        <w:pStyle w:val="3"/>
        <w:bidi w:val="0"/>
        <w:rPr>
          <w:ins w:id="1613" w:author="z'z" w:date="2026-07-07T14:25:52Z"/>
          <w:rFonts w:hint="default" w:ascii="宋体" w:hAnsi="宋体" w:eastAsia="宋体" w:cs="宋体"/>
          <w:sz w:val="24"/>
          <w:szCs w:val="24"/>
          <w:lang w:val="en-US" w:eastAsia="zh-CN"/>
        </w:rPr>
      </w:pPr>
      <w:ins w:id="1614" w:author="z'z" w:date="2026-07-07T14:25:52Z">
        <w:r>
          <w:rPr>
            <w:rFonts w:hint="eastAsia"/>
            <w:lang w:val="en-US" w:eastAsia="zh-CN"/>
          </w:rPr>
          <w:t>第34集</w:t>
        </w:r>
      </w:ins>
    </w:p>
    <w:p w14:paraId="267A43C1">
      <w:pPr>
        <w:bidi w:val="0"/>
        <w:rPr>
          <w:ins w:id="1615" w:author="z'z" w:date="2026-07-07T14:25:52Z"/>
          <w:rFonts w:hint="default" w:ascii="宋体" w:hAnsi="宋体" w:eastAsia="宋体" w:cs="宋体"/>
          <w:b/>
          <w:bCs/>
          <w:sz w:val="24"/>
          <w:szCs w:val="24"/>
          <w:lang w:val="en-US" w:eastAsia="zh-CN"/>
        </w:rPr>
      </w:pPr>
      <w:ins w:id="1616" w:author="z'z" w:date="2026-07-07T14:25:52Z">
        <w:r>
          <w:rPr>
            <w:rFonts w:hint="default" w:ascii="宋体" w:hAnsi="宋体" w:eastAsia="宋体" w:cs="宋体"/>
            <w:b/>
            <w:bCs/>
            <w:sz w:val="24"/>
            <w:szCs w:val="24"/>
            <w:lang w:val="en-US" w:eastAsia="zh-CN"/>
          </w:rPr>
          <w:t>034-</w:t>
        </w:r>
      </w:ins>
      <w:ins w:id="1617" w:author="z'z" w:date="2026-07-07T14:25:52Z">
        <w:r>
          <w:rPr>
            <w:rFonts w:hint="eastAsia" w:ascii="宋体" w:hAnsi="宋体" w:eastAsia="宋体" w:cs="宋体"/>
            <w:b/>
            <w:bCs/>
            <w:sz w:val="24"/>
            <w:szCs w:val="24"/>
            <w:lang w:val="en-US" w:eastAsia="zh-CN"/>
          </w:rPr>
          <w:t>1</w:t>
        </w:r>
      </w:ins>
      <w:ins w:id="1618" w:author="z'z" w:date="2026-07-07T14:25:52Z">
        <w:r>
          <w:rPr>
            <w:rFonts w:hint="default" w:ascii="宋体" w:hAnsi="宋体" w:eastAsia="宋体" w:cs="宋体"/>
            <w:b/>
            <w:bCs/>
            <w:sz w:val="24"/>
            <w:szCs w:val="24"/>
            <w:lang w:val="en-US" w:eastAsia="zh-CN"/>
          </w:rPr>
          <w:t xml:space="preserve"> 公主寝殿/夜/内</w:t>
        </w:r>
      </w:ins>
    </w:p>
    <w:p w14:paraId="0591C1A6">
      <w:pPr>
        <w:bidi w:val="0"/>
        <w:rPr>
          <w:ins w:id="1619" w:author="z'z" w:date="2026-07-07T14:25:52Z"/>
          <w:rFonts w:hint="default" w:ascii="宋体" w:hAnsi="宋体" w:eastAsia="宋体" w:cs="宋体"/>
          <w:b/>
          <w:bCs/>
          <w:sz w:val="24"/>
          <w:szCs w:val="24"/>
          <w:lang w:val="en-US" w:eastAsia="zh-CN"/>
        </w:rPr>
      </w:pPr>
      <w:ins w:id="1620" w:author="z'z" w:date="2026-07-07T14:25:52Z">
        <w:r>
          <w:rPr>
            <w:rFonts w:hint="default" w:ascii="宋体" w:hAnsi="宋体" w:eastAsia="宋体" w:cs="宋体"/>
            <w:b/>
            <w:bCs/>
            <w:sz w:val="24"/>
            <w:szCs w:val="24"/>
            <w:lang w:val="en-US" w:eastAsia="zh-CN"/>
          </w:rPr>
          <w:t>人物：莱拉、侍女</w:t>
        </w:r>
      </w:ins>
    </w:p>
    <w:p w14:paraId="05245000">
      <w:pPr>
        <w:bidi w:val="0"/>
        <w:rPr>
          <w:ins w:id="1621" w:author="z'z" w:date="2026-07-07T14:25:52Z"/>
          <w:rFonts w:hint="default" w:ascii="宋体" w:hAnsi="宋体" w:eastAsia="宋体" w:cs="宋体"/>
          <w:sz w:val="24"/>
          <w:szCs w:val="24"/>
          <w:lang w:val="en-US" w:eastAsia="zh-CN"/>
        </w:rPr>
      </w:pPr>
      <w:ins w:id="1622" w:author="z'z" w:date="2026-07-07T14:25:52Z">
        <w:r>
          <w:rPr>
            <w:rFonts w:hint="default" w:ascii="宋体" w:hAnsi="宋体" w:eastAsia="宋体" w:cs="宋体"/>
            <w:sz w:val="24"/>
            <w:szCs w:val="24"/>
            <w:lang w:val="en-US" w:eastAsia="zh-CN"/>
          </w:rPr>
          <w:t>△寝殿内布置得喜庆奢华。莱拉穿着婚纱，神色间却带着一丝惆怅。</w:t>
        </w:r>
      </w:ins>
    </w:p>
    <w:p w14:paraId="5280621D">
      <w:pPr>
        <w:bidi w:val="0"/>
        <w:rPr>
          <w:ins w:id="1623" w:author="z'z" w:date="2026-07-07T14:25:52Z"/>
          <w:rFonts w:hint="default" w:ascii="宋体" w:hAnsi="宋体" w:eastAsia="宋体" w:cs="宋体"/>
          <w:sz w:val="24"/>
          <w:szCs w:val="24"/>
          <w:lang w:val="en-US" w:eastAsia="zh-CN"/>
        </w:rPr>
      </w:pPr>
      <w:ins w:id="1624" w:author="z'z" w:date="2026-07-07T14:25:52Z">
        <w:r>
          <w:rPr>
            <w:rFonts w:hint="default" w:ascii="宋体" w:hAnsi="宋体" w:eastAsia="宋体" w:cs="宋体"/>
            <w:sz w:val="24"/>
            <w:szCs w:val="24"/>
            <w:lang w:val="en-US" w:eastAsia="zh-CN"/>
          </w:rPr>
          <w:t>△侍女神色紧张地走上前，递上一个羊皮纸信封。</w:t>
        </w:r>
      </w:ins>
    </w:p>
    <w:p w14:paraId="2CF8DFC3">
      <w:pPr>
        <w:bidi w:val="0"/>
        <w:rPr>
          <w:ins w:id="1625" w:author="z'z" w:date="2026-07-07T14:25:52Z"/>
          <w:rFonts w:hint="default" w:ascii="宋体" w:hAnsi="宋体" w:eastAsia="宋体" w:cs="宋体"/>
          <w:sz w:val="24"/>
          <w:szCs w:val="24"/>
          <w:lang w:val="en-US" w:eastAsia="zh-CN"/>
        </w:rPr>
      </w:pPr>
      <w:ins w:id="1626" w:author="z'z" w:date="2026-07-07T14:25:52Z">
        <w:r>
          <w:rPr>
            <w:rFonts w:hint="default" w:ascii="宋体" w:hAnsi="宋体" w:eastAsia="宋体" w:cs="宋体"/>
            <w:sz w:val="24"/>
            <w:szCs w:val="24"/>
            <w:lang w:val="en-US" w:eastAsia="zh-CN"/>
          </w:rPr>
          <w:t>侍女：公主殿下，刚才有人在宫门外递交了这封信，说务必在婚前让您亲自拆阅。</w:t>
        </w:r>
      </w:ins>
    </w:p>
    <w:p w14:paraId="6ACAF75A">
      <w:pPr>
        <w:bidi w:val="0"/>
        <w:rPr>
          <w:ins w:id="1627" w:author="z'z" w:date="2026-07-07T14:25:52Z"/>
          <w:rFonts w:hint="default" w:ascii="宋体" w:hAnsi="宋体" w:eastAsia="宋体" w:cs="宋体"/>
          <w:sz w:val="24"/>
          <w:szCs w:val="24"/>
          <w:lang w:val="en-US" w:eastAsia="zh-CN"/>
        </w:rPr>
      </w:pPr>
      <w:ins w:id="1628" w:author="z'z" w:date="2026-07-07T14:25:52Z">
        <w:r>
          <w:rPr>
            <w:rFonts w:hint="default" w:ascii="宋体" w:hAnsi="宋体" w:eastAsia="宋体" w:cs="宋体"/>
            <w:sz w:val="24"/>
            <w:szCs w:val="24"/>
            <w:lang w:val="en-US" w:eastAsia="zh-CN"/>
          </w:rPr>
          <w:t>△莱拉微微皱眉，接过信封。</w:t>
        </w:r>
      </w:ins>
    </w:p>
    <w:p w14:paraId="2FB954C3">
      <w:pPr>
        <w:bidi w:val="0"/>
        <w:rPr>
          <w:ins w:id="1629" w:author="z'z" w:date="2026-07-07T14:25:52Z"/>
          <w:rFonts w:hint="default" w:ascii="宋体" w:hAnsi="宋体" w:eastAsia="宋体" w:cs="宋体"/>
          <w:sz w:val="24"/>
          <w:szCs w:val="24"/>
          <w:lang w:val="en-US" w:eastAsia="zh-CN"/>
        </w:rPr>
      </w:pPr>
      <w:ins w:id="1630" w:author="z'z" w:date="2026-07-07T14:25:52Z">
        <w:r>
          <w:rPr>
            <w:rFonts w:hint="default" w:ascii="宋体" w:hAnsi="宋体" w:eastAsia="宋体" w:cs="宋体"/>
            <w:sz w:val="24"/>
            <w:szCs w:val="24"/>
            <w:lang w:val="en-US" w:eastAsia="zh-CN"/>
          </w:rPr>
          <w:t>△【特写】信封上没有任何署名，封口处却印着一个幽蓝龙纹印记。</w:t>
        </w:r>
      </w:ins>
    </w:p>
    <w:p w14:paraId="0A3D326D">
      <w:pPr>
        <w:bidi w:val="0"/>
        <w:rPr>
          <w:ins w:id="1631" w:author="z'z" w:date="2026-07-07T14:25:52Z"/>
          <w:rFonts w:hint="default" w:ascii="宋体" w:hAnsi="宋体" w:eastAsia="宋体" w:cs="宋体"/>
          <w:sz w:val="24"/>
          <w:szCs w:val="24"/>
          <w:lang w:val="en-US" w:eastAsia="zh-CN"/>
        </w:rPr>
      </w:pPr>
      <w:ins w:id="1632" w:author="z'z" w:date="2026-07-07T14:25:52Z">
        <w:r>
          <w:rPr>
            <w:rFonts w:hint="default" w:ascii="宋体" w:hAnsi="宋体" w:eastAsia="宋体" w:cs="宋体"/>
            <w:sz w:val="24"/>
            <w:szCs w:val="24"/>
            <w:lang w:val="en-US" w:eastAsia="zh-CN"/>
          </w:rPr>
          <w:t>莱拉</w:t>
        </w:r>
      </w:ins>
      <w:ins w:id="1633" w:author="z'z" w:date="2026-07-07T14:25:52Z">
        <w:r>
          <w:rPr>
            <w:rFonts w:hint="eastAsia" w:ascii="宋体" w:hAnsi="宋体" w:eastAsia="宋体" w:cs="宋体"/>
            <w:sz w:val="24"/>
            <w:szCs w:val="24"/>
            <w:lang w:val="en-US" w:eastAsia="zh-CN"/>
          </w:rPr>
          <w:t>OS</w:t>
        </w:r>
      </w:ins>
      <w:ins w:id="1634" w:author="z'z" w:date="2026-07-07T14:25:52Z">
        <w:r>
          <w:rPr>
            <w:rFonts w:hint="default" w:ascii="宋体" w:hAnsi="宋体" w:eastAsia="宋体" w:cs="宋体"/>
            <w:sz w:val="24"/>
            <w:szCs w:val="24"/>
            <w:lang w:val="en-US" w:eastAsia="zh-CN"/>
          </w:rPr>
          <w:t>：这是</w:t>
        </w:r>
      </w:ins>
      <w:ins w:id="1635" w:author="z'z" w:date="2026-07-07T14:25:52Z">
        <w:r>
          <w:rPr>
            <w:rFonts w:hint="eastAsia" w:ascii="宋体" w:hAnsi="宋体" w:eastAsia="宋体" w:cs="宋体"/>
            <w:sz w:val="24"/>
            <w:szCs w:val="24"/>
            <w:lang w:val="en-US" w:eastAsia="zh-CN"/>
          </w:rPr>
          <w:t>......</w:t>
        </w:r>
      </w:ins>
      <w:ins w:id="1636" w:author="z'z" w:date="2026-07-07T14:25:52Z">
        <w:r>
          <w:rPr>
            <w:rFonts w:hint="default" w:ascii="宋体" w:hAnsi="宋体" w:eastAsia="宋体" w:cs="宋体"/>
            <w:sz w:val="24"/>
            <w:szCs w:val="24"/>
            <w:lang w:val="en-US" w:eastAsia="zh-CN"/>
          </w:rPr>
          <w:t>星云骑士的印记！</w:t>
        </w:r>
      </w:ins>
    </w:p>
    <w:p w14:paraId="12601A5D">
      <w:pPr>
        <w:bidi w:val="0"/>
        <w:rPr>
          <w:ins w:id="1637" w:author="z'z" w:date="2026-07-07T14:25:52Z"/>
          <w:rFonts w:hint="default" w:ascii="宋体" w:hAnsi="宋体" w:eastAsia="宋体" w:cs="宋体"/>
          <w:sz w:val="24"/>
          <w:szCs w:val="24"/>
          <w:lang w:val="en-US" w:eastAsia="zh-CN"/>
        </w:rPr>
      </w:pPr>
      <w:ins w:id="1638" w:author="z'z" w:date="2026-07-07T14:25:52Z">
        <w:r>
          <w:rPr>
            <w:rFonts w:hint="default" w:ascii="宋体" w:hAnsi="宋体" w:eastAsia="宋体" w:cs="宋体"/>
            <w:sz w:val="24"/>
            <w:szCs w:val="24"/>
            <w:lang w:val="en-US" w:eastAsia="zh-CN"/>
          </w:rPr>
          <w:t>△莱拉急忙拆开信件，信纸上只有简短的一行字。</w:t>
        </w:r>
      </w:ins>
    </w:p>
    <w:p w14:paraId="3BFD468E">
      <w:pPr>
        <w:bidi w:val="0"/>
        <w:rPr>
          <w:ins w:id="1639" w:author="z'z" w:date="2026-07-07T14:25:52Z"/>
          <w:rFonts w:hint="default" w:ascii="宋体" w:hAnsi="宋体" w:eastAsia="宋体" w:cs="宋体"/>
          <w:sz w:val="24"/>
          <w:szCs w:val="24"/>
          <w:lang w:val="en-US" w:eastAsia="zh-CN"/>
        </w:rPr>
      </w:pPr>
      <w:ins w:id="1640" w:author="z'z" w:date="2026-07-07T14:25:52Z">
        <w:r>
          <w:rPr>
            <w:rFonts w:hint="default" w:ascii="宋体" w:hAnsi="宋体" w:eastAsia="宋体" w:cs="宋体"/>
            <w:sz w:val="24"/>
            <w:szCs w:val="24"/>
            <w:lang w:val="en-US" w:eastAsia="zh-CN"/>
          </w:rPr>
          <w:t>莱拉（轻声念出）：若公主殿下想在大婚前见星云骑士最后一面，今晚独自前往皇宫外旧观星塔。</w:t>
        </w:r>
      </w:ins>
    </w:p>
    <w:p w14:paraId="313B19AF">
      <w:pPr>
        <w:bidi w:val="0"/>
        <w:rPr>
          <w:ins w:id="1641" w:author="z'z" w:date="2026-07-07T14:25:52Z"/>
          <w:rFonts w:hint="default" w:ascii="宋体" w:hAnsi="宋体" w:eastAsia="宋体" w:cs="宋体"/>
          <w:sz w:val="24"/>
          <w:szCs w:val="24"/>
          <w:lang w:val="en-US" w:eastAsia="zh-CN"/>
        </w:rPr>
      </w:pPr>
      <w:ins w:id="1642" w:author="z'z" w:date="2026-07-07T14:25:52Z">
        <w:r>
          <w:rPr>
            <w:rFonts w:hint="default" w:ascii="宋体" w:hAnsi="宋体" w:eastAsia="宋体" w:cs="宋体"/>
            <w:sz w:val="24"/>
            <w:szCs w:val="24"/>
            <w:lang w:val="en-US" w:eastAsia="zh-CN"/>
          </w:rPr>
          <w:t>△莱拉紧紧捏住信纸，</w:t>
        </w:r>
      </w:ins>
      <w:ins w:id="1643" w:author="z'z" w:date="2026-07-07T14:25:52Z">
        <w:r>
          <w:rPr>
            <w:rFonts w:hint="eastAsia" w:ascii="宋体" w:hAnsi="宋体" w:eastAsia="宋体" w:cs="宋体"/>
            <w:sz w:val="24"/>
            <w:szCs w:val="24"/>
            <w:lang w:val="en-US" w:eastAsia="zh-CN"/>
          </w:rPr>
          <w:t>咬着唇</w:t>
        </w:r>
      </w:ins>
      <w:ins w:id="1644" w:author="z'z" w:date="2026-07-07T14:25:52Z">
        <w:r>
          <w:rPr>
            <w:rFonts w:hint="default" w:ascii="宋体" w:hAnsi="宋体" w:eastAsia="宋体" w:cs="宋体"/>
            <w:sz w:val="24"/>
            <w:szCs w:val="24"/>
            <w:lang w:val="en-US" w:eastAsia="zh-CN"/>
          </w:rPr>
          <w:t>。</w:t>
        </w:r>
      </w:ins>
    </w:p>
    <w:p w14:paraId="6B171F19">
      <w:pPr>
        <w:bidi w:val="0"/>
        <w:rPr>
          <w:ins w:id="1645" w:author="z'z" w:date="2026-07-07T14:25:52Z"/>
          <w:rFonts w:hint="default" w:ascii="宋体" w:hAnsi="宋体" w:eastAsia="宋体" w:cs="宋体"/>
          <w:sz w:val="24"/>
          <w:szCs w:val="24"/>
          <w:lang w:val="en-US" w:eastAsia="zh-CN"/>
        </w:rPr>
      </w:pPr>
      <w:ins w:id="1646" w:author="z'z" w:date="2026-07-07T14:25:52Z">
        <w:r>
          <w:rPr>
            <w:rFonts w:hint="default" w:ascii="宋体" w:hAnsi="宋体" w:eastAsia="宋体" w:cs="宋体"/>
            <w:sz w:val="24"/>
            <w:szCs w:val="24"/>
            <w:lang w:val="en-US" w:eastAsia="zh-CN"/>
          </w:rPr>
          <w:t>莱拉OS：这很可能是个陷阱</w:t>
        </w:r>
      </w:ins>
      <w:ins w:id="1647" w:author="z'z" w:date="2026-07-07T14:25:52Z">
        <w:r>
          <w:rPr>
            <w:rFonts w:hint="eastAsia" w:ascii="宋体" w:hAnsi="宋体" w:eastAsia="宋体" w:cs="宋体"/>
            <w:sz w:val="24"/>
            <w:szCs w:val="24"/>
            <w:lang w:val="en-US" w:eastAsia="zh-CN"/>
          </w:rPr>
          <w:t>。</w:t>
        </w:r>
      </w:ins>
      <w:ins w:id="1648" w:author="z'z" w:date="2026-07-07T14:25:52Z">
        <w:r>
          <w:rPr>
            <w:rFonts w:hint="default" w:ascii="宋体" w:hAnsi="宋体" w:eastAsia="宋体" w:cs="宋体"/>
            <w:sz w:val="24"/>
            <w:szCs w:val="24"/>
            <w:lang w:val="en-US" w:eastAsia="zh-CN"/>
          </w:rPr>
          <w:t>可是如果我不去，或许这辈子都见不到他了</w:t>
        </w:r>
      </w:ins>
      <w:ins w:id="1649" w:author="z'z" w:date="2026-07-07T14:25:52Z">
        <w:r>
          <w:rPr>
            <w:rFonts w:hint="eastAsia" w:ascii="宋体" w:hAnsi="宋体" w:eastAsia="宋体" w:cs="宋体"/>
            <w:sz w:val="24"/>
            <w:szCs w:val="24"/>
            <w:lang w:val="en-US" w:eastAsia="zh-CN"/>
          </w:rPr>
          <w:t>......</w:t>
        </w:r>
      </w:ins>
    </w:p>
    <w:p w14:paraId="06AC911E">
      <w:pPr>
        <w:bidi w:val="0"/>
        <w:rPr>
          <w:ins w:id="1650" w:author="z'z" w:date="2026-07-07T14:25:52Z"/>
          <w:rFonts w:hint="default" w:ascii="宋体" w:hAnsi="宋体" w:eastAsia="宋体" w:cs="宋体"/>
          <w:sz w:val="24"/>
          <w:szCs w:val="24"/>
          <w:lang w:val="en-US" w:eastAsia="zh-CN"/>
        </w:rPr>
      </w:pPr>
      <w:ins w:id="1651" w:author="z'z" w:date="2026-07-07T14:25:52Z">
        <w:r>
          <w:rPr>
            <w:rFonts w:hint="default" w:ascii="宋体" w:hAnsi="宋体" w:eastAsia="宋体" w:cs="宋体"/>
            <w:sz w:val="24"/>
            <w:szCs w:val="24"/>
            <w:lang w:val="en-US" w:eastAsia="zh-CN"/>
          </w:rPr>
          <w:t>莱拉（深吸一口气）：我必须去弄清楚！</w:t>
        </w:r>
      </w:ins>
    </w:p>
    <w:p w14:paraId="13958E1B">
      <w:pPr>
        <w:bidi w:val="0"/>
        <w:rPr>
          <w:ins w:id="1652" w:author="z'z" w:date="2026-07-07T14:25:52Z"/>
          <w:rFonts w:hint="default" w:ascii="宋体" w:hAnsi="宋体" w:eastAsia="宋体" w:cs="宋体"/>
          <w:sz w:val="24"/>
          <w:szCs w:val="24"/>
          <w:lang w:val="en-US" w:eastAsia="zh-CN"/>
        </w:rPr>
      </w:pPr>
      <w:ins w:id="1653" w:author="z'z" w:date="2026-07-07T14:25:52Z">
        <w:r>
          <w:rPr>
            <w:rFonts w:hint="default" w:ascii="宋体" w:hAnsi="宋体" w:eastAsia="宋体" w:cs="宋体"/>
            <w:sz w:val="24"/>
            <w:szCs w:val="24"/>
            <w:lang w:val="en-US" w:eastAsia="zh-CN"/>
          </w:rPr>
          <w:t>△莱拉抬头看向侍女，恢复了公主的威严。</w:t>
        </w:r>
      </w:ins>
    </w:p>
    <w:p w14:paraId="36F5E6E7">
      <w:pPr>
        <w:bidi w:val="0"/>
        <w:rPr>
          <w:ins w:id="1654" w:author="z'z" w:date="2026-07-07T14:25:52Z"/>
          <w:rFonts w:hint="default" w:ascii="宋体" w:hAnsi="宋体" w:eastAsia="宋体" w:cs="宋体"/>
          <w:sz w:val="24"/>
          <w:szCs w:val="24"/>
          <w:lang w:val="en-US" w:eastAsia="zh-CN"/>
        </w:rPr>
      </w:pPr>
      <w:ins w:id="1655" w:author="z'z" w:date="2026-07-07T14:25:52Z">
        <w:r>
          <w:rPr>
            <w:rFonts w:hint="default" w:ascii="宋体" w:hAnsi="宋体" w:eastAsia="宋体" w:cs="宋体"/>
            <w:sz w:val="24"/>
            <w:szCs w:val="24"/>
            <w:lang w:val="en-US" w:eastAsia="zh-CN"/>
          </w:rPr>
          <w:t>莱拉：我有些乏了，要休息一会儿。你们都退下吧，没有我的允许，任何人不准进来。</w:t>
        </w:r>
      </w:ins>
    </w:p>
    <w:p w14:paraId="781E393A">
      <w:pPr>
        <w:bidi w:val="0"/>
        <w:rPr>
          <w:ins w:id="1656" w:author="z'z" w:date="2026-07-07T14:25:52Z"/>
          <w:rFonts w:hint="default" w:ascii="宋体" w:hAnsi="宋体" w:eastAsia="宋体" w:cs="宋体"/>
          <w:sz w:val="24"/>
          <w:szCs w:val="24"/>
          <w:lang w:val="en-US" w:eastAsia="zh-CN"/>
        </w:rPr>
      </w:pPr>
      <w:ins w:id="1657" w:author="z'z" w:date="2026-07-07T14:25:52Z">
        <w:r>
          <w:rPr>
            <w:rFonts w:hint="default" w:ascii="宋体" w:hAnsi="宋体" w:eastAsia="宋体" w:cs="宋体"/>
            <w:sz w:val="24"/>
            <w:szCs w:val="24"/>
            <w:lang w:val="en-US" w:eastAsia="zh-CN"/>
          </w:rPr>
          <w:t>侍女（低头）：是，殿下。</w:t>
        </w:r>
      </w:ins>
    </w:p>
    <w:p w14:paraId="1E1AD391">
      <w:pPr>
        <w:bidi w:val="0"/>
        <w:rPr>
          <w:ins w:id="1658" w:author="z'z" w:date="2026-07-07T14:25:52Z"/>
          <w:rFonts w:hint="default" w:ascii="宋体" w:hAnsi="宋体" w:eastAsia="宋体" w:cs="宋体"/>
          <w:sz w:val="24"/>
          <w:szCs w:val="24"/>
          <w:lang w:val="en-US" w:eastAsia="zh-CN"/>
        </w:rPr>
      </w:pPr>
      <w:ins w:id="1659" w:author="z'z" w:date="2026-07-07T14:25:52Z">
        <w:r>
          <w:rPr>
            <w:rFonts w:hint="default" w:ascii="宋体" w:hAnsi="宋体" w:eastAsia="宋体" w:cs="宋体"/>
            <w:sz w:val="24"/>
            <w:szCs w:val="24"/>
            <w:lang w:val="en-US" w:eastAsia="zh-CN"/>
          </w:rPr>
          <w:t>△侍女退下。莱拉迅速脱下婚纱，换上一身</w:t>
        </w:r>
      </w:ins>
      <w:ins w:id="1660" w:author="z'z" w:date="2026-07-07T14:25:52Z">
        <w:r>
          <w:rPr>
            <w:rFonts w:hint="eastAsia" w:ascii="宋体" w:hAnsi="宋体" w:eastAsia="宋体" w:cs="宋体"/>
            <w:sz w:val="24"/>
            <w:szCs w:val="24"/>
            <w:lang w:val="en-US" w:eastAsia="zh-CN"/>
          </w:rPr>
          <w:t>短装。</w:t>
        </w:r>
      </w:ins>
      <w:ins w:id="1661" w:author="z'z" w:date="2026-07-07T14:25:52Z">
        <w:r>
          <w:rPr>
            <w:rFonts w:hint="default" w:ascii="宋体" w:hAnsi="宋体" w:eastAsia="宋体" w:cs="宋体"/>
            <w:sz w:val="24"/>
            <w:szCs w:val="24"/>
            <w:lang w:val="en-US" w:eastAsia="zh-CN"/>
          </w:rPr>
          <w:t>随后推开窗户，</w:t>
        </w:r>
      </w:ins>
      <w:ins w:id="1662" w:author="z'z" w:date="2026-07-07T14:25:52Z">
        <w:r>
          <w:rPr>
            <w:rFonts w:hint="eastAsia" w:ascii="宋体" w:hAnsi="宋体" w:eastAsia="宋体" w:cs="宋体"/>
            <w:sz w:val="24"/>
            <w:szCs w:val="24"/>
            <w:lang w:val="en-US" w:eastAsia="zh-CN"/>
          </w:rPr>
          <w:t>一跃而出</w:t>
        </w:r>
      </w:ins>
      <w:ins w:id="1663" w:author="z'z" w:date="2026-07-07T14:25:52Z">
        <w:r>
          <w:rPr>
            <w:rFonts w:hint="default" w:ascii="宋体" w:hAnsi="宋体" w:eastAsia="宋体" w:cs="宋体"/>
            <w:sz w:val="24"/>
            <w:szCs w:val="24"/>
            <w:lang w:val="en-US" w:eastAsia="zh-CN"/>
          </w:rPr>
          <w:t>。</w:t>
        </w:r>
      </w:ins>
    </w:p>
    <w:p w14:paraId="64266193">
      <w:pPr>
        <w:bidi w:val="0"/>
        <w:rPr>
          <w:ins w:id="1664" w:author="z'z" w:date="2026-07-07T14:25:52Z"/>
          <w:rFonts w:hint="default" w:ascii="宋体" w:hAnsi="宋体" w:eastAsia="宋体" w:cs="宋体"/>
          <w:sz w:val="24"/>
          <w:szCs w:val="24"/>
          <w:lang w:val="en-US" w:eastAsia="zh-CN"/>
        </w:rPr>
      </w:pPr>
    </w:p>
    <w:p w14:paraId="6727DF18">
      <w:pPr>
        <w:bidi w:val="0"/>
        <w:rPr>
          <w:ins w:id="1665" w:author="z'z" w:date="2026-07-07T14:25:52Z"/>
          <w:rFonts w:hint="default" w:ascii="宋体" w:hAnsi="宋体" w:eastAsia="宋体" w:cs="宋体"/>
          <w:b/>
          <w:bCs/>
          <w:sz w:val="24"/>
          <w:szCs w:val="24"/>
          <w:lang w:val="en-US" w:eastAsia="zh-CN"/>
        </w:rPr>
      </w:pPr>
      <w:ins w:id="1666" w:author="z'z" w:date="2026-07-07T14:25:52Z">
        <w:r>
          <w:rPr>
            <w:rFonts w:hint="default" w:ascii="宋体" w:hAnsi="宋体" w:eastAsia="宋体" w:cs="宋体"/>
            <w:b/>
            <w:bCs/>
            <w:sz w:val="24"/>
            <w:szCs w:val="24"/>
            <w:lang w:val="en-US" w:eastAsia="zh-CN"/>
          </w:rPr>
          <w:t>034-</w:t>
        </w:r>
      </w:ins>
      <w:ins w:id="1667" w:author="z'z" w:date="2026-07-07T14:25:52Z">
        <w:r>
          <w:rPr>
            <w:rFonts w:hint="eastAsia" w:ascii="宋体" w:hAnsi="宋体" w:eastAsia="宋体" w:cs="宋体"/>
            <w:b/>
            <w:bCs/>
            <w:sz w:val="24"/>
            <w:szCs w:val="24"/>
            <w:lang w:val="en-US" w:eastAsia="zh-CN"/>
          </w:rPr>
          <w:t>2</w:t>
        </w:r>
      </w:ins>
      <w:ins w:id="1668" w:author="z'z" w:date="2026-07-07T14:25:52Z">
        <w:r>
          <w:rPr>
            <w:rFonts w:hint="default" w:ascii="宋体" w:hAnsi="宋体" w:eastAsia="宋体" w:cs="宋体"/>
            <w:b/>
            <w:bCs/>
            <w:sz w:val="24"/>
            <w:szCs w:val="24"/>
            <w:lang w:val="en-US" w:eastAsia="zh-CN"/>
          </w:rPr>
          <w:t xml:space="preserve"> 旧观星塔/夜/外</w:t>
        </w:r>
      </w:ins>
    </w:p>
    <w:p w14:paraId="3F20F684">
      <w:pPr>
        <w:bidi w:val="0"/>
        <w:rPr>
          <w:ins w:id="1669" w:author="z'z" w:date="2026-07-07T14:25:52Z"/>
          <w:rFonts w:hint="default" w:ascii="宋体" w:hAnsi="宋体" w:eastAsia="宋体" w:cs="宋体"/>
          <w:b/>
          <w:bCs/>
          <w:sz w:val="24"/>
          <w:szCs w:val="24"/>
          <w:lang w:val="en-US" w:eastAsia="zh-CN"/>
        </w:rPr>
      </w:pPr>
      <w:ins w:id="1670" w:author="z'z" w:date="2026-07-07T14:25:52Z">
        <w:r>
          <w:rPr>
            <w:rFonts w:hint="default" w:ascii="宋体" w:hAnsi="宋体" w:eastAsia="宋体" w:cs="宋体"/>
            <w:b/>
            <w:bCs/>
            <w:sz w:val="24"/>
            <w:szCs w:val="24"/>
            <w:lang w:val="en-US" w:eastAsia="zh-CN"/>
          </w:rPr>
          <w:t>人物：莱拉、奥兰、巴尔坎杀手们</w:t>
        </w:r>
      </w:ins>
    </w:p>
    <w:p w14:paraId="103EB4BD">
      <w:pPr>
        <w:bidi w:val="0"/>
        <w:rPr>
          <w:ins w:id="1671" w:author="z'z" w:date="2026-07-07T14:25:52Z"/>
          <w:rFonts w:hint="default" w:ascii="宋体" w:hAnsi="宋体" w:eastAsia="宋体" w:cs="宋体"/>
          <w:sz w:val="24"/>
          <w:szCs w:val="24"/>
          <w:lang w:val="en-US" w:eastAsia="zh-CN"/>
        </w:rPr>
      </w:pPr>
      <w:ins w:id="1672" w:author="z'z" w:date="2026-07-07T14:25:52Z">
        <w:r>
          <w:rPr>
            <w:rFonts w:hint="default" w:ascii="宋体" w:hAnsi="宋体" w:eastAsia="宋体" w:cs="宋体"/>
            <w:sz w:val="24"/>
            <w:szCs w:val="24"/>
            <w:lang w:val="en-US" w:eastAsia="zh-CN"/>
          </w:rPr>
          <w:t>△夜风呼啸，皇宫外的旧观星塔四周荒无人烟，杂草丛生，在月色下显得</w:t>
        </w:r>
      </w:ins>
      <w:ins w:id="1673" w:author="z'z" w:date="2026-07-07T14:25:52Z">
        <w:r>
          <w:rPr>
            <w:rFonts w:hint="eastAsia" w:ascii="宋体" w:hAnsi="宋体" w:eastAsia="宋体" w:cs="宋体"/>
            <w:sz w:val="24"/>
            <w:szCs w:val="24"/>
            <w:lang w:val="en-US" w:eastAsia="zh-CN"/>
          </w:rPr>
          <w:t>极其</w:t>
        </w:r>
      </w:ins>
      <w:ins w:id="1674" w:author="z'z" w:date="2026-07-07T14:25:52Z">
        <w:r>
          <w:rPr>
            <w:rFonts w:hint="default" w:ascii="宋体" w:hAnsi="宋体" w:eastAsia="宋体" w:cs="宋体"/>
            <w:sz w:val="24"/>
            <w:szCs w:val="24"/>
            <w:lang w:val="en-US" w:eastAsia="zh-CN"/>
          </w:rPr>
          <w:t>阴森。</w:t>
        </w:r>
      </w:ins>
    </w:p>
    <w:p w14:paraId="4E2111F5">
      <w:pPr>
        <w:bidi w:val="0"/>
        <w:rPr>
          <w:ins w:id="1675" w:author="z'z" w:date="2026-07-07T14:25:52Z"/>
          <w:rFonts w:hint="default" w:ascii="宋体" w:hAnsi="宋体" w:eastAsia="宋体" w:cs="宋体"/>
          <w:sz w:val="24"/>
          <w:szCs w:val="24"/>
          <w:lang w:val="en-US" w:eastAsia="zh-CN"/>
        </w:rPr>
      </w:pPr>
      <w:ins w:id="1676" w:author="z'z" w:date="2026-07-07T14:25:52Z">
        <w:r>
          <w:rPr>
            <w:rFonts w:hint="default" w:ascii="宋体" w:hAnsi="宋体" w:eastAsia="宋体" w:cs="宋体"/>
            <w:sz w:val="24"/>
            <w:szCs w:val="24"/>
            <w:lang w:val="en-US" w:eastAsia="zh-CN"/>
          </w:rPr>
          <w:t>△莱拉警惕地来到塔下，环顾四周，空无一人。</w:t>
        </w:r>
      </w:ins>
    </w:p>
    <w:p w14:paraId="23C9AEC9">
      <w:pPr>
        <w:bidi w:val="0"/>
        <w:rPr>
          <w:ins w:id="1677" w:author="z'z" w:date="2026-07-07T14:25:52Z"/>
          <w:rFonts w:hint="default" w:ascii="宋体" w:hAnsi="宋体" w:eastAsia="宋体" w:cs="宋体"/>
          <w:sz w:val="24"/>
          <w:szCs w:val="24"/>
          <w:lang w:val="en-US" w:eastAsia="zh-CN"/>
        </w:rPr>
      </w:pPr>
      <w:ins w:id="1678" w:author="z'z" w:date="2026-07-07T14:25:52Z">
        <w:r>
          <w:rPr>
            <w:rFonts w:hint="default" w:ascii="宋体" w:hAnsi="宋体" w:eastAsia="宋体" w:cs="宋体"/>
            <w:sz w:val="24"/>
            <w:szCs w:val="24"/>
            <w:lang w:val="en-US" w:eastAsia="zh-CN"/>
          </w:rPr>
          <w:t>莱拉（试探地喊道）：星云骑士？你在吗？</w:t>
        </w:r>
      </w:ins>
    </w:p>
    <w:p w14:paraId="6B5D698C">
      <w:pPr>
        <w:bidi w:val="0"/>
        <w:rPr>
          <w:ins w:id="1679" w:author="z'z" w:date="2026-07-07T14:25:52Z"/>
          <w:rFonts w:hint="default" w:ascii="宋体" w:hAnsi="宋体" w:eastAsia="宋体" w:cs="宋体"/>
          <w:sz w:val="24"/>
          <w:szCs w:val="24"/>
          <w:lang w:val="en-US" w:eastAsia="zh-CN"/>
        </w:rPr>
      </w:pPr>
      <w:ins w:id="1680" w:author="z'z" w:date="2026-07-07T14:25:52Z">
        <w:r>
          <w:rPr>
            <w:rFonts w:hint="default" w:ascii="宋体" w:hAnsi="宋体" w:eastAsia="宋体" w:cs="宋体"/>
            <w:sz w:val="24"/>
            <w:szCs w:val="24"/>
            <w:lang w:val="en-US" w:eastAsia="zh-CN"/>
          </w:rPr>
          <w:t>△四周除了风声，没有任何回应。</w:t>
        </w:r>
      </w:ins>
    </w:p>
    <w:p w14:paraId="31998DFC">
      <w:pPr>
        <w:bidi w:val="0"/>
        <w:rPr>
          <w:ins w:id="1681" w:author="z'z" w:date="2026-07-07T14:25:52Z"/>
          <w:rFonts w:hint="default" w:ascii="宋体" w:hAnsi="宋体" w:eastAsia="宋体" w:cs="宋体"/>
          <w:sz w:val="24"/>
          <w:szCs w:val="24"/>
          <w:lang w:val="en-US" w:eastAsia="zh-CN"/>
        </w:rPr>
      </w:pPr>
      <w:ins w:id="1682" w:author="z'z" w:date="2026-07-07T14:25:52Z">
        <w:r>
          <w:rPr>
            <w:rFonts w:hint="default" w:ascii="宋体" w:hAnsi="宋体" w:eastAsia="宋体" w:cs="宋体"/>
            <w:sz w:val="24"/>
            <w:szCs w:val="24"/>
            <w:lang w:val="en-US" w:eastAsia="zh-CN"/>
          </w:rPr>
          <w:t>莱拉OS：不对劲！这里根本没有人来过的痕迹！</w:t>
        </w:r>
      </w:ins>
    </w:p>
    <w:p w14:paraId="701E0C0B">
      <w:pPr>
        <w:bidi w:val="0"/>
        <w:rPr>
          <w:ins w:id="1683" w:author="z'z" w:date="2026-07-07T14:25:52Z"/>
          <w:rFonts w:hint="default" w:ascii="宋体" w:hAnsi="宋体" w:eastAsia="宋体" w:cs="宋体"/>
          <w:sz w:val="24"/>
          <w:szCs w:val="24"/>
          <w:lang w:val="en-US" w:eastAsia="zh-CN"/>
        </w:rPr>
      </w:pPr>
      <w:ins w:id="1684" w:author="z'z" w:date="2026-07-07T14:25:52Z">
        <w:r>
          <w:rPr>
            <w:rFonts w:hint="default" w:ascii="宋体" w:hAnsi="宋体" w:eastAsia="宋体" w:cs="宋体"/>
            <w:sz w:val="24"/>
            <w:szCs w:val="24"/>
            <w:lang w:val="en-US" w:eastAsia="zh-CN"/>
          </w:rPr>
          <w:t>△莱拉猛地转身，准备撤离。</w:t>
        </w:r>
      </w:ins>
    </w:p>
    <w:p w14:paraId="1655FE18">
      <w:pPr>
        <w:bidi w:val="0"/>
        <w:rPr>
          <w:ins w:id="1685" w:author="z'z" w:date="2026-07-07T14:25:52Z"/>
          <w:rFonts w:hint="default" w:ascii="宋体" w:hAnsi="宋体" w:eastAsia="宋体" w:cs="宋体"/>
          <w:sz w:val="24"/>
          <w:szCs w:val="24"/>
          <w:lang w:val="en-US" w:eastAsia="zh-CN"/>
        </w:rPr>
      </w:pPr>
      <w:ins w:id="1686" w:author="z'z" w:date="2026-07-07T14:25:52Z">
        <w:r>
          <w:rPr>
            <w:rFonts w:hint="default" w:ascii="宋体" w:hAnsi="宋体" w:eastAsia="宋体" w:cs="宋体"/>
            <w:sz w:val="24"/>
            <w:szCs w:val="24"/>
            <w:lang w:val="en-US" w:eastAsia="zh-CN"/>
          </w:rPr>
          <w:t>△突然，四周亮起了</w:t>
        </w:r>
      </w:ins>
      <w:ins w:id="1687" w:author="z'z" w:date="2026-07-07T14:25:52Z">
        <w:r>
          <w:rPr>
            <w:rFonts w:hint="eastAsia" w:ascii="宋体" w:hAnsi="宋体" w:eastAsia="宋体" w:cs="宋体"/>
            <w:sz w:val="24"/>
            <w:szCs w:val="24"/>
            <w:lang w:val="en-US" w:eastAsia="zh-CN"/>
          </w:rPr>
          <w:t>三道魔力凝聚而成的蓝火，三个</w:t>
        </w:r>
      </w:ins>
      <w:ins w:id="1688" w:author="z'z" w:date="2026-07-07T14:25:52Z">
        <w:r>
          <w:rPr>
            <w:rFonts w:hint="default" w:ascii="宋体" w:hAnsi="宋体" w:eastAsia="宋体" w:cs="宋体"/>
            <w:sz w:val="24"/>
            <w:szCs w:val="24"/>
            <w:lang w:val="en-US" w:eastAsia="zh-CN"/>
          </w:rPr>
          <w:t>巴尔坎人从阴影中缓缓走出，</w:t>
        </w:r>
      </w:ins>
      <w:ins w:id="1689" w:author="z'z" w:date="2026-07-07T14:25:52Z">
        <w:r>
          <w:rPr>
            <w:rFonts w:hint="eastAsia" w:ascii="宋体" w:hAnsi="宋体" w:eastAsia="宋体" w:cs="宋体"/>
            <w:sz w:val="24"/>
            <w:szCs w:val="24"/>
            <w:lang w:val="en-US" w:eastAsia="zh-CN"/>
          </w:rPr>
          <w:t>正是萨鲁克和其他两名巴尔坎人！</w:t>
        </w:r>
      </w:ins>
    </w:p>
    <w:p w14:paraId="69785853">
      <w:pPr>
        <w:bidi w:val="0"/>
        <w:rPr>
          <w:ins w:id="1690" w:author="z'z" w:date="2026-07-07T14:25:52Z"/>
          <w:rFonts w:hint="default" w:ascii="宋体" w:hAnsi="宋体" w:eastAsia="宋体" w:cs="宋体"/>
          <w:sz w:val="24"/>
          <w:szCs w:val="24"/>
          <w:lang w:val="en-US" w:eastAsia="zh-CN"/>
        </w:rPr>
      </w:pPr>
      <w:ins w:id="1691" w:author="z'z" w:date="2026-07-07T14:25:52Z">
        <w:r>
          <w:rPr>
            <w:rFonts w:hint="default" w:ascii="宋体" w:hAnsi="宋体" w:eastAsia="宋体" w:cs="宋体"/>
            <w:sz w:val="24"/>
            <w:szCs w:val="24"/>
            <w:lang w:val="en-US" w:eastAsia="zh-CN"/>
          </w:rPr>
          <w:t>△奥兰从巴尔坎</w:t>
        </w:r>
      </w:ins>
      <w:ins w:id="1692" w:author="z'z" w:date="2026-07-07T14:25:52Z">
        <w:r>
          <w:rPr>
            <w:rFonts w:hint="eastAsia" w:ascii="宋体" w:hAnsi="宋体" w:eastAsia="宋体" w:cs="宋体"/>
            <w:sz w:val="24"/>
            <w:szCs w:val="24"/>
            <w:lang w:val="en-US" w:eastAsia="zh-CN"/>
          </w:rPr>
          <w:t>人</w:t>
        </w:r>
      </w:ins>
      <w:ins w:id="1693" w:author="z'z" w:date="2026-07-07T14:25:52Z">
        <w:r>
          <w:rPr>
            <w:rFonts w:hint="default" w:ascii="宋体" w:hAnsi="宋体" w:eastAsia="宋体" w:cs="宋体"/>
            <w:sz w:val="24"/>
            <w:szCs w:val="24"/>
            <w:lang w:val="en-US" w:eastAsia="zh-CN"/>
          </w:rPr>
          <w:t>后方缓步走出</w:t>
        </w:r>
      </w:ins>
      <w:ins w:id="1694" w:author="z'z" w:date="2026-07-07T14:25:52Z">
        <w:r>
          <w:rPr>
            <w:rFonts w:hint="eastAsia" w:ascii="宋体" w:hAnsi="宋体" w:eastAsia="宋体" w:cs="宋体"/>
            <w:sz w:val="24"/>
            <w:szCs w:val="24"/>
            <w:lang w:val="en-US" w:eastAsia="zh-CN"/>
          </w:rPr>
          <w:t>，发出得逞的笑声</w:t>
        </w:r>
      </w:ins>
      <w:ins w:id="1695" w:author="z'z" w:date="2026-07-07T14:25:52Z">
        <w:r>
          <w:rPr>
            <w:rFonts w:hint="default" w:ascii="宋体" w:hAnsi="宋体" w:eastAsia="宋体" w:cs="宋体"/>
            <w:sz w:val="24"/>
            <w:szCs w:val="24"/>
            <w:lang w:val="en-US" w:eastAsia="zh-CN"/>
          </w:rPr>
          <w:t>。</w:t>
        </w:r>
      </w:ins>
    </w:p>
    <w:p w14:paraId="322C923F">
      <w:pPr>
        <w:bidi w:val="0"/>
        <w:rPr>
          <w:ins w:id="1696" w:author="z'z" w:date="2026-07-07T14:25:52Z"/>
          <w:rFonts w:hint="default" w:ascii="宋体" w:hAnsi="宋体" w:eastAsia="宋体" w:cs="宋体"/>
          <w:sz w:val="24"/>
          <w:szCs w:val="24"/>
          <w:lang w:val="en-US" w:eastAsia="zh-CN"/>
        </w:rPr>
      </w:pPr>
      <w:ins w:id="1697" w:author="z'z" w:date="2026-07-07T14:25:52Z">
        <w:r>
          <w:rPr>
            <w:rFonts w:hint="default" w:ascii="宋体" w:hAnsi="宋体" w:eastAsia="宋体" w:cs="宋体"/>
            <w:sz w:val="24"/>
            <w:szCs w:val="24"/>
            <w:lang w:val="en-US" w:eastAsia="zh-CN"/>
          </w:rPr>
          <w:t>奥兰（阴险）：公主殿下，大婚之夜不在宫里待着，跑到这荒郊野岭来，真是好兴致啊。</w:t>
        </w:r>
      </w:ins>
    </w:p>
    <w:p w14:paraId="6F58BC07">
      <w:pPr>
        <w:bidi w:val="0"/>
        <w:rPr>
          <w:ins w:id="1698" w:author="z'z" w:date="2026-07-07T14:25:52Z"/>
          <w:rFonts w:hint="default" w:ascii="宋体" w:hAnsi="宋体" w:eastAsia="宋体" w:cs="宋体"/>
          <w:sz w:val="24"/>
          <w:szCs w:val="24"/>
          <w:lang w:val="en-US" w:eastAsia="zh-CN"/>
        </w:rPr>
      </w:pPr>
      <w:ins w:id="1699" w:author="z'z" w:date="2026-07-07T14:25:52Z">
        <w:r>
          <w:rPr>
            <w:rFonts w:hint="default" w:ascii="宋体" w:hAnsi="宋体" w:eastAsia="宋体" w:cs="宋体"/>
            <w:sz w:val="24"/>
            <w:szCs w:val="24"/>
            <w:lang w:val="en-US" w:eastAsia="zh-CN"/>
          </w:rPr>
          <w:t>莱拉（眼神凌厉）：是你！那封密信是你伪造的！</w:t>
        </w:r>
      </w:ins>
    </w:p>
    <w:p w14:paraId="318EAF2A">
      <w:pPr>
        <w:bidi w:val="0"/>
        <w:rPr>
          <w:ins w:id="1700" w:author="z'z" w:date="2026-07-07T14:25:52Z"/>
          <w:rFonts w:hint="default" w:ascii="宋体" w:hAnsi="宋体" w:eastAsia="宋体" w:cs="宋体"/>
          <w:sz w:val="24"/>
          <w:szCs w:val="24"/>
          <w:lang w:val="en-US" w:eastAsia="zh-CN"/>
        </w:rPr>
      </w:pPr>
      <w:ins w:id="1701" w:author="z'z" w:date="2026-07-07T14:25:52Z">
        <w:r>
          <w:rPr>
            <w:rFonts w:hint="default" w:ascii="宋体" w:hAnsi="宋体" w:eastAsia="宋体" w:cs="宋体"/>
            <w:sz w:val="24"/>
            <w:szCs w:val="24"/>
            <w:lang w:val="en-US" w:eastAsia="zh-CN"/>
          </w:rPr>
          <w:t>奥兰：哈哈哈！伪造？不，只要能把公主殿下骗出皇宫，这封信就是真的。</w:t>
        </w:r>
      </w:ins>
    </w:p>
    <w:p w14:paraId="1D8768BD">
      <w:pPr>
        <w:bidi w:val="0"/>
        <w:rPr>
          <w:ins w:id="1702" w:author="z'z" w:date="2026-07-07T14:25:52Z"/>
          <w:rFonts w:hint="default" w:ascii="宋体" w:hAnsi="宋体" w:eastAsia="宋体" w:cs="宋体"/>
          <w:sz w:val="24"/>
          <w:szCs w:val="24"/>
          <w:lang w:val="en-US" w:eastAsia="zh-CN"/>
        </w:rPr>
      </w:pPr>
      <w:ins w:id="1703" w:author="z'z" w:date="2026-07-07T14:25:52Z">
        <w:r>
          <w:rPr>
            <w:rFonts w:hint="default" w:ascii="宋体" w:hAnsi="宋体" w:eastAsia="宋体" w:cs="宋体"/>
            <w:sz w:val="24"/>
            <w:szCs w:val="24"/>
            <w:lang w:val="en-US" w:eastAsia="zh-CN"/>
          </w:rPr>
          <w:t>△【特写】巴尔坎</w:t>
        </w:r>
      </w:ins>
      <w:ins w:id="1704" w:author="z'z" w:date="2026-07-07T14:25:52Z">
        <w:r>
          <w:rPr>
            <w:rFonts w:hint="eastAsia" w:ascii="宋体" w:hAnsi="宋体" w:eastAsia="宋体" w:cs="宋体"/>
            <w:sz w:val="24"/>
            <w:szCs w:val="24"/>
            <w:lang w:val="en-US" w:eastAsia="zh-CN"/>
          </w:rPr>
          <w:t>B</w:t>
        </w:r>
      </w:ins>
      <w:ins w:id="1705" w:author="z'z" w:date="2026-07-07T14:25:52Z">
        <w:r>
          <w:rPr>
            <w:rFonts w:hint="default" w:ascii="宋体" w:hAnsi="宋体" w:eastAsia="宋体" w:cs="宋体"/>
            <w:sz w:val="24"/>
            <w:szCs w:val="24"/>
            <w:lang w:val="en-US" w:eastAsia="zh-CN"/>
          </w:rPr>
          <w:t>举起弯刀，刀锋在月光下闪烁着寒芒。</w:t>
        </w:r>
      </w:ins>
    </w:p>
    <w:p w14:paraId="6D15ADBB">
      <w:pPr>
        <w:bidi w:val="0"/>
        <w:rPr>
          <w:ins w:id="1706" w:author="z'z" w:date="2026-07-07T14:25:52Z"/>
          <w:rFonts w:hint="eastAsia" w:ascii="宋体" w:hAnsi="宋体" w:eastAsia="宋体" w:cs="宋体"/>
          <w:sz w:val="24"/>
          <w:szCs w:val="24"/>
          <w:lang w:val="en-US" w:eastAsia="zh-CN"/>
        </w:rPr>
      </w:pPr>
      <w:ins w:id="1707" w:author="z'z" w:date="2026-07-07T14:25:52Z">
        <w:r>
          <w:rPr>
            <w:rFonts w:hint="default" w:ascii="宋体" w:hAnsi="宋体" w:eastAsia="宋体" w:cs="宋体"/>
            <w:sz w:val="24"/>
            <w:szCs w:val="24"/>
            <w:lang w:val="en-US" w:eastAsia="zh-CN"/>
          </w:rPr>
          <w:t>△</w:t>
        </w:r>
      </w:ins>
      <w:ins w:id="1708" w:author="z'z" w:date="2026-07-07T14:25:52Z">
        <w:r>
          <w:rPr>
            <w:rFonts w:hint="eastAsia" w:ascii="宋体" w:hAnsi="宋体" w:eastAsia="宋体" w:cs="宋体"/>
            <w:sz w:val="24"/>
            <w:szCs w:val="24"/>
            <w:lang w:val="en-US" w:eastAsia="zh-CN"/>
          </w:rPr>
          <w:t>巴尔坎人狞笑着逼近。</w:t>
        </w:r>
      </w:ins>
    </w:p>
    <w:p w14:paraId="53005EAC">
      <w:pPr>
        <w:bidi w:val="0"/>
        <w:rPr>
          <w:ins w:id="1709" w:author="z'z" w:date="2026-07-07T14:25:52Z"/>
          <w:rFonts w:hint="eastAsia" w:ascii="宋体" w:hAnsi="宋体" w:eastAsia="宋体" w:cs="宋体"/>
          <w:sz w:val="24"/>
          <w:szCs w:val="24"/>
          <w:lang w:val="en-US" w:eastAsia="zh-CN"/>
        </w:rPr>
      </w:pPr>
      <w:ins w:id="1710" w:author="z'z" w:date="2026-07-07T14:25:52Z">
        <w:r>
          <w:rPr>
            <w:rFonts w:hint="default" w:ascii="宋体" w:hAnsi="宋体" w:eastAsia="宋体" w:cs="宋体"/>
            <w:sz w:val="24"/>
            <w:szCs w:val="24"/>
            <w:lang w:val="en-US" w:eastAsia="zh-CN"/>
          </w:rPr>
          <w:t>巴尔坎</w:t>
        </w:r>
      </w:ins>
      <w:ins w:id="1711" w:author="z'z" w:date="2026-07-07T14:25:52Z">
        <w:r>
          <w:rPr>
            <w:rFonts w:hint="eastAsia" w:ascii="宋体" w:hAnsi="宋体" w:eastAsia="宋体" w:cs="宋体"/>
            <w:sz w:val="24"/>
            <w:szCs w:val="24"/>
            <w:lang w:val="en-US" w:eastAsia="zh-CN"/>
          </w:rPr>
          <w:t>A</w:t>
        </w:r>
      </w:ins>
      <w:ins w:id="1712" w:author="z'z" w:date="2026-07-07T14:25:52Z">
        <w:r>
          <w:rPr>
            <w:rFonts w:hint="default" w:ascii="宋体" w:hAnsi="宋体" w:eastAsia="宋体" w:cs="宋体"/>
            <w:sz w:val="24"/>
            <w:szCs w:val="24"/>
            <w:lang w:val="en-US" w:eastAsia="zh-CN"/>
          </w:rPr>
          <w:t>：高贵的公主，等会儿可别哭得太难看。</w:t>
        </w:r>
      </w:ins>
    </w:p>
    <w:p w14:paraId="6150CB54">
      <w:pPr>
        <w:bidi w:val="0"/>
        <w:rPr>
          <w:ins w:id="1713" w:author="z'z" w:date="2026-07-07T14:25:52Z"/>
          <w:rFonts w:hint="eastAsia" w:ascii="宋体" w:hAnsi="宋体" w:eastAsia="宋体" w:cs="宋体"/>
          <w:sz w:val="24"/>
          <w:szCs w:val="24"/>
          <w:lang w:val="en-US" w:eastAsia="zh-CN"/>
        </w:rPr>
      </w:pPr>
      <w:ins w:id="1714" w:author="z'z" w:date="2026-07-07T14:25:52Z">
        <w:r>
          <w:rPr>
            <w:rFonts w:hint="default" w:ascii="宋体" w:hAnsi="宋体" w:eastAsia="宋体" w:cs="宋体"/>
            <w:sz w:val="24"/>
            <w:szCs w:val="24"/>
            <w:lang w:val="en-US" w:eastAsia="zh-CN"/>
          </w:rPr>
          <w:t>△莱拉拔出腰间短剑，摆出战斗姿态</w:t>
        </w:r>
      </w:ins>
      <w:ins w:id="1715" w:author="z'z" w:date="2026-07-07T14:25:52Z">
        <w:r>
          <w:rPr>
            <w:rFonts w:hint="eastAsia" w:ascii="宋体" w:hAnsi="宋体" w:eastAsia="宋体" w:cs="宋体"/>
            <w:sz w:val="24"/>
            <w:szCs w:val="24"/>
            <w:lang w:val="en-US" w:eastAsia="zh-CN"/>
          </w:rPr>
          <w:t>。</w:t>
        </w:r>
      </w:ins>
    </w:p>
    <w:p w14:paraId="2D739501">
      <w:pPr>
        <w:bidi w:val="0"/>
        <w:rPr>
          <w:ins w:id="1716" w:author="z'z" w:date="2026-07-07T14:25:52Z"/>
          <w:rFonts w:hint="default" w:ascii="宋体" w:hAnsi="宋体" w:eastAsia="宋体" w:cs="宋体"/>
          <w:sz w:val="24"/>
          <w:szCs w:val="24"/>
          <w:lang w:val="en-US" w:eastAsia="zh-CN"/>
        </w:rPr>
      </w:pPr>
      <w:ins w:id="1717" w:author="z'z" w:date="2026-07-07T14:25:52Z">
        <w:r>
          <w:rPr>
            <w:rFonts w:hint="eastAsia" w:ascii="宋体" w:hAnsi="宋体" w:eastAsia="宋体" w:cs="宋体"/>
            <w:sz w:val="24"/>
            <w:szCs w:val="24"/>
            <w:lang w:val="en-US" w:eastAsia="zh-CN"/>
          </w:rPr>
          <w:t>莱拉（怒斥）</w:t>
        </w:r>
      </w:ins>
      <w:ins w:id="1718" w:author="z'z" w:date="2026-07-07T14:25:52Z">
        <w:r>
          <w:rPr>
            <w:rFonts w:hint="default" w:ascii="宋体" w:hAnsi="宋体" w:eastAsia="宋体" w:cs="宋体"/>
            <w:sz w:val="24"/>
            <w:szCs w:val="24"/>
            <w:lang w:val="en-US" w:eastAsia="zh-CN"/>
          </w:rPr>
          <w:t>：勾结</w:t>
        </w:r>
      </w:ins>
      <w:ins w:id="1719" w:author="z'z" w:date="2026-07-07T14:25:52Z">
        <w:r>
          <w:rPr>
            <w:rFonts w:hint="eastAsia" w:ascii="宋体" w:hAnsi="宋体" w:eastAsia="宋体" w:cs="宋体"/>
            <w:sz w:val="24"/>
            <w:szCs w:val="24"/>
            <w:lang w:val="en-US" w:eastAsia="zh-CN"/>
          </w:rPr>
          <w:t>敌国</w:t>
        </w:r>
      </w:ins>
      <w:ins w:id="1720" w:author="z'z" w:date="2026-07-07T14:25:52Z">
        <w:r>
          <w:rPr>
            <w:rFonts w:hint="default" w:ascii="宋体" w:hAnsi="宋体" w:eastAsia="宋体" w:cs="宋体"/>
            <w:sz w:val="24"/>
            <w:szCs w:val="24"/>
            <w:lang w:val="en-US" w:eastAsia="zh-CN"/>
          </w:rPr>
          <w:t>残党，你想造反吗？！</w:t>
        </w:r>
      </w:ins>
    </w:p>
    <w:p w14:paraId="730BF84E">
      <w:pPr>
        <w:bidi w:val="0"/>
        <w:rPr>
          <w:ins w:id="1721" w:author="z'z" w:date="2026-07-07T14:25:52Z"/>
          <w:rFonts w:hint="default" w:ascii="宋体" w:hAnsi="宋体" w:eastAsia="宋体" w:cs="宋体"/>
          <w:sz w:val="24"/>
          <w:szCs w:val="24"/>
          <w:lang w:val="en-US" w:eastAsia="zh-CN"/>
        </w:rPr>
      </w:pPr>
      <w:ins w:id="1722" w:author="z'z" w:date="2026-07-07T14:25:52Z">
        <w:r>
          <w:rPr>
            <w:rFonts w:hint="default" w:ascii="宋体" w:hAnsi="宋体" w:eastAsia="宋体" w:cs="宋体"/>
            <w:sz w:val="24"/>
            <w:szCs w:val="24"/>
            <w:lang w:val="en-US" w:eastAsia="zh-CN"/>
          </w:rPr>
          <w:t>奥兰（冷酷）：明天全城</w:t>
        </w:r>
      </w:ins>
      <w:ins w:id="1723" w:author="z'z" w:date="2026-07-07T14:25:52Z">
        <w:r>
          <w:rPr>
            <w:rFonts w:hint="eastAsia" w:ascii="宋体" w:hAnsi="宋体" w:eastAsia="宋体" w:cs="宋体"/>
            <w:sz w:val="24"/>
            <w:szCs w:val="24"/>
            <w:lang w:val="en-US" w:eastAsia="zh-CN"/>
          </w:rPr>
          <w:t>只</w:t>
        </w:r>
      </w:ins>
      <w:ins w:id="1724" w:author="z'z" w:date="2026-07-07T14:25:52Z">
        <w:r>
          <w:rPr>
            <w:rFonts w:hint="default" w:ascii="宋体" w:hAnsi="宋体" w:eastAsia="宋体" w:cs="宋体"/>
            <w:sz w:val="24"/>
            <w:szCs w:val="24"/>
            <w:lang w:val="en-US" w:eastAsia="zh-CN"/>
          </w:rPr>
          <w:t>会知道，莱拉公主大婚夜</w:t>
        </w:r>
      </w:ins>
      <w:ins w:id="1725" w:author="z'z" w:date="2026-07-07T14:25:52Z">
        <w:r>
          <w:rPr>
            <w:rFonts w:hint="eastAsia" w:ascii="宋体" w:hAnsi="宋体" w:eastAsia="宋体" w:cs="宋体"/>
            <w:sz w:val="24"/>
            <w:szCs w:val="24"/>
            <w:lang w:val="en-US" w:eastAsia="zh-CN"/>
          </w:rPr>
          <w:t>不幸</w:t>
        </w:r>
      </w:ins>
      <w:ins w:id="1726" w:author="z'z" w:date="2026-07-07T14:25:52Z">
        <w:r>
          <w:rPr>
            <w:rFonts w:hint="default" w:ascii="宋体" w:hAnsi="宋体" w:eastAsia="宋体" w:cs="宋体"/>
            <w:sz w:val="24"/>
            <w:szCs w:val="24"/>
            <w:lang w:val="en-US" w:eastAsia="zh-CN"/>
          </w:rPr>
          <w:t>遇刺身亡，给我拿下</w:t>
        </w:r>
      </w:ins>
      <w:ins w:id="1727" w:author="z'z" w:date="2026-07-07T14:25:52Z">
        <w:r>
          <w:rPr>
            <w:rFonts w:hint="eastAsia" w:ascii="宋体" w:hAnsi="宋体" w:eastAsia="宋体" w:cs="宋体"/>
            <w:sz w:val="24"/>
            <w:szCs w:val="24"/>
            <w:lang w:val="en-US" w:eastAsia="zh-CN"/>
          </w:rPr>
          <w:t>她</w:t>
        </w:r>
      </w:ins>
      <w:ins w:id="1728" w:author="z'z" w:date="2026-07-07T14:25:52Z">
        <w:r>
          <w:rPr>
            <w:rFonts w:hint="default" w:ascii="宋体" w:hAnsi="宋体" w:eastAsia="宋体" w:cs="宋体"/>
            <w:sz w:val="24"/>
            <w:szCs w:val="24"/>
            <w:lang w:val="en-US" w:eastAsia="zh-CN"/>
          </w:rPr>
          <w:t>！</w:t>
        </w:r>
      </w:ins>
    </w:p>
    <w:p w14:paraId="69AC78BA">
      <w:pPr>
        <w:bidi w:val="0"/>
        <w:rPr>
          <w:ins w:id="1729" w:author="z'z" w:date="2026-07-07T14:25:52Z"/>
          <w:rFonts w:hint="eastAsia" w:ascii="宋体" w:hAnsi="宋体" w:eastAsia="宋体" w:cs="宋体"/>
          <w:sz w:val="24"/>
          <w:szCs w:val="24"/>
          <w:lang w:val="en-US" w:eastAsia="zh-CN"/>
        </w:rPr>
      </w:pPr>
      <w:ins w:id="1730" w:author="z'z" w:date="2026-07-07T14:25:52Z">
        <w:r>
          <w:rPr>
            <w:rFonts w:hint="default" w:ascii="宋体" w:hAnsi="宋体" w:eastAsia="宋体" w:cs="宋体"/>
            <w:sz w:val="24"/>
            <w:szCs w:val="24"/>
            <w:lang w:val="en-US" w:eastAsia="zh-CN"/>
          </w:rPr>
          <w:t>△巴尔坎</w:t>
        </w:r>
      </w:ins>
      <w:ins w:id="1731" w:author="z'z" w:date="2026-07-07T14:25:52Z">
        <w:r>
          <w:rPr>
            <w:rFonts w:hint="eastAsia" w:ascii="宋体" w:hAnsi="宋体" w:eastAsia="宋体" w:cs="宋体"/>
            <w:sz w:val="24"/>
            <w:szCs w:val="24"/>
            <w:lang w:val="en-US" w:eastAsia="zh-CN"/>
          </w:rPr>
          <w:t>杀手</w:t>
        </w:r>
      </w:ins>
      <w:ins w:id="1732" w:author="z'z" w:date="2026-07-07T14:25:52Z">
        <w:r>
          <w:rPr>
            <w:rFonts w:hint="default" w:ascii="宋体" w:hAnsi="宋体" w:eastAsia="宋体" w:cs="宋体"/>
            <w:sz w:val="24"/>
            <w:szCs w:val="24"/>
            <w:lang w:val="en-US" w:eastAsia="zh-CN"/>
          </w:rPr>
          <w:t>如同饿狼般扑向莱拉</w:t>
        </w:r>
      </w:ins>
      <w:ins w:id="1733" w:author="z'z" w:date="2026-07-07T14:25:52Z">
        <w:r>
          <w:rPr>
            <w:rFonts w:hint="eastAsia" w:ascii="宋体" w:hAnsi="宋体" w:eastAsia="宋体" w:cs="宋体"/>
            <w:sz w:val="24"/>
            <w:szCs w:val="24"/>
            <w:lang w:val="en-US" w:eastAsia="zh-CN"/>
          </w:rPr>
          <w:t>！</w:t>
        </w:r>
      </w:ins>
    </w:p>
    <w:p w14:paraId="0987A51F">
      <w:pPr>
        <w:pStyle w:val="3"/>
        <w:bidi w:val="0"/>
        <w:rPr>
          <w:rFonts w:hint="eastAsia"/>
          <w:lang w:val="en-US" w:eastAsia="zh-CN"/>
        </w:rPr>
      </w:pPr>
      <w:r>
        <w:rPr>
          <w:rFonts w:hint="eastAsia"/>
          <w:lang w:val="en-US" w:eastAsia="zh-CN"/>
        </w:rPr>
        <w:t>第35集</w:t>
      </w:r>
    </w:p>
    <w:p w14:paraId="2E27F7AF">
      <w:pPr>
        <w:bidi w:val="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035-1皇宫宴会大厅/夜/内</w:t>
      </w:r>
    </w:p>
    <w:p w14:paraId="1C03390B">
      <w:pPr>
        <w:bidi w:val="0"/>
        <w:rPr>
          <w:rFonts w:hint="eastAsia" w:ascii="宋体" w:hAnsi="宋体" w:eastAsia="宋体" w:cs="宋体"/>
          <w:b/>
          <w:bCs/>
          <w:sz w:val="24"/>
          <w:szCs w:val="24"/>
          <w:lang w:val="en-US" w:eastAsia="zh-CN"/>
        </w:rPr>
      </w:pPr>
      <w:r>
        <w:rPr>
          <w:rFonts w:hint="default" w:ascii="宋体" w:hAnsi="宋体" w:eastAsia="宋体" w:cs="宋体"/>
          <w:b/>
          <w:bCs/>
          <w:sz w:val="24"/>
          <w:szCs w:val="24"/>
          <w:lang w:val="en-US" w:eastAsia="zh-CN"/>
        </w:rPr>
        <w:t>人物</w:t>
      </w:r>
      <w:r>
        <w:rPr>
          <w:rFonts w:hint="eastAsia" w:ascii="宋体" w:hAnsi="宋体" w:eastAsia="宋体" w:cs="宋体"/>
          <w:b/>
          <w:bCs/>
          <w:sz w:val="24"/>
          <w:szCs w:val="24"/>
          <w:lang w:val="en-US" w:eastAsia="zh-CN"/>
        </w:rPr>
        <w:t>：</w:t>
      </w:r>
      <w:r>
        <w:rPr>
          <w:rFonts w:hint="default" w:ascii="宋体" w:hAnsi="宋体" w:eastAsia="宋体" w:cs="宋体"/>
          <w:b/>
          <w:bCs/>
          <w:sz w:val="24"/>
          <w:szCs w:val="24"/>
          <w:lang w:val="en-US" w:eastAsia="zh-CN"/>
        </w:rPr>
        <w:t>里文、贵族们</w:t>
      </w:r>
    </w:p>
    <w:p w14:paraId="61EB5BAB">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宾客云集，里文独自坐在角落，把玩着手里的酒杯，边上的贵族窃窃私语着。</w:t>
      </w:r>
    </w:p>
    <w:p w14:paraId="3D451629">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贵族甲（小声）：装模做样，要不是运气好，他连给公主殿下提鞋都不配！趁早滚蛋还差不多！</w:t>
      </w:r>
    </w:p>
    <w:p w14:paraId="08C6F009">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贵族乙：就是！要说风采，谁能比得上星云骑士？</w:t>
      </w:r>
    </w:p>
    <w:p w14:paraId="1154BB8C">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贵族丙：只可惜那位大人行踪不定......</w:t>
      </w:r>
    </w:p>
    <w:p w14:paraId="4390C55F">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里文突然抬头，刚刚的三人急忙闭嘴，却不想里文看向窗外，眉头皱起。</w:t>
      </w:r>
    </w:p>
    <w:p w14:paraId="1A52D2D4">
      <w:pPr>
        <w:bidi w:val="0"/>
        <w:rPr>
          <w:rFonts w:hint="default" w:ascii="宋体" w:hAnsi="宋体" w:eastAsia="宋体" w:cs="宋体"/>
          <w:sz w:val="24"/>
          <w:szCs w:val="24"/>
          <w:lang w:val="en-US" w:eastAsia="zh-CN"/>
        </w:rPr>
      </w:pPr>
    </w:p>
    <w:p w14:paraId="26A35B28">
      <w:pPr>
        <w:bidi w:val="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035-2旧观星塔/夜/外</w:t>
      </w:r>
    </w:p>
    <w:p w14:paraId="61E7CF82">
      <w:pPr>
        <w:bidi w:val="0"/>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人物：莱拉、奥兰、萨鲁克、巴尔坎人AB</w:t>
      </w:r>
    </w:p>
    <w:p w14:paraId="48DAF8CB">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△莱拉喷出一口血，被击飞在石墙上。萨鲁克带着淫邪的笑容逼近，表情扭曲。</w:t>
      </w:r>
    </w:p>
    <w:p w14:paraId="1A6C3A37">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萨鲁克（狞笑）：什么狗屁公主？竞技场的屈辱，今天老子就用你的身体来还！</w:t>
      </w:r>
    </w:p>
    <w:p w14:paraId="5D3EEB73">
      <w:pPr>
        <w:bidi w:val="0"/>
        <w:rPr>
          <w:rFonts w:hint="eastAsia" w:asciiTheme="minorEastAsia" w:hAnsiTheme="minorEastAsia" w:eastAsiaTheme="minorEastAsia" w:cstheme="minorEastAsia"/>
          <w:sz w:val="24"/>
          <w:szCs w:val="24"/>
          <w:lang w:val="en-US" w:eastAsia="zh-CN"/>
        </w:rPr>
      </w:pPr>
      <w:r>
        <w:rPr>
          <w:rFonts w:hint="eastAsia" w:ascii="宋体" w:hAnsi="宋体" w:eastAsia="宋体" w:cs="宋体"/>
          <w:sz w:val="24"/>
          <w:szCs w:val="24"/>
          <w:lang w:val="en-US" w:eastAsia="zh-CN"/>
        </w:rPr>
        <w:t>△萨鲁克猛地伸出大手，一把抓住莱拉的</w:t>
      </w:r>
      <w:r>
        <w:rPr>
          <w:rFonts w:hint="eastAsia" w:asciiTheme="minorEastAsia" w:hAnsiTheme="minorEastAsia" w:eastAsiaTheme="minorEastAsia" w:cstheme="minorEastAsia"/>
          <w:sz w:val="24"/>
          <w:szCs w:val="24"/>
          <w:lang w:val="en-US" w:eastAsia="zh-CN"/>
        </w:rPr>
        <w:t>衣领，狠狠一撕！</w:t>
      </w:r>
    </w:p>
    <w:p w14:paraId="4F929217">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△莱拉的外衣被暴力扯碎，露出白皙的香肩，她屈辱地咬紧牙关，眼中满是愤怒。</w:t>
      </w:r>
    </w:p>
    <w:p w14:paraId="48A51008">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莱拉（怒斥）：畜生！滚开！</w:t>
      </w:r>
    </w:p>
    <w:p w14:paraId="52C8D12D">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△话音未落，一道犹如实质的幽蓝色魔力光柱瞬间从天而降，洞穿了阴云！</w:t>
      </w:r>
    </w:p>
    <w:p w14:paraId="43555178">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△【特写】旧观星塔的塔顶在星芒中轰然爆碎，无数碎石瓦砾在魔力的绞杀下化作齑粉！</w:t>
      </w:r>
    </w:p>
    <w:p w14:paraId="6B1169F9">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△烟尘与光芒散去。里文伫立在废墟中央，看向莱拉，语气轻佻。</w:t>
      </w:r>
    </w:p>
    <w:p w14:paraId="151666FC">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里文：公主殿下，怎么把自己弄得这么狼狈？</w:t>
      </w:r>
    </w:p>
    <w:p w14:paraId="74B18E6E">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△莱拉不可置信地看着里文，面上浮起一抹嫣红。</w:t>
      </w:r>
    </w:p>
    <w:p w14:paraId="5288F091">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莱拉（喃喃）：里文......？</w:t>
      </w:r>
    </w:p>
    <w:p w14:paraId="53BE4D84">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萨鲁克：哈哈哈！单枪匹马来，你以为你是星云骑士吗？我告诉你，竞技场上我确实小瞧了你，但现在我们有三个人！</w:t>
      </w:r>
    </w:p>
    <w:p w14:paraId="4D110E2E">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△里文冷笑一声，下一秒，身影突兀地消失在原地。</w:t>
      </w:r>
    </w:p>
    <w:p w14:paraId="2216A62F">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△【特写】萨鲁克的笑声戛然而止，他的瞳孔骤然放大。</w:t>
      </w:r>
    </w:p>
    <w:p w14:paraId="2FC879D4">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△里文的身影瞬间出现在萨鲁克面前，右手两指并拢，闪烁着幽蓝星芒，化作一道残影轻飘飘地拂过萨鲁克的咽喉。</w:t>
      </w:r>
    </w:p>
    <w:p w14:paraId="508A2D8F">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萨鲁克：你……</w:t>
      </w:r>
    </w:p>
    <w:p w14:paraId="4F5601FE">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△嗤！一道血线从萨鲁克喉间飙射而出，他双眼翻白，甚至没来得及发出惨叫，便扑通一声栽倒在地。</w:t>
      </w:r>
    </w:p>
    <w:p w14:paraId="11571849">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里文:不过如此。</w:t>
      </w:r>
    </w:p>
    <w:p w14:paraId="20CBE717">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△巴尔坎A吓得大惊失色，</w:t>
      </w:r>
      <w:r>
        <w:rPr>
          <w:rFonts w:hint="default" w:ascii="宋体" w:hAnsi="宋体" w:eastAsia="宋体" w:cs="宋体"/>
          <w:sz w:val="24"/>
          <w:szCs w:val="24"/>
          <w:lang w:val="en-US" w:eastAsia="zh-CN"/>
        </w:rPr>
        <w:t>怒吼一声，双臂赤红战纹亮起，凝出一面</w:t>
      </w:r>
      <w:r>
        <w:rPr>
          <w:rFonts w:hint="eastAsia" w:ascii="宋体" w:hAnsi="宋体" w:eastAsia="宋体" w:cs="宋体"/>
          <w:sz w:val="24"/>
          <w:szCs w:val="24"/>
          <w:lang w:val="en-US" w:eastAsia="zh-CN"/>
        </w:rPr>
        <w:t>骨</w:t>
      </w:r>
      <w:r>
        <w:rPr>
          <w:rFonts w:hint="default" w:ascii="宋体" w:hAnsi="宋体" w:eastAsia="宋体" w:cs="宋体"/>
          <w:sz w:val="24"/>
          <w:szCs w:val="24"/>
          <w:lang w:val="en-US" w:eastAsia="zh-CN"/>
        </w:rPr>
        <w:t>盾，朝里文狠狠撞去。</w:t>
      </w:r>
    </w:p>
    <w:p w14:paraId="6C8E598C">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△里文连看都没看他一眼，身形微微一侧闪过，随即右脚宛如雷霆般狠狠踏在对方的胸口！</w:t>
      </w:r>
    </w:p>
    <w:p w14:paraId="6FBBAD41">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△咔嚓——！</w:t>
      </w:r>
    </w:p>
    <w:p w14:paraId="010F12CF">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△巴尔坎A的胸骨瞬间凹陷粉碎，身体倒飞出去，将另一侧的石墙砸得粉碎</w:t>
      </w:r>
      <w:r>
        <w:rPr>
          <w:rFonts w:hint="default" w:ascii="宋体" w:hAnsi="宋体" w:eastAsia="宋体" w:cs="宋体"/>
          <w:sz w:val="24"/>
          <w:szCs w:val="24"/>
          <w:lang w:val="en-US" w:eastAsia="zh-CN"/>
        </w:rPr>
        <w:t>。</w:t>
      </w:r>
    </w:p>
    <w:p w14:paraId="7F88008E">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△巴尔坎B见状惊恐后退，立刻撕开掌心，赤红血雾化作三头沙兽虚影，从三个方向扑向里文。</w:t>
      </w:r>
    </w:p>
    <w:p w14:paraId="0A30F225">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巴尔坎B（嘶吼）：去死！</w:t>
      </w:r>
    </w:p>
    <w:p w14:paraId="7ED29698">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△里文抬手一挥，幽蓝星光化作龙爪横扫而过。</w:t>
      </w:r>
    </w:p>
    <w:p w14:paraId="097D0AFD">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△三头沙兽虚影瞬间崩碎。巴尔坎B甚至来不</w:t>
      </w:r>
      <w:r>
        <w:rPr>
          <w:rFonts w:hint="eastAsia" w:ascii="宋体" w:hAnsi="宋体" w:eastAsia="宋体" w:cs="宋体"/>
          <w:sz w:val="24"/>
          <w:szCs w:val="24"/>
          <w:lang w:val="en-US" w:eastAsia="zh-CN"/>
        </w:rPr>
        <w:t>出声</w:t>
      </w:r>
      <w:r>
        <w:rPr>
          <w:rFonts w:hint="default" w:ascii="宋体" w:hAnsi="宋体" w:eastAsia="宋体" w:cs="宋体"/>
          <w:sz w:val="24"/>
          <w:szCs w:val="24"/>
          <w:lang w:val="en-US" w:eastAsia="zh-CN"/>
        </w:rPr>
        <w:t>，就被龙爪按进石墙，整个人化成灰烬。</w:t>
      </w:r>
    </w:p>
    <w:p w14:paraId="41F6ABF4">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△巴尔坎A</w:t>
      </w:r>
      <w:r>
        <w:rPr>
          <w:rFonts w:hint="eastAsia" w:ascii="宋体" w:hAnsi="宋体" w:eastAsia="宋体" w:cs="宋体"/>
          <w:sz w:val="24"/>
          <w:szCs w:val="24"/>
          <w:lang w:val="en-US" w:eastAsia="zh-CN"/>
        </w:rPr>
        <w:t>在倒塌的石墙后看着这一切</w:t>
      </w:r>
      <w:r>
        <w:rPr>
          <w:rFonts w:hint="default" w:ascii="宋体" w:hAnsi="宋体" w:eastAsia="宋体" w:cs="宋体"/>
          <w:sz w:val="24"/>
          <w:szCs w:val="24"/>
          <w:lang w:val="en-US" w:eastAsia="zh-CN"/>
        </w:rPr>
        <w:t>，彻底崩溃。</w:t>
      </w:r>
    </w:p>
    <w:p w14:paraId="59C7D927">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巴尔坎A（咳血）：怪物</w:t>
      </w:r>
      <w:r>
        <w:rPr>
          <w:rFonts w:hint="eastAsia" w:ascii="宋体" w:hAnsi="宋体" w:eastAsia="宋体" w:cs="宋体"/>
          <w:sz w:val="24"/>
          <w:szCs w:val="24"/>
          <w:lang w:val="en-US" w:eastAsia="zh-CN"/>
        </w:rPr>
        <w:t>......</w:t>
      </w:r>
    </w:p>
    <w:p w14:paraId="4C04142C">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巴尔坎A的手</w:t>
      </w:r>
      <w:r>
        <w:rPr>
          <w:rFonts w:hint="default" w:ascii="宋体" w:hAnsi="宋体" w:eastAsia="宋体" w:cs="宋体"/>
          <w:sz w:val="24"/>
          <w:szCs w:val="24"/>
          <w:lang w:val="en-US" w:eastAsia="zh-CN"/>
        </w:rPr>
        <w:t>狠狠按向</w:t>
      </w:r>
      <w:r>
        <w:rPr>
          <w:rFonts w:hint="eastAsia" w:ascii="宋体" w:hAnsi="宋体" w:eastAsia="宋体" w:cs="宋体"/>
          <w:sz w:val="24"/>
          <w:szCs w:val="24"/>
          <w:lang w:val="en-US" w:eastAsia="zh-CN"/>
        </w:rPr>
        <w:t>身下</w:t>
      </w:r>
      <w:r>
        <w:rPr>
          <w:rFonts w:hint="default" w:ascii="宋体" w:hAnsi="宋体" w:eastAsia="宋体" w:cs="宋体"/>
          <w:sz w:val="24"/>
          <w:szCs w:val="24"/>
          <w:lang w:val="en-US" w:eastAsia="zh-CN"/>
        </w:rPr>
        <w:t>，鲜血瞬间染红</w:t>
      </w:r>
      <w:r>
        <w:rPr>
          <w:rFonts w:hint="eastAsia" w:ascii="宋体" w:hAnsi="宋体" w:eastAsia="宋体" w:cs="宋体"/>
          <w:sz w:val="24"/>
          <w:szCs w:val="24"/>
          <w:lang w:val="en-US" w:eastAsia="zh-CN"/>
        </w:rPr>
        <w:t>地上的</w:t>
      </w:r>
      <w:r>
        <w:rPr>
          <w:rFonts w:hint="default" w:ascii="宋体" w:hAnsi="宋体" w:eastAsia="宋体" w:cs="宋体"/>
          <w:sz w:val="24"/>
          <w:szCs w:val="24"/>
          <w:lang w:val="en-US" w:eastAsia="zh-CN"/>
        </w:rPr>
        <w:t>黑红符文。</w:t>
      </w:r>
    </w:p>
    <w:p w14:paraId="709B879B">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巴尔坎A：巴尔坎得不到的，帝国也别想留下！</w:t>
      </w:r>
    </w:p>
    <w:p w14:paraId="163D262D">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△整座旧观星塔剧烈震动，地面裂开。</w:t>
      </w:r>
      <w:r>
        <w:rPr>
          <w:rFonts w:hint="eastAsia" w:ascii="宋体" w:hAnsi="宋体" w:eastAsia="宋体" w:cs="宋体"/>
          <w:sz w:val="24"/>
          <w:szCs w:val="24"/>
          <w:lang w:val="en-US" w:eastAsia="zh-CN"/>
        </w:rPr>
        <w:t>符文快速旋转凝聚成</w:t>
      </w:r>
      <w:r>
        <w:rPr>
          <w:rFonts w:hint="default" w:ascii="宋体" w:hAnsi="宋体" w:eastAsia="宋体" w:cs="宋体"/>
          <w:sz w:val="24"/>
          <w:szCs w:val="24"/>
          <w:lang w:val="en-US" w:eastAsia="zh-CN"/>
        </w:rPr>
        <w:t>一道</w:t>
      </w:r>
      <w:r>
        <w:rPr>
          <w:rFonts w:hint="eastAsia" w:ascii="宋体" w:hAnsi="宋体" w:eastAsia="宋体" w:cs="宋体"/>
          <w:sz w:val="24"/>
          <w:szCs w:val="24"/>
          <w:lang w:val="en-US" w:eastAsia="zh-CN"/>
        </w:rPr>
        <w:t>黑红色</w:t>
      </w:r>
      <w:r>
        <w:rPr>
          <w:rFonts w:hint="default" w:ascii="宋体" w:hAnsi="宋体" w:eastAsia="宋体" w:cs="宋体"/>
          <w:sz w:val="24"/>
          <w:szCs w:val="24"/>
          <w:lang w:val="en-US" w:eastAsia="zh-CN"/>
        </w:rPr>
        <w:t>传送门</w:t>
      </w:r>
      <w:r>
        <w:rPr>
          <w:rFonts w:hint="eastAsia" w:ascii="宋体" w:hAnsi="宋体" w:eastAsia="宋体" w:cs="宋体"/>
          <w:sz w:val="24"/>
          <w:szCs w:val="24"/>
          <w:lang w:val="en-US" w:eastAsia="zh-CN"/>
        </w:rPr>
        <w:t>，在里文回头的刹那，瞬间朝着莱拉吞噬而去！</w:t>
      </w:r>
    </w:p>
    <w:p w14:paraId="090FE7BA">
      <w:pPr>
        <w:pStyle w:val="3"/>
        <w:bidi w:val="0"/>
        <w:rPr>
          <w:rFonts w:hint="eastAsia"/>
          <w:lang w:val="en-US" w:eastAsia="zh-CN"/>
        </w:rPr>
      </w:pPr>
      <w:r>
        <w:rPr>
          <w:rFonts w:hint="eastAsia"/>
          <w:lang w:val="en-US" w:eastAsia="zh-CN"/>
        </w:rPr>
        <w:t>第36集</w:t>
      </w:r>
    </w:p>
    <w:p w14:paraId="3EC40C9D">
      <w:pPr>
        <w:bidi w:val="0"/>
        <w:rPr>
          <w:rFonts w:hint="eastAsia" w:ascii="宋体" w:hAnsi="宋体" w:eastAsia="宋体" w:cs="宋体"/>
          <w:b/>
          <w:bCs/>
          <w:sz w:val="24"/>
          <w:szCs w:val="24"/>
          <w:lang w:val="en-US" w:eastAsia="zh-CN"/>
        </w:rPr>
      </w:pPr>
      <w:r>
        <w:rPr>
          <w:rFonts w:hint="default" w:ascii="宋体" w:hAnsi="宋体" w:eastAsia="宋体" w:cs="宋体"/>
          <w:b/>
          <w:bCs/>
          <w:sz w:val="24"/>
          <w:szCs w:val="24"/>
          <w:lang w:val="en-US" w:eastAsia="zh-CN"/>
        </w:rPr>
        <w:t>036-1 旧观星塔/夜/外</w:t>
      </w:r>
      <w:r>
        <w:rPr>
          <w:rFonts w:hint="default" w:ascii="宋体" w:hAnsi="宋体" w:eastAsia="宋体" w:cs="宋体"/>
          <w:b/>
          <w:bCs/>
          <w:sz w:val="24"/>
          <w:szCs w:val="24"/>
          <w:lang w:val="en-US" w:eastAsia="zh-CN"/>
        </w:rPr>
        <w:br w:type="textWrapping"/>
      </w:r>
      <w:r>
        <w:rPr>
          <w:rFonts w:hint="default" w:ascii="宋体" w:hAnsi="宋体" w:eastAsia="宋体" w:cs="宋体"/>
          <w:b/>
          <w:bCs/>
          <w:sz w:val="24"/>
          <w:szCs w:val="24"/>
          <w:lang w:val="en-US" w:eastAsia="zh-CN"/>
        </w:rPr>
        <w:t>人物：里文、莱拉、奥兰、巴尔坎A</w:t>
      </w:r>
    </w:p>
    <w:p w14:paraId="609CE6DB">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△黑红色传送门在莱拉身后疯狂旋转，恐怖吸力将她往裂缝中拖去。</w:t>
      </w:r>
    </w:p>
    <w:p w14:paraId="101BFD87">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莱拉（</w:t>
      </w:r>
      <w:r>
        <w:rPr>
          <w:rFonts w:hint="eastAsia" w:ascii="宋体" w:hAnsi="宋体" w:eastAsia="宋体" w:cs="宋体"/>
          <w:sz w:val="24"/>
          <w:szCs w:val="24"/>
          <w:lang w:val="en-US" w:eastAsia="zh-CN"/>
        </w:rPr>
        <w:t>惊叫</w:t>
      </w:r>
      <w:r>
        <w:rPr>
          <w:rFonts w:hint="default" w:ascii="宋体" w:hAnsi="宋体" w:eastAsia="宋体" w:cs="宋体"/>
          <w:sz w:val="24"/>
          <w:szCs w:val="24"/>
          <w:lang w:val="en-US" w:eastAsia="zh-CN"/>
        </w:rPr>
        <w:t>）：里文</w:t>
      </w:r>
      <w:r>
        <w:rPr>
          <w:rFonts w:hint="eastAsia" w:ascii="宋体" w:hAnsi="宋体" w:eastAsia="宋体" w:cs="宋体"/>
          <w:sz w:val="24"/>
          <w:szCs w:val="24"/>
          <w:lang w:val="en-US" w:eastAsia="zh-CN"/>
        </w:rPr>
        <w:t>——</w:t>
      </w:r>
    </w:p>
    <w:p w14:paraId="3EB74F9C">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△里文瞳孔骤缩，整个人化作一道幽蓝色的星光，不顾一切地冲过去。</w:t>
      </w:r>
    </w:p>
    <w:p w14:paraId="0EEF84A9">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里文（大喊）：坚持住！</w:t>
      </w:r>
    </w:p>
    <w:p w14:paraId="5C227575">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△巴尔坎A</w:t>
      </w:r>
      <w:r>
        <w:rPr>
          <w:rFonts w:hint="eastAsia" w:ascii="宋体" w:hAnsi="宋体" w:eastAsia="宋体" w:cs="宋体"/>
          <w:sz w:val="24"/>
          <w:szCs w:val="24"/>
          <w:lang w:val="en-US" w:eastAsia="zh-CN"/>
        </w:rPr>
        <w:t>在角落里桀桀怪笑，</w:t>
      </w:r>
      <w:r>
        <w:rPr>
          <w:rFonts w:hint="default" w:ascii="宋体" w:hAnsi="宋体" w:eastAsia="宋体" w:cs="宋体"/>
          <w:sz w:val="24"/>
          <w:szCs w:val="24"/>
          <w:lang w:val="en-US" w:eastAsia="zh-CN"/>
        </w:rPr>
        <w:t>赤红战纹暴涨，身体布满裂纹。</w:t>
      </w:r>
    </w:p>
    <w:p w14:paraId="5C64615D">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巴尔坎A：</w:t>
      </w:r>
      <w:r>
        <w:rPr>
          <w:rFonts w:hint="eastAsia" w:ascii="宋体" w:hAnsi="宋体" w:eastAsia="宋体" w:cs="宋体"/>
          <w:sz w:val="24"/>
          <w:szCs w:val="24"/>
          <w:lang w:val="en-US" w:eastAsia="zh-CN"/>
        </w:rPr>
        <w:t>想救她？做梦</w:t>
      </w:r>
      <w:r>
        <w:rPr>
          <w:rFonts w:hint="default" w:ascii="宋体" w:hAnsi="宋体" w:eastAsia="宋体" w:cs="宋体"/>
          <w:sz w:val="24"/>
          <w:szCs w:val="24"/>
          <w:lang w:val="en-US" w:eastAsia="zh-CN"/>
        </w:rPr>
        <w:t>！</w:t>
      </w:r>
    </w:p>
    <w:p w14:paraId="46F1E64B">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△巴尔坎A轰然自爆，一股裹挟着血色魔能的狂暴冲击波排山倒海般扩散开来，化作一面声势浩大的火墙，生生切断了里文前冲的路线！</w:t>
      </w:r>
    </w:p>
    <w:p w14:paraId="08BBA131">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△里文周身的幽蓝魔力如火山般爆发，右手凌空一撕，凭空将那片血色火海生生撕开一道缺口！</w:t>
      </w:r>
    </w:p>
    <w:p w14:paraId="05BEA247">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里文（怒喝）：滚开！</w:t>
      </w:r>
    </w:p>
    <w:p w14:paraId="716C0E22">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△里文强行穿过爆炸余波，身形掠过虚空，在莱拉即将被彻底吞噬的最后一秒—</w:t>
      </w:r>
    </w:p>
    <w:p w14:paraId="4E87C122">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里文：</w:t>
      </w:r>
      <w:r>
        <w:rPr>
          <w:rFonts w:hint="eastAsia" w:ascii="宋体" w:hAnsi="宋体" w:eastAsia="宋体" w:cs="宋体"/>
          <w:sz w:val="24"/>
          <w:szCs w:val="24"/>
          <w:lang w:val="en-US" w:eastAsia="zh-CN"/>
        </w:rPr>
        <w:t>抓住我</w:t>
      </w:r>
      <w:r>
        <w:rPr>
          <w:rFonts w:hint="default" w:ascii="宋体" w:hAnsi="宋体" w:eastAsia="宋体" w:cs="宋体"/>
          <w:sz w:val="24"/>
          <w:szCs w:val="24"/>
          <w:lang w:val="en-US" w:eastAsia="zh-CN"/>
        </w:rPr>
        <w:t>！</w:t>
      </w:r>
    </w:p>
    <w:p w14:paraId="45D29799">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△【特写】里文的大手探出，死死抓住了莱拉的手腕！</w:t>
      </w:r>
    </w:p>
    <w:p w14:paraId="45B6058A">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△恐怖的吸力瞬间也将里文往传送门内疯狂拉扯，两人的身体在黑红色的漩涡前剧烈震荡。</w:t>
      </w:r>
    </w:p>
    <w:p w14:paraId="71A7A7FE">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△莱拉此时大半个身体已被拉入黑暗，她看着死死抓住自己，甚至要被一同拖进去的里文，眼中的泪花隐约闪烁。</w:t>
      </w:r>
    </w:p>
    <w:p w14:paraId="2DF38F1F">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莱拉：放手！里文！这力量会把你也吞进去的！</w:t>
      </w:r>
    </w:p>
    <w:p w14:paraId="40DBF7A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△里文手臂</w:t>
      </w:r>
      <w:r>
        <w:rPr>
          <w:rFonts w:hint="default" w:ascii="宋体" w:hAnsi="宋体" w:eastAsia="宋体" w:cs="宋体"/>
          <w:sz w:val="24"/>
          <w:szCs w:val="24"/>
          <w:lang w:val="en-US" w:eastAsia="zh-CN"/>
        </w:rPr>
        <w:t>青筋暴起，</w:t>
      </w:r>
      <w:r>
        <w:rPr>
          <w:rFonts w:hint="eastAsia" w:ascii="宋体" w:hAnsi="宋体" w:eastAsia="宋体" w:cs="宋体"/>
          <w:sz w:val="24"/>
          <w:szCs w:val="24"/>
          <w:lang w:val="en-US" w:eastAsia="zh-CN"/>
        </w:rPr>
        <w:t>魔力暴涌。</w:t>
      </w:r>
    </w:p>
    <w:p w14:paraId="428C0D97">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里文：少废话！</w:t>
      </w:r>
    </w:p>
    <w:p w14:paraId="0FB478FB">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莱拉</w:t>
      </w:r>
      <w:r>
        <w:rPr>
          <w:rFonts w:hint="default" w:ascii="宋体" w:hAnsi="宋体" w:eastAsia="宋体" w:cs="宋体"/>
          <w:sz w:val="24"/>
          <w:szCs w:val="24"/>
          <w:lang w:val="en-US" w:eastAsia="zh-CN"/>
        </w:rPr>
        <w:t>扯下脖子上的银白吊坠，奋力扔向里文。</w:t>
      </w:r>
    </w:p>
    <w:p w14:paraId="684ACD81">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莱拉</w:t>
      </w:r>
      <w:r>
        <w:rPr>
          <w:rFonts w:hint="eastAsia" w:ascii="宋体" w:hAnsi="宋体" w:eastAsia="宋体" w:cs="宋体"/>
          <w:sz w:val="24"/>
          <w:szCs w:val="24"/>
          <w:lang w:val="en-US" w:eastAsia="zh-CN"/>
        </w:rPr>
        <w:t>（急促）</w:t>
      </w:r>
      <w:r>
        <w:rPr>
          <w:rFonts w:hint="default" w:ascii="宋体" w:hAnsi="宋体" w:eastAsia="宋体" w:cs="宋体"/>
          <w:sz w:val="24"/>
          <w:szCs w:val="24"/>
          <w:lang w:val="en-US" w:eastAsia="zh-CN"/>
        </w:rPr>
        <w:t>：听着！这吊坠能定位我的位置！你带上它，立刻回宫找我父皇！</w:t>
      </w:r>
      <w:r>
        <w:rPr>
          <w:rFonts w:hint="eastAsia" w:ascii="宋体" w:hAnsi="宋体" w:eastAsia="宋体" w:cs="宋体"/>
          <w:sz w:val="24"/>
          <w:szCs w:val="24"/>
          <w:lang w:val="en-US" w:eastAsia="zh-CN"/>
        </w:rPr>
        <w:t>以及......</w:t>
      </w:r>
      <w:r>
        <w:rPr>
          <w:rFonts w:hint="default" w:ascii="宋体" w:hAnsi="宋体" w:eastAsia="宋体" w:cs="宋体"/>
          <w:sz w:val="24"/>
          <w:szCs w:val="24"/>
          <w:lang w:val="en-US" w:eastAsia="zh-CN"/>
        </w:rPr>
        <w:t>星云骑士</w:t>
      </w:r>
      <w:r>
        <w:rPr>
          <w:rFonts w:hint="eastAsia" w:ascii="宋体" w:hAnsi="宋体" w:eastAsia="宋体" w:cs="宋体"/>
          <w:sz w:val="24"/>
          <w:szCs w:val="24"/>
          <w:lang w:val="en-US" w:eastAsia="zh-CN"/>
        </w:rPr>
        <w:t>，让他们来救我！</w:t>
      </w:r>
    </w:p>
    <w:p w14:paraId="4593F675">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△里文</w:t>
      </w:r>
      <w:r>
        <w:rPr>
          <w:rFonts w:hint="eastAsia" w:ascii="宋体" w:hAnsi="宋体" w:eastAsia="宋体" w:cs="宋体"/>
          <w:sz w:val="24"/>
          <w:szCs w:val="24"/>
          <w:lang w:val="en-US" w:eastAsia="zh-CN"/>
        </w:rPr>
        <w:t>接住吊坠，紧紧</w:t>
      </w:r>
      <w:r>
        <w:rPr>
          <w:rFonts w:hint="default" w:ascii="宋体" w:hAnsi="宋体" w:eastAsia="宋体" w:cs="宋体"/>
          <w:sz w:val="24"/>
          <w:szCs w:val="24"/>
          <w:lang w:val="en-US" w:eastAsia="zh-CN"/>
        </w:rPr>
        <w:t>盯着她。</w:t>
      </w:r>
    </w:p>
    <w:p w14:paraId="47DBB602">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里文：我也可以。</w:t>
      </w:r>
    </w:p>
    <w:p w14:paraId="099C1A4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△莱拉深吸一口气，眼中闪过一丝决绝，她竟然主动发力，狠狠一掌拍在里文的手腕上，借力将自己的手从里文的掌心中生生甩开！</w:t>
      </w:r>
    </w:p>
    <w:p w14:paraId="16C1ED7C">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里文：莱拉——！</w:t>
      </w:r>
    </w:p>
    <w:p w14:paraId="06202B02">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△莱拉被裂缝拖入黑暗</w:t>
      </w:r>
      <w:r>
        <w:rPr>
          <w:rFonts w:hint="eastAsia" w:ascii="宋体" w:hAnsi="宋体" w:eastAsia="宋体" w:cs="宋体"/>
          <w:sz w:val="24"/>
          <w:szCs w:val="24"/>
          <w:lang w:val="en-US" w:eastAsia="zh-CN"/>
        </w:rPr>
        <w:t>中</w:t>
      </w:r>
      <w:r>
        <w:rPr>
          <w:rFonts w:hint="default" w:ascii="宋体" w:hAnsi="宋体" w:eastAsia="宋体" w:cs="宋体"/>
          <w:sz w:val="24"/>
          <w:szCs w:val="24"/>
          <w:lang w:val="en-US" w:eastAsia="zh-CN"/>
        </w:rPr>
        <w:t>，摇头。</w:t>
      </w:r>
    </w:p>
    <w:p w14:paraId="42A20629">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莱拉：别逞强，里文！活着回去，把吊坠交给他们！</w:t>
      </w:r>
    </w:p>
    <w:p w14:paraId="6468A133">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△传送门黑红光芒暴涨。莱拉看着里文，似乎还想说什么。</w:t>
      </w:r>
    </w:p>
    <w:p w14:paraId="66AD3AF4">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莱拉：还有</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谢谢你来救我。</w:t>
      </w:r>
    </w:p>
    <w:p w14:paraId="0A1D3749">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△裂缝猛然闭合</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莱拉彻底消失</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传送门在里文面前瞬间坍塌收缩，化作一个黑点消失不见。</w:t>
      </w:r>
    </w:p>
    <w:p w14:paraId="13E9285A">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△里文站在原地</w:t>
      </w:r>
      <w:r>
        <w:rPr>
          <w:rFonts w:hint="eastAsia" w:ascii="宋体" w:hAnsi="宋体" w:eastAsia="宋体" w:cs="宋体"/>
          <w:sz w:val="24"/>
          <w:szCs w:val="24"/>
          <w:lang w:val="en-US" w:eastAsia="zh-CN"/>
        </w:rPr>
        <w:t>，扭头看向奥兰，</w:t>
      </w:r>
      <w:r>
        <w:rPr>
          <w:rFonts w:hint="default" w:ascii="宋体" w:hAnsi="宋体" w:eastAsia="宋体" w:cs="宋体"/>
          <w:sz w:val="24"/>
          <w:szCs w:val="24"/>
          <w:lang w:val="en-US" w:eastAsia="zh-CN"/>
        </w:rPr>
        <w:t>幽蓝锁链瞬间飞出，刺穿奥兰两侧肩膀，将他钉在断墙上。</w:t>
      </w:r>
    </w:p>
    <w:p w14:paraId="226F06EA">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奥兰</w:t>
      </w:r>
      <w:r>
        <w:rPr>
          <w:rFonts w:hint="eastAsia" w:ascii="宋体" w:hAnsi="宋体" w:eastAsia="宋体" w:cs="宋体"/>
          <w:sz w:val="24"/>
          <w:szCs w:val="24"/>
          <w:lang w:val="en-US" w:eastAsia="zh-CN"/>
        </w:rPr>
        <w:t>（惨叫）：</w:t>
      </w:r>
      <w:r>
        <w:rPr>
          <w:rFonts w:hint="default" w:ascii="宋体" w:hAnsi="宋体" w:eastAsia="宋体" w:cs="宋体"/>
          <w:sz w:val="24"/>
          <w:szCs w:val="24"/>
          <w:lang w:val="en-US" w:eastAsia="zh-CN"/>
        </w:rPr>
        <w:t>不</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这不可能</w:t>
      </w:r>
      <w:r>
        <w:rPr>
          <w:rFonts w:hint="eastAsia" w:ascii="宋体" w:hAnsi="宋体" w:eastAsia="宋体" w:cs="宋体"/>
          <w:sz w:val="24"/>
          <w:szCs w:val="24"/>
          <w:lang w:val="en-US" w:eastAsia="zh-CN"/>
        </w:rPr>
        <w:t>......你到底是谁</w:t>
      </w:r>
      <w:r>
        <w:rPr>
          <w:rFonts w:hint="default" w:ascii="宋体" w:hAnsi="宋体" w:eastAsia="宋体" w:cs="宋体"/>
          <w:sz w:val="24"/>
          <w:szCs w:val="24"/>
          <w:lang w:val="en-US" w:eastAsia="zh-CN"/>
        </w:rPr>
        <w:t>？</w:t>
      </w:r>
    </w:p>
    <w:p w14:paraId="38B157E0">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里文：放心，</w:t>
      </w:r>
      <w:r>
        <w:rPr>
          <w:rFonts w:hint="eastAsia" w:ascii="宋体" w:hAnsi="宋体" w:eastAsia="宋体" w:cs="宋体"/>
          <w:sz w:val="24"/>
          <w:szCs w:val="24"/>
          <w:lang w:val="en-US" w:eastAsia="zh-CN"/>
        </w:rPr>
        <w:t>我不杀你。</w:t>
      </w:r>
    </w:p>
    <w:p w14:paraId="5CBA2015">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△奥兰刚松一口气。</w:t>
      </w:r>
    </w:p>
    <w:p w14:paraId="7FE40376">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里文：</w:t>
      </w:r>
      <w:r>
        <w:rPr>
          <w:rFonts w:hint="eastAsia" w:ascii="宋体" w:hAnsi="宋体" w:eastAsia="宋体" w:cs="宋体"/>
          <w:sz w:val="24"/>
          <w:szCs w:val="24"/>
          <w:lang w:val="en-US" w:eastAsia="zh-CN"/>
        </w:rPr>
        <w:t>我要你这条蠢狗活着爬回去，亲口告诉陛下你干了什么。去享受你应得的下场吧！</w:t>
      </w:r>
    </w:p>
    <w:p w14:paraId="7BA775CA">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△里文厌恶地一挥手，锁链消散，奥兰如同烂泥般重重砸在地上。</w:t>
      </w:r>
    </w:p>
    <w:p w14:paraId="53D6FE19">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△里文转过身，手中的吊坠此时正散发着微弱而坚定的光芒，遥遥指向正北方。</w:t>
      </w:r>
    </w:p>
    <w:p w14:paraId="78BA0930">
      <w:pPr>
        <w:pStyle w:val="3"/>
        <w:bidi w:val="0"/>
        <w:rPr>
          <w:rFonts w:hint="eastAsia"/>
          <w:lang w:val="en-US" w:eastAsia="zh-CN"/>
        </w:rPr>
      </w:pPr>
      <w:r>
        <w:rPr>
          <w:rFonts w:hint="eastAsia"/>
          <w:lang w:val="en-US" w:eastAsia="zh-CN"/>
        </w:rPr>
        <w:t>第37集</w:t>
      </w:r>
    </w:p>
    <w:p w14:paraId="6764BD3A">
      <w:pPr>
        <w:bidi w:val="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035-1皇宫宴会大厅/夜/内</w:t>
      </w:r>
    </w:p>
    <w:p w14:paraId="07671C0B">
      <w:pPr>
        <w:bidi w:val="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人物：里文、尤利乌斯、塞弗林、贵族们、奥兰</w:t>
      </w:r>
    </w:p>
    <w:p w14:paraId="0F61A808">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△里文面色冰冷，如同拖死狗一般，将奥兰直接扔在大殿中央。</w:t>
      </w:r>
    </w:p>
    <w:p w14:paraId="15701E4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△贵族们发出一阵惊呼，纷纷骇然退开。</w:t>
      </w:r>
    </w:p>
    <w:p w14:paraId="230B3198">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贵族A</w:t>
      </w:r>
      <w:r>
        <w:rPr>
          <w:rFonts w:hint="default" w:ascii="宋体" w:hAnsi="宋体" w:eastAsia="宋体" w:cs="宋体"/>
          <w:sz w:val="24"/>
          <w:szCs w:val="24"/>
          <w:lang w:val="en-US" w:eastAsia="zh-CN"/>
        </w:rPr>
        <w:t>（指着里文怒斥）：放肆！大婚之夜，你竟敢在御前行凶，把</w:t>
      </w:r>
      <w:r>
        <w:rPr>
          <w:rFonts w:hint="eastAsia" w:ascii="宋体" w:hAnsi="宋体" w:eastAsia="宋体" w:cs="宋体"/>
          <w:sz w:val="24"/>
          <w:szCs w:val="24"/>
          <w:lang w:val="en-US" w:eastAsia="zh-CN"/>
        </w:rPr>
        <w:t>首相</w:t>
      </w:r>
      <w:r>
        <w:rPr>
          <w:rFonts w:hint="default" w:ascii="宋体" w:hAnsi="宋体" w:eastAsia="宋体" w:cs="宋体"/>
          <w:sz w:val="24"/>
          <w:szCs w:val="24"/>
          <w:lang w:val="en-US" w:eastAsia="zh-CN"/>
        </w:rPr>
        <w:t>大人打成这样？！</w:t>
      </w:r>
    </w:p>
    <w:p w14:paraId="378F13C1">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△里文看都没看他一眼，径直走</w:t>
      </w:r>
      <w:r>
        <w:rPr>
          <w:rFonts w:hint="eastAsia" w:ascii="宋体" w:hAnsi="宋体" w:eastAsia="宋体" w:cs="宋体"/>
          <w:sz w:val="24"/>
          <w:szCs w:val="24"/>
          <w:lang w:val="en-US" w:eastAsia="zh-CN"/>
        </w:rPr>
        <w:t>向皇帝，</w:t>
      </w:r>
    </w:p>
    <w:p w14:paraId="2D8AD0FC">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尤利乌斯（猛地站起身）：里文？！这是怎么回事？莱拉呢？</w:t>
      </w:r>
    </w:p>
    <w:p w14:paraId="1CDD5B83">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里文（冷冷看着奥兰）：奥兰勾结巴尔坎残党。莱拉殿下......被他们开启的传送门带走了。</w:t>
      </w:r>
    </w:p>
    <w:p w14:paraId="5F9EA473">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△全场哗然，大臣们惊恐地交头接耳。</w:t>
      </w:r>
    </w:p>
    <w:p w14:paraId="0226912F">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尤利乌斯（怒声）：奥兰！你竟敢......！</w:t>
      </w:r>
    </w:p>
    <w:p w14:paraId="00FA1855">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△奥兰艰难抬头，满脸血污，却仍强撑镇定。</w:t>
      </w:r>
    </w:p>
    <w:p w14:paraId="00101D5C">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奥兰：</w:t>
      </w:r>
      <w:r>
        <w:rPr>
          <w:rFonts w:hint="eastAsia" w:ascii="宋体" w:hAnsi="宋体" w:eastAsia="宋体" w:cs="宋体"/>
          <w:sz w:val="24"/>
          <w:szCs w:val="24"/>
          <w:lang w:val="en-US" w:eastAsia="zh-CN"/>
        </w:rPr>
        <w:t>陛下！巴尔坎人有多凶残您是知道的！如果真有埋伏，就算他再怎么厉害也不可能毫发无损地跑回来！</w:t>
      </w:r>
    </w:p>
    <w:p w14:paraId="2902E8DF">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奥兰</w:t>
      </w:r>
      <w:r>
        <w:rPr>
          <w:rFonts w:hint="eastAsia" w:ascii="宋体" w:hAnsi="宋体" w:eastAsia="宋体" w:cs="宋体"/>
          <w:sz w:val="24"/>
          <w:szCs w:val="24"/>
          <w:lang w:val="en-US" w:eastAsia="zh-CN"/>
        </w:rPr>
        <w:t>（膝行两步）：是里文勾结外敌，贪生怕死丢下了公主！陛下，快把他拿下啊！</w:t>
      </w:r>
    </w:p>
    <w:p w14:paraId="4982BCAE">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尤利乌斯</w:t>
      </w:r>
      <w:r>
        <w:rPr>
          <w:rFonts w:hint="default" w:ascii="宋体" w:hAnsi="宋体" w:eastAsia="宋体" w:cs="宋体"/>
          <w:sz w:val="24"/>
          <w:szCs w:val="24"/>
          <w:lang w:val="en-US" w:eastAsia="zh-CN"/>
        </w:rPr>
        <w:t>双眼猩红</w:t>
      </w:r>
      <w:r>
        <w:rPr>
          <w:rFonts w:hint="eastAsia" w:ascii="宋体" w:hAnsi="宋体" w:eastAsia="宋体" w:cs="宋体"/>
          <w:sz w:val="24"/>
          <w:szCs w:val="24"/>
          <w:lang w:val="en-US" w:eastAsia="zh-CN"/>
        </w:rPr>
        <w:t>地瞪着奥兰，快步上前狠踹一脚奥兰。</w:t>
      </w:r>
    </w:p>
    <w:p w14:paraId="6AA3B441">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尤利乌斯</w:t>
      </w:r>
      <w:r>
        <w:rPr>
          <w:rFonts w:hint="default" w:ascii="宋体" w:hAnsi="宋体" w:eastAsia="宋体" w:cs="宋体"/>
          <w:sz w:val="24"/>
          <w:szCs w:val="24"/>
          <w:lang w:val="en-US" w:eastAsia="zh-CN"/>
        </w:rPr>
        <w:t>：给朕闭嘴！</w:t>
      </w:r>
      <w:r>
        <w:rPr>
          <w:rFonts w:hint="eastAsia" w:ascii="宋体" w:hAnsi="宋体" w:eastAsia="宋体" w:cs="宋体"/>
          <w:sz w:val="24"/>
          <w:szCs w:val="24"/>
          <w:lang w:val="en-US" w:eastAsia="zh-CN"/>
        </w:rPr>
        <w:t>朕不相信驸马难道相信你吗！</w:t>
      </w:r>
      <w:r>
        <w:rPr>
          <w:rFonts w:hint="default" w:ascii="宋体" w:hAnsi="宋体" w:eastAsia="宋体" w:cs="宋体"/>
          <w:sz w:val="24"/>
          <w:szCs w:val="24"/>
          <w:lang w:val="en-US" w:eastAsia="zh-CN"/>
        </w:rPr>
        <w:t>塞弗林！</w:t>
      </w:r>
    </w:p>
    <w:p w14:paraId="4737DB20">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△塞弗林化作残影出现在奥兰身边，一把扣住他的天灵盖，黑色魔力强行刺入奥兰的大脑。</w:t>
      </w:r>
    </w:p>
    <w:p w14:paraId="6214589A">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奥兰尖声惨叫，随后软倒在血泊里，不省人事</w:t>
      </w:r>
      <w:r>
        <w:rPr>
          <w:rFonts w:hint="default" w:ascii="宋体" w:hAnsi="宋体" w:eastAsia="宋体" w:cs="宋体"/>
          <w:sz w:val="24"/>
          <w:szCs w:val="24"/>
          <w:lang w:val="en-US" w:eastAsia="zh-CN"/>
        </w:rPr>
        <w:t>。</w:t>
      </w:r>
    </w:p>
    <w:p w14:paraId="02C21B11">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塞弗林转头看向尤利乌斯，神色凝重。</w:t>
      </w:r>
    </w:p>
    <w:p w14:paraId="4AEE74B4">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塞弗林：陛下，里文说的是真的，公主殿下很可能被传送到了恶魔巢穴中。</w:t>
      </w:r>
    </w:p>
    <w:p w14:paraId="39321C0D">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塞弗林（叹气）：那里空间混乱，军队难以攻入。能救回长公主的，恐怕也只有星云骑士了。</w:t>
      </w:r>
    </w:p>
    <w:p w14:paraId="1CDCB2A9">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尤利乌斯（森冷）：先把奥兰拖下去。等朕救回莱拉，再亲手处置他。</w:t>
      </w:r>
    </w:p>
    <w:p w14:paraId="63741823">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△大厅内安静了一瞬，随后议论声纷纷。贵族目光纷纷落在了里文身上，指指点点。</w:t>
      </w:r>
    </w:p>
    <w:p w14:paraId="1F7AC0EA">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贵族A（低声）：到头来，还是要靠真正的英雄。</w:t>
      </w:r>
    </w:p>
    <w:p w14:paraId="0477F9FD">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贵族B（附和）：有些人倒是命大，公主殿下生死未卜，他却能一个人回来。</w:t>
      </w:r>
    </w:p>
    <w:p w14:paraId="31F4405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△窃窃私语声不绝于耳。里文站在大殿中央，缓缓闭上眼。他身后浮现出庞大的星龙虚影，星龙虚影无形咆哮，逸散出点点星光！</w:t>
      </w:r>
    </w:p>
    <w:p w14:paraId="712B314F">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里文：不用找了，星云骑士就是我。</w:t>
      </w:r>
    </w:p>
    <w:p w14:paraId="7067F497">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△【特写】下一秒里文睁眼，眼中幽蓝星光乍现！</w:t>
      </w:r>
    </w:p>
    <w:p w14:paraId="1003C23C">
      <w:pPr>
        <w:pStyle w:val="3"/>
        <w:bidi w:val="0"/>
        <w:rPr>
          <w:rFonts w:hint="eastAsia"/>
          <w:lang w:val="en-US" w:eastAsia="zh-CN"/>
        </w:rPr>
      </w:pPr>
      <w:r>
        <w:rPr>
          <w:rFonts w:hint="eastAsia"/>
          <w:lang w:val="en-US" w:eastAsia="zh-CN"/>
        </w:rPr>
        <w:t>第38集</w:t>
      </w:r>
    </w:p>
    <w:p w14:paraId="0B191B74">
      <w:pPr>
        <w:bidi w:val="0"/>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 xml:space="preserve">038-1 </w:t>
      </w:r>
      <w:r>
        <w:rPr>
          <w:rFonts w:hint="eastAsia" w:ascii="宋体" w:hAnsi="宋体" w:eastAsia="宋体" w:cs="宋体"/>
          <w:b/>
          <w:bCs/>
          <w:sz w:val="24"/>
          <w:szCs w:val="24"/>
          <w:lang w:val="en-US" w:eastAsia="zh-CN"/>
        </w:rPr>
        <w:t>皇宫宴会大厅</w:t>
      </w:r>
      <w:r>
        <w:rPr>
          <w:rFonts w:hint="default" w:ascii="宋体" w:hAnsi="宋体" w:eastAsia="宋体" w:cs="宋体"/>
          <w:b/>
          <w:bCs/>
          <w:sz w:val="24"/>
          <w:szCs w:val="24"/>
          <w:lang w:val="en-US" w:eastAsia="zh-CN"/>
        </w:rPr>
        <w:t>/夜/内</w:t>
      </w:r>
      <w:r>
        <w:rPr>
          <w:rFonts w:hint="default" w:ascii="宋体" w:hAnsi="宋体" w:eastAsia="宋体" w:cs="宋体"/>
          <w:b/>
          <w:bCs/>
          <w:sz w:val="24"/>
          <w:szCs w:val="24"/>
          <w:lang w:val="en-US" w:eastAsia="zh-CN"/>
        </w:rPr>
        <w:br w:type="textWrapping"/>
      </w:r>
      <w:r>
        <w:rPr>
          <w:rFonts w:hint="default" w:ascii="宋体" w:hAnsi="宋体" w:eastAsia="宋体" w:cs="宋体"/>
          <w:b/>
          <w:bCs/>
          <w:sz w:val="24"/>
          <w:szCs w:val="24"/>
          <w:lang w:val="en-US" w:eastAsia="zh-CN"/>
        </w:rPr>
        <w:t>人物：里文、尤利乌斯、塞弗林、众</w:t>
      </w:r>
      <w:r>
        <w:rPr>
          <w:rFonts w:hint="eastAsia" w:ascii="宋体" w:hAnsi="宋体" w:eastAsia="宋体" w:cs="宋体"/>
          <w:b/>
          <w:bCs/>
          <w:sz w:val="24"/>
          <w:szCs w:val="24"/>
          <w:lang w:val="en-US" w:eastAsia="zh-CN"/>
        </w:rPr>
        <w:t>贵族</w:t>
      </w:r>
      <w:r>
        <w:rPr>
          <w:rFonts w:hint="default" w:ascii="宋体" w:hAnsi="宋体" w:eastAsia="宋体" w:cs="宋体"/>
          <w:b/>
          <w:bCs/>
          <w:sz w:val="24"/>
          <w:szCs w:val="24"/>
          <w:lang w:val="en-US" w:eastAsia="zh-CN"/>
        </w:rPr>
        <w:t>、禁卫军统领</w:t>
      </w:r>
    </w:p>
    <w:p w14:paraId="5EF52136">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△大殿内突然爆发出哄笑声，</w:t>
      </w:r>
      <w:r>
        <w:rPr>
          <w:rFonts w:hint="eastAsia" w:ascii="宋体" w:hAnsi="宋体" w:eastAsia="宋体" w:cs="宋体"/>
          <w:sz w:val="24"/>
          <w:szCs w:val="24"/>
          <w:lang w:val="en-US" w:eastAsia="zh-CN"/>
        </w:rPr>
        <w:t>众贵族</w:t>
      </w:r>
      <w:r>
        <w:rPr>
          <w:rFonts w:hint="default" w:ascii="宋体" w:hAnsi="宋体" w:eastAsia="宋体" w:cs="宋体"/>
          <w:sz w:val="24"/>
          <w:szCs w:val="24"/>
          <w:lang w:val="en-US" w:eastAsia="zh-CN"/>
        </w:rPr>
        <w:t>仿佛听到了什么天大的笑话。</w:t>
      </w:r>
    </w:p>
    <w:p w14:paraId="5072448C">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贵族</w:t>
      </w:r>
      <w:r>
        <w:rPr>
          <w:rFonts w:hint="default" w:ascii="宋体" w:hAnsi="宋体" w:eastAsia="宋体" w:cs="宋体"/>
          <w:sz w:val="24"/>
          <w:szCs w:val="24"/>
          <w:lang w:val="en-US" w:eastAsia="zh-CN"/>
        </w:rPr>
        <w:t>A（笑得直拍大腿）：</w:t>
      </w:r>
      <w:r>
        <w:rPr>
          <w:rFonts w:hint="eastAsia" w:ascii="宋体" w:hAnsi="宋体" w:eastAsia="宋体" w:cs="宋体"/>
          <w:sz w:val="24"/>
          <w:szCs w:val="24"/>
          <w:lang w:val="en-US" w:eastAsia="zh-CN"/>
        </w:rPr>
        <w:t>他疯了吧，</w:t>
      </w:r>
      <w:r>
        <w:rPr>
          <w:rFonts w:hint="default" w:ascii="宋体" w:hAnsi="宋体" w:eastAsia="宋体" w:cs="宋体"/>
          <w:sz w:val="24"/>
          <w:szCs w:val="24"/>
          <w:lang w:val="en-US" w:eastAsia="zh-CN"/>
        </w:rPr>
        <w:t>会几招龙形魔法，</w:t>
      </w:r>
      <w:r>
        <w:rPr>
          <w:rFonts w:hint="eastAsia" w:ascii="宋体" w:hAnsi="宋体" w:eastAsia="宋体" w:cs="宋体"/>
          <w:sz w:val="24"/>
          <w:szCs w:val="24"/>
          <w:lang w:val="en-US" w:eastAsia="zh-CN"/>
        </w:rPr>
        <w:t>就</w:t>
      </w:r>
      <w:r>
        <w:rPr>
          <w:rFonts w:hint="default" w:ascii="宋体" w:hAnsi="宋体" w:eastAsia="宋体" w:cs="宋体"/>
          <w:sz w:val="24"/>
          <w:szCs w:val="24"/>
          <w:lang w:val="en-US" w:eastAsia="zh-CN"/>
        </w:rPr>
        <w:t>敢冒充星云骑士？</w:t>
      </w:r>
    </w:p>
    <w:p w14:paraId="340E4CB9">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贵族B</w:t>
      </w:r>
      <w:r>
        <w:rPr>
          <w:rFonts w:hint="default" w:ascii="宋体" w:hAnsi="宋体" w:eastAsia="宋体" w:cs="宋体"/>
          <w:sz w:val="24"/>
          <w:szCs w:val="24"/>
          <w:lang w:val="en-US" w:eastAsia="zh-CN"/>
        </w:rPr>
        <w:t>（冷笑）：</w:t>
      </w:r>
      <w:r>
        <w:rPr>
          <w:rFonts w:hint="eastAsia" w:ascii="宋体" w:hAnsi="宋体" w:eastAsia="宋体" w:cs="宋体"/>
          <w:sz w:val="24"/>
          <w:szCs w:val="24"/>
          <w:lang w:val="en-US" w:eastAsia="zh-CN"/>
        </w:rPr>
        <w:t>你也不看看自己什么样，也好意思碰瓷？我还是说我是星云骑士的爹呢！</w:t>
      </w:r>
    </w:p>
    <w:p w14:paraId="62722FAD">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△里文挑了挑眉，</w:t>
      </w:r>
      <w:r>
        <w:rPr>
          <w:rFonts w:hint="eastAsia" w:ascii="宋体" w:hAnsi="宋体" w:eastAsia="宋体" w:cs="宋体"/>
          <w:sz w:val="24"/>
          <w:szCs w:val="24"/>
          <w:lang w:val="en-US" w:eastAsia="zh-CN"/>
        </w:rPr>
        <w:t>双手插兜，</w:t>
      </w:r>
      <w:r>
        <w:rPr>
          <w:rFonts w:hint="default" w:ascii="宋体" w:hAnsi="宋体" w:eastAsia="宋体" w:cs="宋体"/>
          <w:sz w:val="24"/>
          <w:szCs w:val="24"/>
          <w:lang w:val="en-US" w:eastAsia="zh-CN"/>
        </w:rPr>
        <w:t>懒洋洋地看向他们。</w:t>
      </w:r>
    </w:p>
    <w:p w14:paraId="512D696A">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里文</w:t>
      </w:r>
      <w:r>
        <w:rPr>
          <w:rFonts w:hint="eastAsia" w:ascii="宋体" w:hAnsi="宋体" w:eastAsia="宋体" w:cs="宋体"/>
          <w:sz w:val="24"/>
          <w:szCs w:val="24"/>
          <w:lang w:val="en-US" w:eastAsia="zh-CN"/>
        </w:rPr>
        <w:t>）：抱歉，</w:t>
      </w:r>
      <w:r>
        <w:rPr>
          <w:rFonts w:hint="default" w:ascii="宋体" w:hAnsi="宋体" w:eastAsia="宋体" w:cs="宋体"/>
          <w:sz w:val="24"/>
          <w:szCs w:val="24"/>
          <w:lang w:val="en-US" w:eastAsia="zh-CN"/>
        </w:rPr>
        <w:t>本少爷</w:t>
      </w:r>
      <w:r>
        <w:rPr>
          <w:rFonts w:hint="eastAsia" w:ascii="宋体" w:hAnsi="宋体" w:eastAsia="宋体" w:cs="宋体"/>
          <w:sz w:val="24"/>
          <w:szCs w:val="24"/>
          <w:lang w:val="en-US" w:eastAsia="zh-CN"/>
        </w:rPr>
        <w:t>这</w:t>
      </w:r>
      <w:r>
        <w:rPr>
          <w:rFonts w:hint="default" w:ascii="宋体" w:hAnsi="宋体" w:eastAsia="宋体" w:cs="宋体"/>
          <w:sz w:val="24"/>
          <w:szCs w:val="24"/>
          <w:lang w:val="en-US" w:eastAsia="zh-CN"/>
        </w:rPr>
        <w:t>不叫冒名顶替，叫</w:t>
      </w:r>
      <w:r>
        <w:rPr>
          <w:rFonts w:hint="eastAsia" w:ascii="宋体" w:hAnsi="宋体" w:eastAsia="宋体" w:cs="宋体"/>
          <w:sz w:val="24"/>
          <w:szCs w:val="24"/>
          <w:lang w:val="en-US" w:eastAsia="zh-CN"/>
        </w:rPr>
        <w:t>一群蠢货不愿意相信事实</w:t>
      </w:r>
      <w:r>
        <w:rPr>
          <w:rFonts w:hint="default" w:ascii="宋体" w:hAnsi="宋体" w:eastAsia="宋体" w:cs="宋体"/>
          <w:sz w:val="24"/>
          <w:szCs w:val="24"/>
          <w:lang w:val="en-US" w:eastAsia="zh-CN"/>
        </w:rPr>
        <w:t>。</w:t>
      </w:r>
    </w:p>
    <w:p w14:paraId="6517BF26">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贵族</w:t>
      </w:r>
      <w:r>
        <w:rPr>
          <w:rFonts w:hint="default" w:ascii="宋体" w:hAnsi="宋体" w:eastAsia="宋体" w:cs="宋体"/>
          <w:sz w:val="24"/>
          <w:szCs w:val="24"/>
          <w:lang w:val="en-US" w:eastAsia="zh-CN"/>
        </w:rPr>
        <w:t>A（怒斥）：公主生死未卜，你还敢拿</w:t>
      </w:r>
      <w:r>
        <w:rPr>
          <w:rFonts w:hint="eastAsia" w:ascii="宋体" w:hAnsi="宋体" w:eastAsia="宋体" w:cs="宋体"/>
          <w:sz w:val="24"/>
          <w:szCs w:val="24"/>
          <w:lang w:val="en-US" w:eastAsia="zh-CN"/>
        </w:rPr>
        <w:t>这种事</w:t>
      </w:r>
      <w:r>
        <w:rPr>
          <w:rFonts w:hint="default" w:ascii="宋体" w:hAnsi="宋体" w:eastAsia="宋体" w:cs="宋体"/>
          <w:sz w:val="24"/>
          <w:szCs w:val="24"/>
          <w:lang w:val="en-US" w:eastAsia="zh-CN"/>
        </w:rPr>
        <w:t>开玩笑？你是人吗！</w:t>
      </w:r>
      <w:r>
        <w:rPr>
          <w:rFonts w:hint="eastAsia" w:ascii="宋体" w:hAnsi="宋体" w:eastAsia="宋体" w:cs="宋体"/>
          <w:sz w:val="24"/>
          <w:szCs w:val="24"/>
          <w:lang w:val="en-US" w:eastAsia="zh-CN"/>
        </w:rPr>
        <w:t>不如省点力气，帮我们一起找星云骑士踪迹！</w:t>
      </w:r>
    </w:p>
    <w:p w14:paraId="04BDC3FF">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△尤利乌斯猛地一拍</w:t>
      </w:r>
      <w:r>
        <w:rPr>
          <w:rFonts w:hint="eastAsia" w:ascii="宋体" w:hAnsi="宋体" w:eastAsia="宋体" w:cs="宋体"/>
          <w:sz w:val="24"/>
          <w:szCs w:val="24"/>
          <w:lang w:val="en-US" w:eastAsia="zh-CN"/>
        </w:rPr>
        <w:t>椅子</w:t>
      </w:r>
      <w:r>
        <w:rPr>
          <w:rFonts w:hint="default" w:ascii="宋体" w:hAnsi="宋体" w:eastAsia="宋体" w:cs="宋体"/>
          <w:sz w:val="24"/>
          <w:szCs w:val="24"/>
          <w:lang w:val="en-US" w:eastAsia="zh-CN"/>
        </w:rPr>
        <w:t>扶手，怒火中烧。</w:t>
      </w:r>
    </w:p>
    <w:p w14:paraId="5FC58DDB">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尤利乌斯：都给朕闭嘴！</w:t>
      </w:r>
    </w:p>
    <w:p w14:paraId="1E7BDA2B">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众贵族</w:t>
      </w:r>
      <w:r>
        <w:rPr>
          <w:rFonts w:hint="default" w:ascii="宋体" w:hAnsi="宋体" w:eastAsia="宋体" w:cs="宋体"/>
          <w:sz w:val="24"/>
          <w:szCs w:val="24"/>
          <w:lang w:val="en-US" w:eastAsia="zh-CN"/>
        </w:rPr>
        <w:t>纷纷低头，尤利乌斯看向里文，眼神复杂。</w:t>
      </w:r>
    </w:p>
    <w:p w14:paraId="66EED12E">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尤利乌斯：里文很强，强到足够让你们闭嘴。</w:t>
      </w:r>
    </w:p>
    <w:p w14:paraId="41D6CD59">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贵族B</w:t>
      </w:r>
      <w:r>
        <w:rPr>
          <w:rFonts w:hint="default" w:ascii="宋体" w:hAnsi="宋体" w:eastAsia="宋体" w:cs="宋体"/>
          <w:sz w:val="24"/>
          <w:szCs w:val="24"/>
          <w:lang w:val="en-US" w:eastAsia="zh-CN"/>
        </w:rPr>
        <w:t>躬下身，语气却透着阴阳怪气。</w:t>
      </w:r>
    </w:p>
    <w:p w14:paraId="318B5C7B">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贵族B：</w:t>
      </w:r>
      <w:r>
        <w:rPr>
          <w:rFonts w:hint="default" w:ascii="宋体" w:hAnsi="宋体" w:eastAsia="宋体" w:cs="宋体"/>
          <w:sz w:val="24"/>
          <w:szCs w:val="24"/>
          <w:lang w:val="en-US" w:eastAsia="zh-CN"/>
        </w:rPr>
        <w:t>陛下，臣不敢质疑您。可强，不代表他就是</w:t>
      </w:r>
      <w:r>
        <w:rPr>
          <w:rFonts w:hint="eastAsia" w:ascii="宋体" w:hAnsi="宋体" w:eastAsia="宋体" w:cs="宋体"/>
          <w:sz w:val="24"/>
          <w:szCs w:val="24"/>
          <w:lang w:val="en-US" w:eastAsia="zh-CN"/>
        </w:rPr>
        <w:t>那位大人</w:t>
      </w:r>
      <w:r>
        <w:rPr>
          <w:rFonts w:hint="default" w:ascii="宋体" w:hAnsi="宋体" w:eastAsia="宋体" w:cs="宋体"/>
          <w:sz w:val="24"/>
          <w:szCs w:val="24"/>
          <w:lang w:val="en-US" w:eastAsia="zh-CN"/>
        </w:rPr>
        <w:t>！一个</w:t>
      </w:r>
      <w:r>
        <w:rPr>
          <w:rFonts w:hint="eastAsia" w:ascii="宋体" w:hAnsi="宋体" w:eastAsia="宋体" w:cs="宋体"/>
          <w:sz w:val="24"/>
          <w:szCs w:val="24"/>
          <w:lang w:val="en-US" w:eastAsia="zh-CN"/>
        </w:rPr>
        <w:t>只知道混吃等死的混账</w:t>
      </w:r>
      <w:r>
        <w:rPr>
          <w:rFonts w:hint="default" w:ascii="宋体" w:hAnsi="宋体" w:eastAsia="宋体" w:cs="宋体"/>
          <w:sz w:val="24"/>
          <w:szCs w:val="24"/>
          <w:lang w:val="en-US" w:eastAsia="zh-CN"/>
        </w:rPr>
        <w:t>突然说自己是传说中的英雄，这未免太荒唐了。</w:t>
      </w:r>
    </w:p>
    <w:p w14:paraId="09A98C50">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△塞弗林眉头紧锁，上前一步</w:t>
      </w:r>
      <w:r>
        <w:rPr>
          <w:rFonts w:hint="eastAsia" w:ascii="宋体" w:hAnsi="宋体" w:eastAsia="宋体" w:cs="宋体"/>
          <w:sz w:val="24"/>
          <w:szCs w:val="24"/>
          <w:lang w:val="en-US" w:eastAsia="zh-CN"/>
        </w:rPr>
        <w:t>，冷眼扫过众人</w:t>
      </w:r>
      <w:r>
        <w:rPr>
          <w:rFonts w:hint="default" w:ascii="宋体" w:hAnsi="宋体" w:eastAsia="宋体" w:cs="宋体"/>
          <w:sz w:val="24"/>
          <w:szCs w:val="24"/>
          <w:lang w:val="en-US" w:eastAsia="zh-CN"/>
        </w:rPr>
        <w:t>。</w:t>
      </w:r>
    </w:p>
    <w:p w14:paraId="5F006818">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塞弗林：里文击败过我。</w:t>
      </w:r>
    </w:p>
    <w:p w14:paraId="12C69C45">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△此言一出，全场哗然。</w:t>
      </w:r>
    </w:p>
    <w:p w14:paraId="650925E3">
      <w:pPr>
        <w:bidi w:val="0"/>
        <w:rPr>
          <w:rFonts w:hint="default" w:ascii="宋体" w:hAnsi="宋体" w:eastAsia="宋体" w:cs="宋体"/>
          <w:b w:val="0"/>
          <w:bCs w:val="0"/>
          <w:sz w:val="24"/>
          <w:szCs w:val="24"/>
          <w:highlight w:val="yellow"/>
          <w:lang w:val="en-US" w:eastAsia="zh-CN"/>
        </w:rPr>
      </w:pPr>
      <w:r>
        <w:rPr>
          <w:rFonts w:hint="eastAsia" w:ascii="宋体" w:hAnsi="宋体" w:eastAsia="宋体" w:cs="宋体"/>
          <w:b w:val="0"/>
          <w:bCs w:val="0"/>
          <w:sz w:val="24"/>
          <w:szCs w:val="24"/>
          <w:highlight w:val="yellow"/>
          <w:lang w:val="en-US" w:eastAsia="zh-CN"/>
        </w:rPr>
        <w:t>贵族</w:t>
      </w:r>
      <w:r>
        <w:rPr>
          <w:rFonts w:hint="default" w:ascii="宋体" w:hAnsi="宋体" w:eastAsia="宋体" w:cs="宋体"/>
          <w:b w:val="0"/>
          <w:bCs w:val="0"/>
          <w:sz w:val="24"/>
          <w:szCs w:val="24"/>
          <w:highlight w:val="yellow"/>
          <w:lang w:val="en-US" w:eastAsia="zh-CN"/>
        </w:rPr>
        <w:t>B：什么？！这不可能！您可是帝国最强法师！</w:t>
      </w:r>
    </w:p>
    <w:p w14:paraId="78C7ECF5">
      <w:pPr>
        <w:bidi w:val="0"/>
        <w:rPr>
          <w:ins w:id="1734" w:author="z'z" w:date="2026-07-07T14:27:23Z"/>
          <w:rFonts w:hint="default" w:ascii="宋体" w:hAnsi="宋体" w:eastAsia="宋体" w:cs="宋体"/>
          <w:b w:val="0"/>
          <w:bCs w:val="0"/>
          <w:sz w:val="24"/>
          <w:szCs w:val="24"/>
          <w:highlight w:val="yellow"/>
          <w:lang w:val="en-US" w:eastAsia="zh-CN"/>
        </w:rPr>
      </w:pPr>
      <w:r>
        <w:rPr>
          <w:rFonts w:hint="default" w:ascii="宋体" w:hAnsi="宋体" w:eastAsia="宋体" w:cs="宋体"/>
          <w:b w:val="0"/>
          <w:bCs w:val="0"/>
          <w:sz w:val="24"/>
          <w:szCs w:val="24"/>
          <w:highlight w:val="yellow"/>
          <w:lang w:val="en-US" w:eastAsia="zh-CN"/>
        </w:rPr>
        <w:t>塞弗林（冷</w:t>
      </w:r>
      <w:r>
        <w:rPr>
          <w:rFonts w:hint="eastAsia" w:ascii="宋体" w:hAnsi="宋体" w:eastAsia="宋体" w:cs="宋体"/>
          <w:b w:val="0"/>
          <w:bCs w:val="0"/>
          <w:sz w:val="24"/>
          <w:szCs w:val="24"/>
          <w:highlight w:val="yellow"/>
          <w:lang w:val="en-US" w:eastAsia="zh-CN"/>
        </w:rPr>
        <w:t>漠</w:t>
      </w:r>
      <w:r>
        <w:rPr>
          <w:rFonts w:hint="default" w:ascii="宋体" w:hAnsi="宋体" w:eastAsia="宋体" w:cs="宋体"/>
          <w:b w:val="0"/>
          <w:bCs w:val="0"/>
          <w:sz w:val="24"/>
          <w:szCs w:val="24"/>
          <w:highlight w:val="yellow"/>
          <w:lang w:val="en-US" w:eastAsia="zh-CN"/>
        </w:rPr>
        <w:t>）：</w:t>
      </w:r>
      <w:ins w:id="1735" w:author="z'z" w:date="2026-07-07T14:27:24Z">
        <w:r>
          <w:rPr>
            <w:rFonts w:hint="eastAsia" w:ascii="宋体" w:hAnsi="宋体" w:eastAsia="宋体" w:cs="宋体"/>
            <w:b w:val="0"/>
            <w:bCs w:val="0"/>
            <w:sz w:val="24"/>
            <w:szCs w:val="24"/>
            <w:highlight w:val="yellow"/>
            <w:lang w:val="en-US" w:eastAsia="zh-CN"/>
          </w:rPr>
          <w:t>我</w:t>
        </w:r>
      </w:ins>
      <w:ins w:id="1736" w:author="z'z" w:date="2026-07-07T14:27:29Z">
        <w:r>
          <w:rPr>
            <w:rFonts w:hint="eastAsia" w:ascii="宋体" w:hAnsi="宋体" w:eastAsia="宋体" w:cs="宋体"/>
            <w:b w:val="0"/>
            <w:bCs w:val="0"/>
            <w:sz w:val="24"/>
            <w:szCs w:val="24"/>
            <w:highlight w:val="yellow"/>
            <w:lang w:val="en-US" w:eastAsia="zh-CN"/>
          </w:rPr>
          <w:t>难道</w:t>
        </w:r>
      </w:ins>
      <w:ins w:id="1737" w:author="z'z" w:date="2026-07-07T14:27:31Z">
        <w:r>
          <w:rPr>
            <w:rFonts w:hint="eastAsia" w:ascii="宋体" w:hAnsi="宋体" w:eastAsia="宋体" w:cs="宋体"/>
            <w:b w:val="0"/>
            <w:bCs w:val="0"/>
            <w:sz w:val="24"/>
            <w:szCs w:val="24"/>
            <w:highlight w:val="yellow"/>
            <w:lang w:val="en-US" w:eastAsia="zh-CN"/>
          </w:rPr>
          <w:t>会用</w:t>
        </w:r>
      </w:ins>
      <w:ins w:id="1738" w:author="z'z" w:date="2026-07-07T14:27:35Z">
        <w:r>
          <w:rPr>
            <w:rFonts w:hint="eastAsia" w:ascii="宋体" w:hAnsi="宋体" w:eastAsia="宋体" w:cs="宋体"/>
            <w:b w:val="0"/>
            <w:bCs w:val="0"/>
            <w:sz w:val="24"/>
            <w:szCs w:val="24"/>
            <w:highlight w:val="yellow"/>
            <w:lang w:val="en-US" w:eastAsia="zh-CN"/>
          </w:rPr>
          <w:t>自己的</w:t>
        </w:r>
      </w:ins>
      <w:ins w:id="1739" w:author="z'z" w:date="2026-07-07T14:27:37Z">
        <w:r>
          <w:rPr>
            <w:rFonts w:hint="eastAsia" w:ascii="宋体" w:hAnsi="宋体" w:eastAsia="宋体" w:cs="宋体"/>
            <w:b w:val="0"/>
            <w:bCs w:val="0"/>
            <w:sz w:val="24"/>
            <w:szCs w:val="24"/>
            <w:highlight w:val="yellow"/>
            <w:lang w:val="en-US" w:eastAsia="zh-CN"/>
          </w:rPr>
          <w:t>名声</w:t>
        </w:r>
      </w:ins>
      <w:ins w:id="1740" w:author="z'z" w:date="2026-07-07T14:27:41Z">
        <w:r>
          <w:rPr>
            <w:rFonts w:hint="eastAsia" w:ascii="宋体" w:hAnsi="宋体" w:eastAsia="宋体" w:cs="宋体"/>
            <w:b w:val="0"/>
            <w:bCs w:val="0"/>
            <w:sz w:val="24"/>
            <w:szCs w:val="24"/>
            <w:highlight w:val="yellow"/>
            <w:lang w:val="en-US" w:eastAsia="zh-CN"/>
          </w:rPr>
          <w:t>开</w:t>
        </w:r>
      </w:ins>
      <w:ins w:id="1741" w:author="z'z" w:date="2026-07-07T14:27:42Z">
        <w:r>
          <w:rPr>
            <w:rFonts w:hint="eastAsia" w:ascii="宋体" w:hAnsi="宋体" w:eastAsia="宋体" w:cs="宋体"/>
            <w:b w:val="0"/>
            <w:bCs w:val="0"/>
            <w:sz w:val="24"/>
            <w:szCs w:val="24"/>
            <w:highlight w:val="yellow"/>
            <w:lang w:val="en-US" w:eastAsia="zh-CN"/>
          </w:rPr>
          <w:t>玩笑</w:t>
        </w:r>
      </w:ins>
      <w:ins w:id="1742" w:author="z'z" w:date="2026-07-07T14:27:43Z">
        <w:r>
          <w:rPr>
            <w:rFonts w:hint="eastAsia" w:ascii="宋体" w:hAnsi="宋体" w:eastAsia="宋体" w:cs="宋体"/>
            <w:b w:val="0"/>
            <w:bCs w:val="0"/>
            <w:sz w:val="24"/>
            <w:szCs w:val="24"/>
            <w:highlight w:val="yellow"/>
            <w:lang w:val="en-US" w:eastAsia="zh-CN"/>
          </w:rPr>
          <w:t>嘛。</w:t>
        </w:r>
      </w:ins>
    </w:p>
    <w:p w14:paraId="54CEAD7B">
      <w:pPr>
        <w:bidi w:val="0"/>
        <w:rPr>
          <w:ins w:id="1743" w:author="z'z" w:date="2026-07-07T14:27:51Z"/>
          <w:rFonts w:hint="default" w:ascii="宋体" w:hAnsi="宋体" w:eastAsia="宋体" w:cs="宋体"/>
          <w:sz w:val="24"/>
          <w:szCs w:val="24"/>
          <w:highlight w:val="yellow"/>
          <w:lang w:val="en-US" w:eastAsia="zh-CN"/>
        </w:rPr>
      </w:pPr>
      <w:ins w:id="1744" w:author="z'z" w:date="2026-07-07T14:27:52Z">
        <w:r>
          <w:rPr>
            <w:rFonts w:hint="default" w:ascii="宋体" w:hAnsi="宋体" w:eastAsia="宋体" w:cs="宋体"/>
            <w:sz w:val="24"/>
            <w:szCs w:val="24"/>
            <w:lang w:val="en-US" w:eastAsia="zh-CN"/>
          </w:rPr>
          <w:t>△</w:t>
        </w:r>
      </w:ins>
      <w:ins w:id="1745" w:author="z'z" w:date="2026-07-07T14:27:56Z">
        <w:r>
          <w:rPr>
            <w:rFonts w:hint="eastAsia" w:ascii="宋体" w:hAnsi="宋体" w:eastAsia="宋体" w:cs="宋体"/>
            <w:sz w:val="24"/>
            <w:szCs w:val="24"/>
            <w:lang w:val="en-US" w:eastAsia="zh-CN"/>
          </w:rPr>
          <w:t>贵族</w:t>
        </w:r>
      </w:ins>
      <w:ins w:id="1746" w:author="z'z" w:date="2026-07-07T14:28:00Z">
        <w:r>
          <w:rPr>
            <w:rFonts w:hint="eastAsia" w:ascii="宋体" w:hAnsi="宋体" w:eastAsia="宋体" w:cs="宋体"/>
            <w:sz w:val="24"/>
            <w:szCs w:val="24"/>
            <w:lang w:val="en-US" w:eastAsia="zh-CN"/>
          </w:rPr>
          <w:t>们</w:t>
        </w:r>
      </w:ins>
      <w:ins w:id="1747" w:author="z'z" w:date="2026-07-07T14:28:03Z">
        <w:r>
          <w:rPr>
            <w:rFonts w:hint="eastAsia" w:ascii="宋体" w:hAnsi="宋体" w:eastAsia="宋体" w:cs="宋体"/>
            <w:sz w:val="24"/>
            <w:szCs w:val="24"/>
            <w:lang w:val="en-US" w:eastAsia="zh-CN"/>
          </w:rPr>
          <w:t>话</w:t>
        </w:r>
      </w:ins>
      <w:ins w:id="1748" w:author="z'z" w:date="2026-07-07T14:28:05Z">
        <w:r>
          <w:rPr>
            <w:rFonts w:hint="eastAsia" w:ascii="宋体" w:hAnsi="宋体" w:eastAsia="宋体" w:cs="宋体"/>
            <w:sz w:val="24"/>
            <w:szCs w:val="24"/>
            <w:lang w:val="en-US" w:eastAsia="zh-CN"/>
          </w:rPr>
          <w:t>语</w:t>
        </w:r>
      </w:ins>
      <w:ins w:id="1749" w:author="z'z" w:date="2026-07-07T14:28:06Z">
        <w:r>
          <w:rPr>
            <w:rFonts w:hint="eastAsia" w:ascii="宋体" w:hAnsi="宋体" w:eastAsia="宋体" w:cs="宋体"/>
            <w:sz w:val="24"/>
            <w:szCs w:val="24"/>
            <w:lang w:val="en-US" w:eastAsia="zh-CN"/>
          </w:rPr>
          <w:t>一</w:t>
        </w:r>
      </w:ins>
      <w:ins w:id="1750" w:author="z'z" w:date="2026-07-07T14:28:24Z">
        <w:r>
          <w:rPr>
            <w:rFonts w:hint="eastAsia" w:ascii="宋体" w:hAnsi="宋体" w:eastAsia="宋体" w:cs="宋体"/>
            <w:sz w:val="24"/>
            <w:szCs w:val="24"/>
            <w:lang w:val="en-US" w:eastAsia="zh-CN"/>
          </w:rPr>
          <w:t>塞</w:t>
        </w:r>
      </w:ins>
      <w:ins w:id="1751" w:author="z'z" w:date="2026-07-07T14:28:25Z">
        <w:r>
          <w:rPr>
            <w:rFonts w:hint="eastAsia" w:ascii="宋体" w:hAnsi="宋体" w:eastAsia="宋体" w:cs="宋体"/>
            <w:sz w:val="24"/>
            <w:szCs w:val="24"/>
            <w:lang w:val="en-US" w:eastAsia="zh-CN"/>
          </w:rPr>
          <w:t>。</w:t>
        </w:r>
      </w:ins>
    </w:p>
    <w:p w14:paraId="6A39B263">
      <w:pPr>
        <w:bidi w:val="0"/>
        <w:rPr>
          <w:rFonts w:hint="default" w:ascii="宋体" w:hAnsi="宋体" w:eastAsia="宋体" w:cs="宋体"/>
          <w:sz w:val="24"/>
          <w:szCs w:val="24"/>
          <w:highlight w:val="yellow"/>
          <w:lang w:val="en-US" w:eastAsia="zh-CN"/>
        </w:rPr>
      </w:pPr>
      <w:r>
        <w:rPr>
          <w:rFonts w:hint="default" w:ascii="宋体" w:hAnsi="宋体" w:eastAsia="宋体" w:cs="宋体"/>
          <w:sz w:val="24"/>
          <w:szCs w:val="24"/>
          <w:highlight w:val="yellow"/>
          <w:lang w:val="en-US" w:eastAsia="zh-CN"/>
        </w:rPr>
        <w:t>△里文</w:t>
      </w:r>
      <w:r>
        <w:rPr>
          <w:rFonts w:hint="eastAsia" w:ascii="宋体" w:hAnsi="宋体" w:eastAsia="宋体" w:cs="宋体"/>
          <w:sz w:val="24"/>
          <w:szCs w:val="24"/>
          <w:highlight w:val="yellow"/>
          <w:lang w:val="en-US" w:eastAsia="zh-CN"/>
        </w:rPr>
        <w:t>从</w:t>
      </w:r>
      <w:r>
        <w:rPr>
          <w:rFonts w:hint="default" w:ascii="宋体" w:hAnsi="宋体" w:eastAsia="宋体" w:cs="宋体"/>
          <w:sz w:val="24"/>
          <w:szCs w:val="24"/>
          <w:highlight w:val="yellow"/>
          <w:lang w:val="en-US" w:eastAsia="zh-CN"/>
        </w:rPr>
        <w:t>裤兜里抽出手，扭了扭脖子。</w:t>
      </w:r>
    </w:p>
    <w:p w14:paraId="37B26B7F">
      <w:pPr>
        <w:bidi w:val="0"/>
        <w:rPr>
          <w:ins w:id="1752" w:author="z'z" w:date="2026-07-07T14:28:30Z"/>
          <w:rFonts w:hint="default" w:ascii="宋体" w:hAnsi="宋体" w:eastAsia="宋体" w:cs="宋体"/>
          <w:sz w:val="24"/>
          <w:szCs w:val="24"/>
          <w:highlight w:val="yellow"/>
          <w:lang w:val="en-US" w:eastAsia="zh-CN"/>
        </w:rPr>
      </w:pPr>
      <w:r>
        <w:rPr>
          <w:rFonts w:hint="default" w:ascii="宋体" w:hAnsi="宋体" w:eastAsia="宋体" w:cs="宋体"/>
          <w:sz w:val="24"/>
          <w:szCs w:val="24"/>
          <w:highlight w:val="yellow"/>
          <w:lang w:val="en-US" w:eastAsia="zh-CN"/>
        </w:rPr>
        <w:t>里文</w:t>
      </w:r>
      <w:del w:id="1753" w:author="z'z" w:date="2026-07-07T14:28:29Z">
        <w:r>
          <w:rPr>
            <w:rFonts w:hint="default" w:ascii="宋体" w:hAnsi="宋体" w:eastAsia="宋体" w:cs="宋体"/>
            <w:sz w:val="24"/>
            <w:szCs w:val="24"/>
            <w:highlight w:val="yellow"/>
            <w:lang w:val="en-US" w:eastAsia="zh-CN"/>
          </w:rPr>
          <w:delText>（叹气）</w:delText>
        </w:r>
      </w:del>
      <w:r>
        <w:rPr>
          <w:rFonts w:hint="default" w:ascii="宋体" w:hAnsi="宋体" w:eastAsia="宋体" w:cs="宋体"/>
          <w:sz w:val="24"/>
          <w:szCs w:val="24"/>
          <w:highlight w:val="yellow"/>
          <w:lang w:val="en-US" w:eastAsia="zh-CN"/>
        </w:rPr>
        <w:t>：</w:t>
      </w:r>
      <w:ins w:id="1754" w:author="z'z" w:date="2026-07-07T14:28:34Z">
        <w:r>
          <w:rPr>
            <w:rFonts w:hint="eastAsia" w:ascii="宋体" w:hAnsi="宋体" w:eastAsia="宋体" w:cs="宋体"/>
            <w:sz w:val="24"/>
            <w:szCs w:val="24"/>
            <w:highlight w:val="yellow"/>
            <w:lang w:val="en-US" w:eastAsia="zh-CN"/>
          </w:rPr>
          <w:t>够了！</w:t>
        </w:r>
      </w:ins>
    </w:p>
    <w:p w14:paraId="0B7BD3AB">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△下一秒，大殿内所有的烛火被无形的魔压瞬间压低！</w:t>
      </w:r>
    </w:p>
    <w:p w14:paraId="1F1ACBCC">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△一层浩瀚的幽蓝星纹以里文的脚下为圆心，向着四面八方铺开</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像是一整片深邃的星海，直接倒映在了大殿的地面上</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万千星尘宛如实质，悬浮在空气中</w:t>
      </w:r>
      <w:r>
        <w:rPr>
          <w:rFonts w:hint="eastAsia" w:ascii="宋体" w:hAnsi="宋体" w:eastAsia="宋体" w:cs="宋体"/>
          <w:sz w:val="24"/>
          <w:szCs w:val="24"/>
          <w:lang w:val="en-US" w:eastAsia="zh-CN"/>
        </w:rPr>
        <w:t>！</w:t>
      </w:r>
    </w:p>
    <w:p w14:paraId="28218B16">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塞弗林（</w:t>
      </w:r>
      <w:r>
        <w:rPr>
          <w:rFonts w:hint="eastAsia" w:ascii="宋体" w:hAnsi="宋体" w:eastAsia="宋体" w:cs="宋体"/>
          <w:sz w:val="24"/>
          <w:szCs w:val="24"/>
          <w:lang w:val="en-US" w:eastAsia="zh-CN"/>
        </w:rPr>
        <w:t>脸色骤变</w:t>
      </w:r>
      <w:r>
        <w:rPr>
          <w:rFonts w:hint="default" w:ascii="宋体" w:hAnsi="宋体" w:eastAsia="宋体" w:cs="宋体"/>
          <w:sz w:val="24"/>
          <w:szCs w:val="24"/>
          <w:lang w:val="en-US" w:eastAsia="zh-CN"/>
        </w:rPr>
        <w:t>）：这</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这股力量</w:t>
      </w:r>
      <w:r>
        <w:rPr>
          <w:rFonts w:hint="eastAsia" w:ascii="宋体" w:hAnsi="宋体" w:eastAsia="宋体" w:cs="宋体"/>
          <w:sz w:val="24"/>
          <w:szCs w:val="24"/>
          <w:lang w:val="en-US" w:eastAsia="zh-CN"/>
        </w:rPr>
        <w:t>......</w:t>
      </w:r>
    </w:p>
    <w:p w14:paraId="672EA9DC">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里文（慵懒）：别眨眼啊</w:t>
      </w:r>
      <w:r>
        <w:rPr>
          <w:rFonts w:hint="eastAsia" w:ascii="宋体" w:hAnsi="宋体" w:eastAsia="宋体" w:cs="宋体"/>
          <w:sz w:val="24"/>
          <w:szCs w:val="24"/>
          <w:lang w:val="en-US" w:eastAsia="zh-CN"/>
        </w:rPr>
        <w:t>.</w:t>
      </w:r>
    </w:p>
    <w:p w14:paraId="24929861">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△【特写】一枚极其繁复</w:t>
      </w:r>
      <w:r>
        <w:rPr>
          <w:rFonts w:hint="eastAsia" w:ascii="宋体" w:hAnsi="宋体" w:eastAsia="宋体" w:cs="宋体"/>
          <w:sz w:val="24"/>
          <w:szCs w:val="24"/>
          <w:lang w:val="en-US" w:eastAsia="zh-CN"/>
        </w:rPr>
        <w:t>的纹章</w:t>
      </w:r>
      <w:r>
        <w:rPr>
          <w:rFonts w:hint="default" w:ascii="宋体" w:hAnsi="宋体" w:eastAsia="宋体" w:cs="宋体"/>
          <w:sz w:val="24"/>
          <w:szCs w:val="24"/>
          <w:lang w:val="en-US" w:eastAsia="zh-CN"/>
        </w:rPr>
        <w:t>正在里文的脚下一点点亮起，若隐若现！</w:t>
      </w:r>
    </w:p>
    <w:p w14:paraId="40732336">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△“砰！”大殿</w:t>
      </w:r>
      <w:r>
        <w:rPr>
          <w:rFonts w:hint="eastAsia" w:ascii="宋体" w:hAnsi="宋体" w:eastAsia="宋体" w:cs="宋体"/>
          <w:sz w:val="24"/>
          <w:szCs w:val="24"/>
          <w:lang w:val="en-US" w:eastAsia="zh-CN"/>
        </w:rPr>
        <w:t>的</w:t>
      </w:r>
      <w:r>
        <w:rPr>
          <w:rFonts w:hint="default" w:ascii="宋体" w:hAnsi="宋体" w:eastAsia="宋体" w:cs="宋体"/>
          <w:sz w:val="24"/>
          <w:szCs w:val="24"/>
          <w:lang w:val="en-US" w:eastAsia="zh-CN"/>
        </w:rPr>
        <w:t>门猛地被推开。</w:t>
      </w:r>
    </w:p>
    <w:p w14:paraId="0B91487D">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△禁卫军统领满头大汗地冲入大殿，单膝重重跪地。</w:t>
      </w:r>
    </w:p>
    <w:p w14:paraId="45DB6216">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禁卫军统领（嘶吼）：陛下！星云舰队已集结完毕！恶魔巢穴坐标只</w:t>
      </w:r>
      <w:r>
        <w:rPr>
          <w:rFonts w:hint="eastAsia" w:ascii="宋体" w:hAnsi="宋体" w:eastAsia="宋体" w:cs="宋体"/>
          <w:sz w:val="24"/>
          <w:szCs w:val="24"/>
          <w:lang w:val="en-US" w:eastAsia="zh-CN"/>
        </w:rPr>
        <w:t>能维持</w:t>
      </w:r>
      <w:r>
        <w:rPr>
          <w:rFonts w:hint="default" w:ascii="宋体" w:hAnsi="宋体" w:eastAsia="宋体" w:cs="宋体"/>
          <w:sz w:val="24"/>
          <w:szCs w:val="24"/>
          <w:lang w:val="en-US" w:eastAsia="zh-CN"/>
        </w:rPr>
        <w:t>十分钟！错过就会失去公主定位！</w:t>
      </w:r>
    </w:p>
    <w:p w14:paraId="38CDD936">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△【特写】</w:t>
      </w:r>
      <w:r>
        <w:rPr>
          <w:rFonts w:hint="eastAsia" w:ascii="宋体" w:hAnsi="宋体" w:eastAsia="宋体" w:cs="宋体"/>
          <w:sz w:val="24"/>
          <w:szCs w:val="24"/>
          <w:lang w:val="en-US" w:eastAsia="zh-CN"/>
        </w:rPr>
        <w:t>里文手里的</w:t>
      </w:r>
      <w:r>
        <w:rPr>
          <w:rFonts w:hint="default" w:ascii="宋体" w:hAnsi="宋体" w:eastAsia="宋体" w:cs="宋体"/>
          <w:sz w:val="24"/>
          <w:szCs w:val="24"/>
          <w:lang w:val="en-US" w:eastAsia="zh-CN"/>
        </w:rPr>
        <w:t>吊坠正闪烁着急促的光芒，遥遥指向殿外</w:t>
      </w:r>
      <w:r>
        <w:rPr>
          <w:rFonts w:hint="eastAsia" w:ascii="宋体" w:hAnsi="宋体" w:eastAsia="宋体" w:cs="宋体"/>
          <w:sz w:val="24"/>
          <w:szCs w:val="24"/>
          <w:lang w:val="en-US" w:eastAsia="zh-CN"/>
        </w:rPr>
        <w:t>深空</w:t>
      </w:r>
      <w:r>
        <w:rPr>
          <w:rFonts w:hint="default" w:ascii="宋体" w:hAnsi="宋体" w:eastAsia="宋体" w:cs="宋体"/>
          <w:sz w:val="24"/>
          <w:szCs w:val="24"/>
          <w:lang w:val="en-US" w:eastAsia="zh-CN"/>
        </w:rPr>
        <w:t>。</w:t>
      </w:r>
    </w:p>
    <w:p w14:paraId="355F17DE">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△尤利乌斯猛地</w:t>
      </w:r>
      <w:r>
        <w:rPr>
          <w:rFonts w:hint="eastAsia" w:ascii="宋体" w:hAnsi="宋体" w:eastAsia="宋体" w:cs="宋体"/>
          <w:sz w:val="24"/>
          <w:szCs w:val="24"/>
          <w:lang w:val="en-US" w:eastAsia="zh-CN"/>
        </w:rPr>
        <w:t>挥手</w:t>
      </w:r>
      <w:r>
        <w:rPr>
          <w:rFonts w:hint="default" w:ascii="宋体" w:hAnsi="宋体" w:eastAsia="宋体" w:cs="宋体"/>
          <w:sz w:val="24"/>
          <w:szCs w:val="24"/>
          <w:lang w:val="en-US" w:eastAsia="zh-CN"/>
        </w:rPr>
        <w:t>。</w:t>
      </w:r>
    </w:p>
    <w:p w14:paraId="1C86E403">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尤利乌斯（暴喝）：所有争论，到此为止！</w:t>
      </w:r>
      <w:r>
        <w:rPr>
          <w:rFonts w:hint="eastAsia" w:ascii="宋体" w:hAnsi="宋体" w:eastAsia="宋体" w:cs="宋体"/>
          <w:sz w:val="24"/>
          <w:szCs w:val="24"/>
          <w:lang w:val="en-US" w:eastAsia="zh-CN"/>
        </w:rPr>
        <w:t>里文，不管你到底是不是星云骑士，都和</w:t>
      </w:r>
      <w:r>
        <w:rPr>
          <w:rFonts w:hint="default" w:ascii="宋体" w:hAnsi="宋体" w:eastAsia="宋体" w:cs="宋体"/>
          <w:sz w:val="24"/>
          <w:szCs w:val="24"/>
          <w:lang w:val="en-US" w:eastAsia="zh-CN"/>
        </w:rPr>
        <w:t>朕</w:t>
      </w:r>
      <w:r>
        <w:rPr>
          <w:rFonts w:hint="eastAsia" w:ascii="宋体" w:hAnsi="宋体" w:eastAsia="宋体" w:cs="宋体"/>
          <w:sz w:val="24"/>
          <w:szCs w:val="24"/>
          <w:lang w:val="en-US" w:eastAsia="zh-CN"/>
        </w:rPr>
        <w:t>一起</w:t>
      </w:r>
      <w:r>
        <w:rPr>
          <w:rFonts w:hint="default" w:ascii="宋体" w:hAnsi="宋体" w:eastAsia="宋体" w:cs="宋体"/>
          <w:sz w:val="24"/>
          <w:szCs w:val="24"/>
          <w:lang w:val="en-US" w:eastAsia="zh-CN"/>
        </w:rPr>
        <w:t>亲征恶魔巢穴！</w:t>
      </w:r>
    </w:p>
    <w:p w14:paraId="0A4DF6E5">
      <w:pPr>
        <w:pStyle w:val="3"/>
        <w:bidi w:val="0"/>
        <w:rPr>
          <w:rFonts w:hint="eastAsia"/>
          <w:lang w:val="en-US" w:eastAsia="zh-CN"/>
        </w:rPr>
      </w:pPr>
      <w:r>
        <w:rPr>
          <w:rFonts w:hint="eastAsia"/>
          <w:lang w:val="en-US" w:eastAsia="zh-CN"/>
        </w:rPr>
        <w:t>第39集</w:t>
      </w:r>
    </w:p>
    <w:p w14:paraId="117AF3B9">
      <w:pPr>
        <w:bidi w:val="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039-1 恶魔巢穴外围/夜/外</w:t>
      </w:r>
    </w:p>
    <w:p w14:paraId="1C2D8C74">
      <w:pPr>
        <w:bidi w:val="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人物：尤利乌斯、塞弗林、帝国军、假星云骑士</w:t>
      </w:r>
    </w:p>
    <w:p w14:paraId="26160584">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△黑红色的瘴气遮天蔽日。帝国军队的防线在恶魔潮冲击下，防线被撕开巨大的缺口，惨叫声连成一片。</w:t>
      </w:r>
    </w:p>
    <w:p w14:paraId="78FBB183">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尤利乌斯（嘶吼）：顶住！死战不退！</w:t>
      </w:r>
    </w:p>
    <w:p w14:paraId="58A18694">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贵族A：里文！你不是说你是星云骑士吗！怎么还不出手？</w:t>
      </w:r>
    </w:p>
    <w:p w14:paraId="7004A809">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△就在防线即将全面崩溃的时刻——</w:t>
      </w:r>
    </w:p>
    <w:p w14:paraId="2F3EAD44">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△一道幽蓝色的剑气从天而降，斩入恶魔群中，瞬间清空了一小片区域！</w:t>
      </w:r>
    </w:p>
    <w:p w14:paraId="08B2A7AA">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△假星云骑士披着黑袍从光芒中落下。他周身环绕着幽蓝魔力，手持长剑，显得威风凛凛。</w:t>
      </w:r>
    </w:p>
    <w:p w14:paraId="4D84209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贵族军官A（狂喜）：这是星云骑士！星云骑士大人来了！</w:t>
      </w:r>
    </w:p>
    <w:p w14:paraId="11CBE44E">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△帝国军士气大振，发出欢呼声。</w:t>
      </w:r>
    </w:p>
    <w:p w14:paraId="50131D07">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△几名贵族狼狈地从地上爬起来，得意洋洋地看向不远处正在奋力杀敌的里文。</w:t>
      </w:r>
    </w:p>
    <w:p w14:paraId="72B97848">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贵族B（讥讽）：看到了吗，准驸马？这才是真正的英雄！</w:t>
      </w:r>
    </w:p>
    <w:p w14:paraId="037165B3">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里文OS：一群蠢货。</w:t>
      </w:r>
    </w:p>
    <w:p w14:paraId="3536F3A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△假星云骑士连斩数只低阶恶魔，摆出傲慢的姿态，剑指城墙上的一尊恶魔统领。</w:t>
      </w:r>
    </w:p>
    <w:p w14:paraId="35808F43">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假星云骑士：恶魔，速速交出公主！</w:t>
      </w:r>
    </w:p>
    <w:p w14:paraId="65A4AD89">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△恶魔统领低头看着他，嗤笑一声，瞬间出现在假星云骑士的面前，利爪一把掐住假星云骑士的脖颈拎了起来。</w:t>
      </w:r>
    </w:p>
    <w:p w14:paraId="05C49302">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恶魔统领：小点心。</w:t>
      </w:r>
    </w:p>
    <w:p w14:paraId="76DEAC67">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假星云骑士（拼命挣扎）：呃......救、救命！</w:t>
      </w:r>
    </w:p>
    <w:p w14:paraId="38119F7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△【特写】恶魔统领的手掌猛地用力。</w:t>
      </w:r>
    </w:p>
    <w:p w14:paraId="1835B659">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△假星云骑士的脖颈被生生捏碎，恶魔统领随手把尸体扔进恶魔群中，瞬间被撕咬吞食得干干净净。</w:t>
      </w:r>
    </w:p>
    <w:p w14:paraId="69EB86BC">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△全场死寂，帝国军的欢呼声戛然而止。</w:t>
      </w:r>
    </w:p>
    <w:p w14:paraId="36A5F8EE">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贵族军官A：完了！连星云骑士也打不过恶魔统领......</w:t>
      </w:r>
    </w:p>
    <w:p w14:paraId="0B748319">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△恶魔统领飞回高台，拽着一根铁链走到城墙边缘。</w:t>
      </w:r>
    </w:p>
    <w:p w14:paraId="44B59564">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△莱拉被铁链绑着手，跌跌撞撞地出现，脸色惨白。</w:t>
      </w:r>
    </w:p>
    <w:p w14:paraId="5DE90AFF">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尤利乌斯（悲吼）：莱拉——</w:t>
      </w:r>
    </w:p>
    <w:p w14:paraId="3D7F83C4">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△恶魔统领猛地一拽铁链，掐住莱拉的下巴。</w:t>
      </w:r>
    </w:p>
    <w:p w14:paraId="544A73E3">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恶魔统领：看清楚了，公主。你们帝国没有一个真正的男人！星云骑士不敢来，没人能救得了你。现在，我要当着全帝国的面好好凌辱你！</w:t>
      </w:r>
    </w:p>
    <w:p w14:paraId="6A3E28DA">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△莱拉绝望地闭上眼。</w:t>
      </w:r>
    </w:p>
    <w:p w14:paraId="42CDB467">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莱拉OS：他真的没来......也是，他一个人怎么抵挡这么多恶魔呢？</w:t>
      </w:r>
    </w:p>
    <w:p w14:paraId="090E00B9">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△里文看了一眼城墙上的莱拉。</w:t>
      </w:r>
    </w:p>
    <w:p w14:paraId="28229F84">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里文OS：哼，终于出现了。</w:t>
      </w:r>
    </w:p>
    <w:p w14:paraId="5A4F45F7">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△里文果断转身，朝着战场大后方大步走去。</w:t>
      </w:r>
    </w:p>
    <w:p w14:paraId="6A6776D7">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贵族B：里文，你居然临阵脱逃！</w:t>
      </w:r>
    </w:p>
    <w:p w14:paraId="7BCF0D27">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△塞弗林眉头紧皱，下意识想叫住里文。</w:t>
      </w:r>
    </w:p>
    <w:p w14:paraId="5F628CE4">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塞弗林：里文！你去哪？！</w:t>
      </w:r>
    </w:p>
    <w:p w14:paraId="3DDC16E5">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△里文没有理会，尤利乌斯看着里文消失的方向，他并没有开口阻止，只是绝望地闭上了眼睛。</w:t>
      </w:r>
    </w:p>
    <w:p w14:paraId="15809E0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尤利乌斯（嘶哑）：随他去吧，连星云骑士都不敢来，他留下也是送死。全军听令......最后一次冲锋！</w:t>
      </w:r>
    </w:p>
    <w:p w14:paraId="3F98B805">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△帝国军旗在寒风中残破飘摇。</w:t>
      </w:r>
    </w:p>
    <w:p w14:paraId="772E8B19">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△莱拉听着恶魔在身后的淫笑，看着下方冲锋的帝国军队，一滴眼泪顺着脸颊滑落。</w:t>
      </w:r>
    </w:p>
    <w:p w14:paraId="12121873">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莱拉OS：结束了......一切都结束了......</w:t>
      </w:r>
    </w:p>
    <w:p w14:paraId="5B9D50FE">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△【远景】在漫天火光与哭喊声中，恶魔统领举起利爪。而在穹顶之上，一道隐秘的幽蓝星光越来越盛。</w:t>
      </w:r>
    </w:p>
    <w:p w14:paraId="53F63A36">
      <w:pPr>
        <w:pStyle w:val="3"/>
        <w:bidi w:val="0"/>
        <w:rPr>
          <w:rFonts w:hint="default" w:ascii="宋体" w:hAnsi="宋体" w:eastAsia="宋体" w:cs="宋体"/>
          <w:sz w:val="24"/>
          <w:szCs w:val="24"/>
          <w:lang w:val="en-US" w:eastAsia="zh-CN"/>
        </w:rPr>
      </w:pPr>
      <w:r>
        <w:rPr>
          <w:rFonts w:hint="eastAsia"/>
          <w:lang w:val="en-US" w:eastAsia="zh-CN"/>
        </w:rPr>
        <w:t>第40集</w:t>
      </w:r>
    </w:p>
    <w:p w14:paraId="763ADA35">
      <w:pPr>
        <w:bidi w:val="0"/>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040-1恶魔巢穴外围/夜/外</w:t>
      </w:r>
    </w:p>
    <w:p w14:paraId="7B2AC152">
      <w:pPr>
        <w:bidi w:val="0"/>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人物：恶魔统领、莱拉、尤利乌斯、贵族军官们、帝国军</w:t>
      </w:r>
      <w:r>
        <w:rPr>
          <w:rFonts w:hint="eastAsia" w:ascii="宋体" w:hAnsi="宋体" w:eastAsia="宋体" w:cs="宋体"/>
          <w:b/>
          <w:bCs/>
          <w:sz w:val="24"/>
          <w:szCs w:val="24"/>
          <w:lang w:val="en-US" w:eastAsia="zh-CN"/>
        </w:rPr>
        <w:t>、里文（星云骑士版）</w:t>
      </w:r>
    </w:p>
    <w:p w14:paraId="0DE6AE46">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△贵族军官们看着</w:t>
      </w:r>
      <w:r>
        <w:rPr>
          <w:rFonts w:hint="eastAsia" w:ascii="宋体" w:hAnsi="宋体" w:eastAsia="宋体" w:cs="宋体"/>
          <w:sz w:val="24"/>
          <w:szCs w:val="24"/>
          <w:lang w:val="en-US" w:eastAsia="zh-CN"/>
        </w:rPr>
        <w:t>到处飞舞的残肢断臂，彻底崩溃了</w:t>
      </w:r>
      <w:r>
        <w:rPr>
          <w:rFonts w:hint="default" w:ascii="宋体" w:hAnsi="宋体" w:eastAsia="宋体" w:cs="宋体"/>
          <w:sz w:val="24"/>
          <w:szCs w:val="24"/>
          <w:lang w:val="en-US" w:eastAsia="zh-CN"/>
        </w:rPr>
        <w:t>。</w:t>
      </w:r>
    </w:p>
    <w:p w14:paraId="598323FB">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贵族B（</w:t>
      </w:r>
      <w:r>
        <w:rPr>
          <w:rFonts w:hint="eastAsia" w:ascii="宋体" w:hAnsi="宋体" w:eastAsia="宋体" w:cs="宋体"/>
          <w:sz w:val="24"/>
          <w:szCs w:val="24"/>
          <w:lang w:val="en-US" w:eastAsia="zh-CN"/>
        </w:rPr>
        <w:t>捂脸</w:t>
      </w:r>
      <w:r>
        <w:rPr>
          <w:rFonts w:hint="default" w:ascii="宋体" w:hAnsi="宋体" w:eastAsia="宋体" w:cs="宋体"/>
          <w:sz w:val="24"/>
          <w:szCs w:val="24"/>
          <w:lang w:val="en-US" w:eastAsia="zh-CN"/>
        </w:rPr>
        <w:t>痛哭）：守不住了！防线</w:t>
      </w:r>
      <w:r>
        <w:rPr>
          <w:rFonts w:hint="eastAsia" w:ascii="宋体" w:hAnsi="宋体" w:eastAsia="宋体" w:cs="宋体"/>
          <w:sz w:val="24"/>
          <w:szCs w:val="24"/>
          <w:lang w:val="en-US" w:eastAsia="zh-CN"/>
        </w:rPr>
        <w:t>崩了</w:t>
      </w:r>
      <w:r>
        <w:rPr>
          <w:rFonts w:hint="default" w:ascii="宋体" w:hAnsi="宋体" w:eastAsia="宋体" w:cs="宋体"/>
          <w:sz w:val="24"/>
          <w:szCs w:val="24"/>
          <w:lang w:val="en-US" w:eastAsia="zh-CN"/>
        </w:rPr>
        <w:t>！我们都要死在这个鬼地方了！</w:t>
      </w:r>
    </w:p>
    <w:p w14:paraId="0F4E4F17">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△贵族C指着里文刚才</w:t>
      </w:r>
      <w:r>
        <w:rPr>
          <w:rFonts w:hint="eastAsia" w:ascii="宋体" w:hAnsi="宋体" w:eastAsia="宋体" w:cs="宋体"/>
          <w:sz w:val="24"/>
          <w:szCs w:val="24"/>
          <w:lang w:val="en-US" w:eastAsia="zh-CN"/>
        </w:rPr>
        <w:t>离开</w:t>
      </w:r>
      <w:r>
        <w:rPr>
          <w:rFonts w:hint="default" w:ascii="宋体" w:hAnsi="宋体" w:eastAsia="宋体" w:cs="宋体"/>
          <w:sz w:val="24"/>
          <w:szCs w:val="24"/>
          <w:lang w:val="en-US" w:eastAsia="zh-CN"/>
        </w:rPr>
        <w:t>的方向，目眦欲裂</w:t>
      </w:r>
      <w:r>
        <w:rPr>
          <w:rFonts w:hint="eastAsia" w:ascii="宋体" w:hAnsi="宋体" w:eastAsia="宋体" w:cs="宋体"/>
          <w:sz w:val="24"/>
          <w:szCs w:val="24"/>
          <w:lang w:val="en-US" w:eastAsia="zh-CN"/>
        </w:rPr>
        <w:t>。</w:t>
      </w:r>
    </w:p>
    <w:p w14:paraId="20BA7C85">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贵族C：里文那个狗杂种！大难临头自己跑得比谁都快，把他未婚妻和我们丢在这里送死！！</w:t>
      </w:r>
    </w:p>
    <w:p w14:paraId="00E6BFE1">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贵族A（抱着头</w:t>
      </w:r>
      <w:r>
        <w:rPr>
          <w:rFonts w:hint="default" w:ascii="宋体" w:hAnsi="宋体" w:eastAsia="宋体" w:cs="宋体"/>
          <w:sz w:val="24"/>
          <w:szCs w:val="24"/>
          <w:lang w:val="en-US" w:eastAsia="zh-CN"/>
        </w:rPr>
        <w:t>）：什么帝国英雄</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都是骗人的！假的死了，真的根本不敢来！我们被抛弃了！</w:t>
      </w:r>
    </w:p>
    <w:p w14:paraId="351D9412">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△尤利乌斯</w:t>
      </w:r>
      <w:r>
        <w:rPr>
          <w:rFonts w:hint="eastAsia" w:ascii="宋体" w:hAnsi="宋体" w:eastAsia="宋体" w:cs="宋体"/>
          <w:sz w:val="24"/>
          <w:szCs w:val="24"/>
          <w:lang w:val="en-US" w:eastAsia="zh-CN"/>
        </w:rPr>
        <w:t>一剑砍翻一个越过防线的恶魔。</w:t>
      </w:r>
    </w:p>
    <w:p w14:paraId="6AC16C75">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尤利乌斯</w:t>
      </w:r>
      <w:r>
        <w:rPr>
          <w:rFonts w:hint="default" w:ascii="宋体" w:hAnsi="宋体" w:eastAsia="宋体" w:cs="宋体"/>
          <w:sz w:val="24"/>
          <w:szCs w:val="24"/>
          <w:lang w:val="en-US" w:eastAsia="zh-CN"/>
        </w:rPr>
        <w:t>：闭嘴！</w:t>
      </w:r>
      <w:r>
        <w:rPr>
          <w:rFonts w:hint="eastAsia" w:ascii="宋体" w:hAnsi="宋体" w:eastAsia="宋体" w:cs="宋体"/>
          <w:sz w:val="24"/>
          <w:szCs w:val="24"/>
          <w:lang w:val="en-US" w:eastAsia="zh-CN"/>
        </w:rPr>
        <w:t>给朕站起来！就是死也要站着死！</w:t>
      </w:r>
    </w:p>
    <w:p w14:paraId="46568BFA">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恶魔统领在高台上，利爪扣着莱拉的腰，另一只爪子慢慢划过莱拉的脸</w:t>
      </w:r>
    </w:p>
    <w:p w14:paraId="69BCA0D0">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恶魔统领（低语）：我要上了你，然后再让你亲眼看着你父亲死在你眼前。</w:t>
      </w:r>
    </w:p>
    <w:p w14:paraId="44766380">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恶魔统领的爪子微微用力，莱拉的外衫就化为了碎片滑落，露出满是伤痕的肌肤，莱拉绝望的闭着眼，在魔法的作用下无法动弹。</w:t>
      </w:r>
    </w:p>
    <w:p w14:paraId="65245510">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恶魔统领：你闻起来很香......</w:t>
      </w:r>
    </w:p>
    <w:p w14:paraId="1D405D15">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突然</w:t>
      </w:r>
      <w:r>
        <w:rPr>
          <w:rFonts w:hint="default" w:ascii="宋体" w:hAnsi="宋体" w:eastAsia="宋体" w:cs="宋体"/>
          <w:sz w:val="24"/>
          <w:szCs w:val="24"/>
          <w:lang w:val="en-US" w:eastAsia="zh-CN"/>
        </w:rPr>
        <w:t>一声剑鸣炸响！所有人本能地抬起头。</w:t>
      </w:r>
    </w:p>
    <w:p w14:paraId="737B1089">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△【全景特写】遮蔽</w:t>
      </w:r>
      <w:r>
        <w:rPr>
          <w:rFonts w:hint="eastAsia" w:ascii="宋体" w:hAnsi="宋体" w:eastAsia="宋体" w:cs="宋体"/>
          <w:sz w:val="24"/>
          <w:szCs w:val="24"/>
          <w:lang w:val="en-US" w:eastAsia="zh-CN"/>
        </w:rPr>
        <w:t>在恶魔巢穴上的</w:t>
      </w:r>
      <w:r>
        <w:rPr>
          <w:rFonts w:hint="default" w:ascii="宋体" w:hAnsi="宋体" w:eastAsia="宋体" w:cs="宋体"/>
          <w:sz w:val="24"/>
          <w:szCs w:val="24"/>
          <w:lang w:val="en-US" w:eastAsia="zh-CN"/>
        </w:rPr>
        <w:t>黑红魔云，竟被一道幽蓝色</w:t>
      </w:r>
      <w:r>
        <w:rPr>
          <w:rFonts w:hint="eastAsia" w:ascii="宋体" w:hAnsi="宋体" w:eastAsia="宋体" w:cs="宋体"/>
          <w:sz w:val="24"/>
          <w:szCs w:val="24"/>
          <w:lang w:val="en-US" w:eastAsia="zh-CN"/>
        </w:rPr>
        <w:t>的</w:t>
      </w:r>
      <w:r>
        <w:rPr>
          <w:rFonts w:hint="default" w:ascii="宋体" w:hAnsi="宋体" w:eastAsia="宋体" w:cs="宋体"/>
          <w:sz w:val="24"/>
          <w:szCs w:val="24"/>
          <w:lang w:val="en-US" w:eastAsia="zh-CN"/>
        </w:rPr>
        <w:t>星光光柱，从中间硬生生地强行撕裂！</w:t>
      </w:r>
    </w:p>
    <w:p w14:paraId="3C95CDDE">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△无</w:t>
      </w:r>
      <w:r>
        <w:rPr>
          <w:rFonts w:hint="eastAsia" w:ascii="宋体" w:hAnsi="宋体" w:eastAsia="宋体" w:cs="宋体"/>
          <w:sz w:val="24"/>
          <w:szCs w:val="24"/>
          <w:lang w:val="en-US" w:eastAsia="zh-CN"/>
        </w:rPr>
        <w:t>数</w:t>
      </w:r>
      <w:r>
        <w:rPr>
          <w:rFonts w:hint="default" w:ascii="宋体" w:hAnsi="宋体" w:eastAsia="宋体" w:cs="宋体"/>
          <w:sz w:val="24"/>
          <w:szCs w:val="24"/>
          <w:lang w:val="en-US" w:eastAsia="zh-CN"/>
        </w:rPr>
        <w:t>星光顺着裂缝倾泻而下，笔直地轰击在帝国军与恶魔潮交界的正中央！</w:t>
      </w:r>
    </w:p>
    <w:p w14:paraId="44C5554D">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尤利乌斯VO：那是......</w:t>
      </w:r>
    </w:p>
    <w:p w14:paraId="148E9FA0">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△幽蓝光柱落地的瞬间，毁灭</w:t>
      </w:r>
      <w:r>
        <w:rPr>
          <w:rFonts w:hint="eastAsia" w:ascii="宋体" w:hAnsi="宋体" w:eastAsia="宋体" w:cs="宋体"/>
          <w:sz w:val="24"/>
          <w:szCs w:val="24"/>
          <w:lang w:val="en-US" w:eastAsia="zh-CN"/>
        </w:rPr>
        <w:t>性</w:t>
      </w:r>
      <w:r>
        <w:rPr>
          <w:rFonts w:hint="default" w:ascii="宋体" w:hAnsi="宋体" w:eastAsia="宋体" w:cs="宋体"/>
          <w:sz w:val="24"/>
          <w:szCs w:val="24"/>
          <w:lang w:val="en-US" w:eastAsia="zh-CN"/>
        </w:rPr>
        <w:t>气浪呈环形荡开，最前面的低阶恶魔瞬间</w:t>
      </w:r>
      <w:r>
        <w:rPr>
          <w:rFonts w:hint="eastAsia" w:ascii="宋体" w:hAnsi="宋体" w:eastAsia="宋体" w:cs="宋体"/>
          <w:sz w:val="24"/>
          <w:szCs w:val="24"/>
          <w:lang w:val="en-US" w:eastAsia="zh-CN"/>
        </w:rPr>
        <w:t>就</w:t>
      </w:r>
      <w:r>
        <w:rPr>
          <w:rFonts w:hint="default" w:ascii="宋体" w:hAnsi="宋体" w:eastAsia="宋体" w:cs="宋体"/>
          <w:sz w:val="24"/>
          <w:szCs w:val="24"/>
          <w:lang w:val="en-US" w:eastAsia="zh-CN"/>
        </w:rPr>
        <w:t>被星芒碾成了漫天飞灰！</w:t>
      </w:r>
    </w:p>
    <w:p w14:paraId="33F0E158">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△风暴平息，光芒散去</w:t>
      </w:r>
      <w:r>
        <w:rPr>
          <w:rFonts w:hint="eastAsia" w:ascii="宋体" w:hAnsi="宋体" w:eastAsia="宋体" w:cs="宋体"/>
          <w:sz w:val="24"/>
          <w:szCs w:val="24"/>
          <w:lang w:val="en-US" w:eastAsia="zh-CN"/>
        </w:rPr>
        <w:t>。里文双手插兜站</w:t>
      </w:r>
      <w:r>
        <w:rPr>
          <w:rFonts w:hint="default" w:ascii="宋体" w:hAnsi="宋体" w:eastAsia="宋体" w:cs="宋体"/>
          <w:sz w:val="24"/>
          <w:szCs w:val="24"/>
          <w:lang w:val="en-US" w:eastAsia="zh-CN"/>
        </w:rPr>
        <w:t>在</w:t>
      </w:r>
      <w:r>
        <w:rPr>
          <w:rFonts w:hint="eastAsia" w:ascii="宋体" w:hAnsi="宋体" w:eastAsia="宋体" w:cs="宋体"/>
          <w:sz w:val="24"/>
          <w:szCs w:val="24"/>
          <w:lang w:val="en-US" w:eastAsia="zh-CN"/>
        </w:rPr>
        <w:t>战场</w:t>
      </w:r>
      <w:r>
        <w:rPr>
          <w:rFonts w:hint="default" w:ascii="宋体" w:hAnsi="宋体" w:eastAsia="宋体" w:cs="宋体"/>
          <w:sz w:val="24"/>
          <w:szCs w:val="24"/>
          <w:lang w:val="en-US" w:eastAsia="zh-CN"/>
        </w:rPr>
        <w:t>中央，</w:t>
      </w:r>
      <w:r>
        <w:rPr>
          <w:rFonts w:hint="eastAsia" w:ascii="宋体" w:hAnsi="宋体" w:eastAsia="宋体" w:cs="宋体"/>
          <w:sz w:val="24"/>
          <w:szCs w:val="24"/>
          <w:lang w:val="en-US" w:eastAsia="zh-CN"/>
        </w:rPr>
        <w:t>外袍上燃烧着几处星火。</w:t>
      </w:r>
    </w:p>
    <w:p w14:paraId="675AFCD5">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里文VO:听说你在找我。</w:t>
      </w:r>
    </w:p>
    <w:p w14:paraId="4B21263C">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人类战场方爆发出巨大的欢呼声</w:t>
      </w:r>
      <w:r>
        <w:rPr>
          <w:rFonts w:hint="default" w:ascii="宋体" w:hAnsi="宋体" w:eastAsia="宋体" w:cs="宋体"/>
          <w:sz w:val="24"/>
          <w:szCs w:val="24"/>
          <w:lang w:val="en-US" w:eastAsia="zh-CN"/>
        </w:rPr>
        <w:t>。</w:t>
      </w:r>
    </w:p>
    <w:p w14:paraId="56945355">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△贵族军官A连滚带爬地站起来</w:t>
      </w:r>
      <w:r>
        <w:rPr>
          <w:rFonts w:hint="eastAsia" w:ascii="宋体" w:hAnsi="宋体" w:eastAsia="宋体" w:cs="宋体"/>
          <w:sz w:val="24"/>
          <w:szCs w:val="24"/>
          <w:lang w:val="en-US" w:eastAsia="zh-CN"/>
        </w:rPr>
        <w:t>，狂喜到破音。</w:t>
      </w:r>
    </w:p>
    <w:p w14:paraId="312C6A20">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贵族军官A：星云骑士！是真的星云骑士大人！！</w:t>
      </w:r>
    </w:p>
    <w:p w14:paraId="69B0F82E">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贵族B（疯狂磕头）：大人来救我们了！我就知道帝国英雄绝不会抛弃我们！星云骑士万岁！！</w:t>
      </w:r>
    </w:p>
    <w:p w14:paraId="0C87A9C8">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△贵族们此刻宛如看到了亲爹，声嘶力竭地高呼着星云骑士的名字。</w:t>
      </w:r>
    </w:p>
    <w:p w14:paraId="6F57CA2B">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恶魔统领（轻蔑VO）：又来一个假的。</w:t>
      </w:r>
    </w:p>
    <w:p w14:paraId="1EF780B3">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△里文</w:t>
      </w:r>
      <w:r>
        <w:rPr>
          <w:rFonts w:hint="eastAsia" w:ascii="宋体" w:hAnsi="宋体" w:eastAsia="宋体" w:cs="宋体"/>
          <w:sz w:val="24"/>
          <w:szCs w:val="24"/>
          <w:lang w:val="en-US" w:eastAsia="zh-CN"/>
        </w:rPr>
        <w:t>轻笑一声，</w:t>
      </w:r>
      <w:r>
        <w:rPr>
          <w:rFonts w:hint="default" w:ascii="宋体" w:hAnsi="宋体" w:eastAsia="宋体" w:cs="宋体"/>
          <w:sz w:val="24"/>
          <w:szCs w:val="24"/>
          <w:lang w:val="en-US" w:eastAsia="zh-CN"/>
        </w:rPr>
        <w:t>右手虚握</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伴随着一声</w:t>
      </w:r>
      <w:r>
        <w:rPr>
          <w:rFonts w:hint="eastAsia" w:ascii="宋体" w:hAnsi="宋体" w:eastAsia="宋体" w:cs="宋体"/>
          <w:sz w:val="24"/>
          <w:szCs w:val="24"/>
          <w:lang w:val="en-US" w:eastAsia="zh-CN"/>
        </w:rPr>
        <w:t>响彻云霄</w:t>
      </w:r>
      <w:r>
        <w:rPr>
          <w:rFonts w:hint="default" w:ascii="宋体" w:hAnsi="宋体" w:eastAsia="宋体" w:cs="宋体"/>
          <w:sz w:val="24"/>
          <w:szCs w:val="24"/>
          <w:lang w:val="en-US" w:eastAsia="zh-CN"/>
        </w:rPr>
        <w:t>的龙啸，一条纯粹</w:t>
      </w:r>
      <w:r>
        <w:rPr>
          <w:rFonts w:hint="eastAsia" w:ascii="宋体" w:hAnsi="宋体" w:eastAsia="宋体" w:cs="宋体"/>
          <w:sz w:val="24"/>
          <w:szCs w:val="24"/>
          <w:lang w:val="en-US" w:eastAsia="zh-CN"/>
        </w:rPr>
        <w:t>由</w:t>
      </w:r>
      <w:r>
        <w:rPr>
          <w:rFonts w:hint="default" w:ascii="宋体" w:hAnsi="宋体" w:eastAsia="宋体" w:cs="宋体"/>
          <w:sz w:val="24"/>
          <w:szCs w:val="24"/>
          <w:lang w:val="en-US" w:eastAsia="zh-CN"/>
        </w:rPr>
        <w:t>幽蓝星芒凝聚而成的庞大星龙，从他脚下的阵法中狂暴冲出！</w:t>
      </w:r>
    </w:p>
    <w:p w14:paraId="7C38F7F0">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里文：是真是假，你亲自试试不就知道了？</w:t>
      </w:r>
    </w:p>
    <w:p w14:paraId="47023375">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△里文一步踏出，身形化作一道闪电，</w:t>
      </w:r>
      <w:r>
        <w:rPr>
          <w:rFonts w:hint="eastAsia" w:ascii="宋体" w:hAnsi="宋体" w:eastAsia="宋体" w:cs="宋体"/>
          <w:sz w:val="24"/>
          <w:szCs w:val="24"/>
          <w:lang w:val="en-US" w:eastAsia="zh-CN"/>
        </w:rPr>
        <w:t>跟随着星龙</w:t>
      </w:r>
      <w:r>
        <w:rPr>
          <w:rFonts w:hint="default" w:ascii="宋体" w:hAnsi="宋体" w:eastAsia="宋体" w:cs="宋体"/>
          <w:sz w:val="24"/>
          <w:szCs w:val="24"/>
          <w:lang w:val="en-US" w:eastAsia="zh-CN"/>
        </w:rPr>
        <w:t>径直杀向恶魔城门！</w:t>
      </w:r>
    </w:p>
    <w:p w14:paraId="2EE01044">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星光所到之处，</w:t>
      </w:r>
      <w:r>
        <w:rPr>
          <w:rFonts w:hint="default" w:ascii="宋体" w:hAnsi="宋体" w:eastAsia="宋体" w:cs="宋体"/>
          <w:sz w:val="24"/>
          <w:szCs w:val="24"/>
          <w:lang w:val="en-US" w:eastAsia="zh-CN"/>
        </w:rPr>
        <w:t>所有的恶魔</w:t>
      </w:r>
      <w:r>
        <w:rPr>
          <w:rFonts w:hint="eastAsia" w:ascii="宋体" w:hAnsi="宋体" w:eastAsia="宋体" w:cs="宋体"/>
          <w:sz w:val="24"/>
          <w:szCs w:val="24"/>
          <w:lang w:val="en-US" w:eastAsia="zh-CN"/>
        </w:rPr>
        <w:t>连动静都发不出就径直化为飞灰，一人一龙生生杀出一条血路！</w:t>
      </w:r>
    </w:p>
    <w:p w14:paraId="58974562">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△莱拉怔怔地看着下方那道摧枯拉朽的身影，眼眶</w:t>
      </w:r>
      <w:r>
        <w:rPr>
          <w:rFonts w:hint="eastAsia" w:ascii="宋体" w:hAnsi="宋体" w:eastAsia="宋体" w:cs="宋体"/>
          <w:sz w:val="24"/>
          <w:szCs w:val="24"/>
          <w:lang w:val="en-US" w:eastAsia="zh-CN"/>
        </w:rPr>
        <w:t>里</w:t>
      </w:r>
      <w:r>
        <w:rPr>
          <w:rFonts w:hint="default" w:ascii="宋体" w:hAnsi="宋体" w:eastAsia="宋体" w:cs="宋体"/>
          <w:sz w:val="24"/>
          <w:szCs w:val="24"/>
          <w:lang w:val="en-US" w:eastAsia="zh-CN"/>
        </w:rPr>
        <w:t>涌出泪水。</w:t>
      </w:r>
    </w:p>
    <w:p w14:paraId="40102FFD">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莱拉</w:t>
      </w:r>
      <w:r>
        <w:rPr>
          <w:rFonts w:hint="eastAsia" w:ascii="宋体" w:hAnsi="宋体" w:eastAsia="宋体" w:cs="宋体"/>
          <w:sz w:val="24"/>
          <w:szCs w:val="24"/>
          <w:lang w:val="en-US" w:eastAsia="zh-CN"/>
        </w:rPr>
        <w:t>OS</w:t>
      </w:r>
      <w:r>
        <w:rPr>
          <w:rFonts w:hint="default" w:ascii="宋体" w:hAnsi="宋体" w:eastAsia="宋体" w:cs="宋体"/>
          <w:sz w:val="24"/>
          <w:szCs w:val="24"/>
          <w:lang w:val="en-US" w:eastAsia="zh-CN"/>
        </w:rPr>
        <w:t>：你来了</w:t>
      </w:r>
      <w:r>
        <w:rPr>
          <w:rFonts w:hint="eastAsia" w:ascii="宋体" w:hAnsi="宋体" w:eastAsia="宋体" w:cs="宋体"/>
          <w:sz w:val="24"/>
          <w:szCs w:val="24"/>
          <w:lang w:val="en-US" w:eastAsia="zh-CN"/>
        </w:rPr>
        <w:t>......</w:t>
      </w:r>
    </w:p>
    <w:p w14:paraId="3D925EAA">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△恶魔统领</w:t>
      </w:r>
      <w:r>
        <w:rPr>
          <w:rFonts w:hint="eastAsia" w:ascii="宋体" w:hAnsi="宋体" w:eastAsia="宋体" w:cs="宋体"/>
          <w:sz w:val="24"/>
          <w:szCs w:val="24"/>
          <w:lang w:val="en-US" w:eastAsia="zh-CN"/>
        </w:rPr>
        <w:t>看着这一切</w:t>
      </w:r>
      <w:r>
        <w:rPr>
          <w:rFonts w:hint="default" w:ascii="宋体" w:hAnsi="宋体" w:eastAsia="宋体" w:cs="宋体"/>
          <w:sz w:val="24"/>
          <w:szCs w:val="24"/>
          <w:lang w:val="en-US" w:eastAsia="zh-CN"/>
        </w:rPr>
        <w:t>脸色骤变，</w:t>
      </w:r>
      <w:r>
        <w:rPr>
          <w:rFonts w:hint="eastAsia" w:ascii="宋体" w:hAnsi="宋体" w:eastAsia="宋体" w:cs="宋体"/>
          <w:sz w:val="24"/>
          <w:szCs w:val="24"/>
          <w:lang w:val="en-US" w:eastAsia="zh-CN"/>
        </w:rPr>
        <w:t>抓着莱拉惊恐后退</w:t>
      </w:r>
      <w:r>
        <w:rPr>
          <w:rFonts w:hint="default" w:ascii="宋体" w:hAnsi="宋体" w:eastAsia="宋体" w:cs="宋体"/>
          <w:sz w:val="24"/>
          <w:szCs w:val="24"/>
          <w:lang w:val="en-US" w:eastAsia="zh-CN"/>
        </w:rPr>
        <w:t>。</w:t>
      </w:r>
    </w:p>
    <w:p w14:paraId="71BCB108">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恶魔统领：这不可能！人类怎么可能拥有这种力量？！拦住他！快给我拦住他！</w:t>
      </w:r>
    </w:p>
    <w:p w14:paraId="21B93685">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几只</w:t>
      </w:r>
      <w:r>
        <w:rPr>
          <w:rFonts w:hint="default" w:ascii="宋体" w:hAnsi="宋体" w:eastAsia="宋体" w:cs="宋体"/>
          <w:sz w:val="24"/>
          <w:szCs w:val="24"/>
          <w:lang w:val="en-US" w:eastAsia="zh-CN"/>
        </w:rPr>
        <w:t>高阶恶魔嘶吼着从城墙上扑向半空，企图阻挡。</w:t>
      </w:r>
    </w:p>
    <w:p w14:paraId="28B39A3A">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△【特写】战场</w:t>
      </w:r>
      <w:r>
        <w:rPr>
          <w:rFonts w:hint="eastAsia" w:ascii="宋体" w:hAnsi="宋体" w:eastAsia="宋体" w:cs="宋体"/>
          <w:sz w:val="24"/>
          <w:szCs w:val="24"/>
          <w:lang w:val="en-US" w:eastAsia="zh-CN"/>
        </w:rPr>
        <w:t>上的</w:t>
      </w:r>
      <w:r>
        <w:rPr>
          <w:rFonts w:hint="default" w:ascii="宋体" w:hAnsi="宋体" w:eastAsia="宋体" w:cs="宋体"/>
          <w:sz w:val="24"/>
          <w:szCs w:val="24"/>
          <w:lang w:val="en-US" w:eastAsia="zh-CN"/>
        </w:rPr>
        <w:t>里文</w:t>
      </w:r>
      <w:r>
        <w:rPr>
          <w:rFonts w:hint="eastAsia" w:ascii="宋体" w:hAnsi="宋体" w:eastAsia="宋体" w:cs="宋体"/>
          <w:sz w:val="24"/>
          <w:szCs w:val="24"/>
          <w:lang w:val="en-US" w:eastAsia="zh-CN"/>
        </w:rPr>
        <w:t>却</w:t>
      </w:r>
      <w:r>
        <w:rPr>
          <w:rFonts w:hint="default" w:ascii="宋体" w:hAnsi="宋体" w:eastAsia="宋体" w:cs="宋体"/>
          <w:sz w:val="24"/>
          <w:szCs w:val="24"/>
          <w:lang w:val="en-US" w:eastAsia="zh-CN"/>
        </w:rPr>
        <w:t>身形一闪，竟然凭空消失了！</w:t>
      </w:r>
    </w:p>
    <w:p w14:paraId="40E89301">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△恶魔统领瞳孔骤缩，它猛地转头，想要</w:t>
      </w:r>
      <w:r>
        <w:rPr>
          <w:rFonts w:hint="eastAsia" w:ascii="宋体" w:hAnsi="宋体" w:eastAsia="宋体" w:cs="宋体"/>
          <w:sz w:val="24"/>
          <w:szCs w:val="24"/>
          <w:lang w:val="en-US" w:eastAsia="zh-CN"/>
        </w:rPr>
        <w:t>跑</w:t>
      </w:r>
      <w:r>
        <w:rPr>
          <w:rFonts w:hint="default" w:ascii="宋体" w:hAnsi="宋体" w:eastAsia="宋体" w:cs="宋体"/>
          <w:sz w:val="24"/>
          <w:szCs w:val="24"/>
          <w:lang w:val="en-US" w:eastAsia="zh-CN"/>
        </w:rPr>
        <w:t>。</w:t>
      </w:r>
    </w:p>
    <w:p w14:paraId="62DC4826">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△“嗤——”</w:t>
      </w:r>
    </w:p>
    <w:p w14:paraId="291B120E">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△一点幽蓝星芒，毫无预兆地在恶魔统领的眼前绽放。</w:t>
      </w:r>
    </w:p>
    <w:p w14:paraId="102324A8">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里文VO：你刚刚很狂啊。</w:t>
      </w:r>
    </w:p>
    <w:p w14:paraId="6114A19A">
      <w:pPr>
        <w:pStyle w:val="3"/>
        <w:bidi w:val="0"/>
        <w:rPr>
          <w:rFonts w:hint="eastAsia"/>
          <w:lang w:val="en-US" w:eastAsia="zh-CN"/>
        </w:rPr>
      </w:pPr>
      <w:r>
        <w:rPr>
          <w:rFonts w:hint="eastAsia"/>
          <w:lang w:val="en-US" w:eastAsia="zh-CN"/>
        </w:rPr>
        <w:t>第41集</w:t>
      </w:r>
    </w:p>
    <w:p w14:paraId="1FA13838">
      <w:pPr>
        <w:bidi w:val="0"/>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041-1 恶魔巢穴外围/夜/外</w:t>
      </w:r>
    </w:p>
    <w:p w14:paraId="4E6A9EB8">
      <w:pPr>
        <w:bidi w:val="0"/>
        <w:rPr>
          <w:rFonts w:hint="default" w:ascii="宋体" w:hAnsi="宋体" w:eastAsia="宋体" w:cs="宋体"/>
          <w:b/>
          <w:bCs/>
          <w:sz w:val="24"/>
          <w:szCs w:val="24"/>
          <w:lang w:val="en-US" w:eastAsia="zh-CN"/>
        </w:rPr>
      </w:pPr>
      <w:r>
        <w:rPr>
          <w:rFonts w:hint="default" w:ascii="宋体" w:hAnsi="宋体" w:eastAsia="宋体" w:cs="宋体"/>
          <w:b/>
          <w:bCs/>
          <w:kern w:val="2"/>
          <w:sz w:val="24"/>
          <w:szCs w:val="24"/>
          <w:lang w:val="en-US" w:eastAsia="zh-CN" w:bidi="ar-SA"/>
        </w:rPr>
        <w:t>人物：恶魔统领、莱拉、里文（星云骑士）</w:t>
      </w:r>
      <w:r>
        <w:rPr>
          <w:rFonts w:hint="eastAsia" w:ascii="宋体" w:hAnsi="宋体" w:eastAsia="宋体" w:cs="宋体"/>
          <w:b/>
          <w:bCs/>
          <w:kern w:val="2"/>
          <w:sz w:val="24"/>
          <w:szCs w:val="24"/>
          <w:lang w:val="en-US" w:eastAsia="zh-CN" w:bidi="ar-SA"/>
        </w:rPr>
        <w:t>、</w:t>
      </w:r>
      <w:r>
        <w:rPr>
          <w:rFonts w:hint="default" w:ascii="宋体" w:hAnsi="宋体" w:eastAsia="宋体" w:cs="宋体"/>
          <w:b/>
          <w:bCs/>
          <w:sz w:val="24"/>
          <w:szCs w:val="24"/>
          <w:lang w:val="en-US" w:eastAsia="zh-CN"/>
        </w:rPr>
        <w:t>尤利乌斯、贵族军官们、帝国军</w:t>
      </w:r>
    </w:p>
    <w:p w14:paraId="248DE394">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△恶魔统领猛地将莱拉拽到身前，</w:t>
      </w:r>
      <w:r>
        <w:rPr>
          <w:rFonts w:hint="eastAsia" w:ascii="宋体" w:hAnsi="宋体" w:eastAsia="宋体" w:cs="宋体"/>
          <w:sz w:val="24"/>
          <w:szCs w:val="24"/>
          <w:lang w:val="en-US" w:eastAsia="zh-CN"/>
        </w:rPr>
        <w:t>爪子</w:t>
      </w:r>
      <w:r>
        <w:rPr>
          <w:rFonts w:hint="default" w:ascii="宋体" w:hAnsi="宋体" w:eastAsia="宋体" w:cs="宋体"/>
          <w:sz w:val="24"/>
          <w:szCs w:val="24"/>
          <w:lang w:val="en-US" w:eastAsia="zh-CN"/>
        </w:rPr>
        <w:t>贴在莱拉脖颈上，划出一道血痕</w:t>
      </w:r>
      <w:r>
        <w:rPr>
          <w:rFonts w:hint="eastAsia" w:ascii="宋体" w:hAnsi="宋体" w:eastAsia="宋体" w:cs="宋体"/>
          <w:sz w:val="24"/>
          <w:szCs w:val="24"/>
          <w:lang w:val="en-US" w:eastAsia="zh-CN"/>
        </w:rPr>
        <w:t>。</w:t>
      </w:r>
    </w:p>
    <w:p w14:paraId="52AA4087">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恶魔统领（</w:t>
      </w:r>
      <w:r>
        <w:rPr>
          <w:rFonts w:hint="eastAsia" w:ascii="宋体" w:hAnsi="宋体" w:eastAsia="宋体" w:cs="宋体"/>
          <w:sz w:val="24"/>
          <w:szCs w:val="24"/>
          <w:lang w:val="en-US" w:eastAsia="zh-CN"/>
        </w:rPr>
        <w:t>嘶吼</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住手！</w:t>
      </w:r>
      <w:r>
        <w:rPr>
          <w:rFonts w:hint="default" w:ascii="宋体" w:hAnsi="宋体" w:eastAsia="宋体" w:cs="宋体"/>
          <w:sz w:val="24"/>
          <w:szCs w:val="24"/>
          <w:lang w:val="en-US" w:eastAsia="zh-CN"/>
        </w:rPr>
        <w:t>星云骑士，你也不想这娇滴滴的公主死在你面前吧？</w:t>
      </w:r>
    </w:p>
    <w:p w14:paraId="14D36F57">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△里文</w:t>
      </w:r>
      <w:r>
        <w:rPr>
          <w:rFonts w:hint="eastAsia" w:ascii="宋体" w:hAnsi="宋体" w:eastAsia="宋体" w:cs="宋体"/>
          <w:sz w:val="24"/>
          <w:szCs w:val="24"/>
          <w:lang w:val="en-US" w:eastAsia="zh-CN"/>
        </w:rPr>
        <w:t>的动作一顿，冷哼一声，手上的长剑化作星光消散。</w:t>
      </w:r>
    </w:p>
    <w:p w14:paraId="025CCEEE">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里文：堂堂恶魔，也玩人质这一套吗？</w:t>
      </w:r>
    </w:p>
    <w:p w14:paraId="76131E55">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恶魔统领（狞笑）：少废话。想带她走，</w:t>
      </w:r>
      <w:r>
        <w:rPr>
          <w:rFonts w:hint="eastAsia" w:ascii="宋体" w:hAnsi="宋体" w:eastAsia="宋体" w:cs="宋体"/>
          <w:sz w:val="24"/>
          <w:szCs w:val="24"/>
          <w:lang w:val="en-US" w:eastAsia="zh-CN"/>
        </w:rPr>
        <w:t>就单挑</w:t>
      </w:r>
      <w:r>
        <w:rPr>
          <w:rFonts w:hint="default" w:ascii="宋体" w:hAnsi="宋体" w:eastAsia="宋体" w:cs="宋体"/>
          <w:sz w:val="24"/>
          <w:szCs w:val="24"/>
          <w:lang w:val="en-US" w:eastAsia="zh-CN"/>
        </w:rPr>
        <w:t>三位恶魔王。赢了，她归你；输了，</w:t>
      </w:r>
      <w:r>
        <w:rPr>
          <w:rFonts w:hint="eastAsia" w:ascii="宋体" w:hAnsi="宋体" w:eastAsia="宋体" w:cs="宋体"/>
          <w:sz w:val="24"/>
          <w:szCs w:val="24"/>
          <w:lang w:val="en-US" w:eastAsia="zh-CN"/>
        </w:rPr>
        <w:t>桀桀桀，全部留下当我们的食物！</w:t>
      </w:r>
    </w:p>
    <w:p w14:paraId="6A1F0F62">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△莱拉</w:t>
      </w:r>
      <w:r>
        <w:rPr>
          <w:rFonts w:hint="eastAsia" w:ascii="宋体" w:hAnsi="宋体" w:eastAsia="宋体" w:cs="宋体"/>
          <w:sz w:val="24"/>
          <w:szCs w:val="24"/>
          <w:lang w:val="en-US" w:eastAsia="zh-CN"/>
        </w:rPr>
        <w:t>面露焦急</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奋力挣扎</w:t>
      </w:r>
      <w:r>
        <w:rPr>
          <w:rFonts w:hint="default" w:ascii="宋体" w:hAnsi="宋体" w:eastAsia="宋体" w:cs="宋体"/>
          <w:sz w:val="24"/>
          <w:szCs w:val="24"/>
          <w:lang w:val="en-US" w:eastAsia="zh-CN"/>
        </w:rPr>
        <w:t>。</w:t>
      </w:r>
    </w:p>
    <w:p w14:paraId="62085F5F">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莱拉（厉声大喊）：星云骑士！不要管我！立刻离开这里！</w:t>
      </w:r>
    </w:p>
    <w:p w14:paraId="78EB5900">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△【特写】莱拉的脖颈被</w:t>
      </w:r>
      <w:r>
        <w:rPr>
          <w:rFonts w:hint="eastAsia" w:ascii="宋体" w:hAnsi="宋体" w:eastAsia="宋体" w:cs="宋体"/>
          <w:sz w:val="24"/>
          <w:szCs w:val="24"/>
          <w:lang w:val="en-US" w:eastAsia="zh-CN"/>
        </w:rPr>
        <w:t>恶魔的爪子</w:t>
      </w:r>
      <w:r>
        <w:rPr>
          <w:rFonts w:hint="default" w:ascii="宋体" w:hAnsi="宋体" w:eastAsia="宋体" w:cs="宋体"/>
          <w:sz w:val="24"/>
          <w:szCs w:val="24"/>
          <w:lang w:val="en-US" w:eastAsia="zh-CN"/>
        </w:rPr>
        <w:t>压出血滴</w:t>
      </w:r>
      <w:r>
        <w:rPr>
          <w:rFonts w:hint="eastAsia" w:ascii="宋体" w:hAnsi="宋体" w:eastAsia="宋体" w:cs="宋体"/>
          <w:sz w:val="24"/>
          <w:szCs w:val="24"/>
          <w:lang w:val="en-US" w:eastAsia="zh-CN"/>
        </w:rPr>
        <w:t>。</w:t>
      </w:r>
    </w:p>
    <w:p w14:paraId="40B45DF0">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莱拉（嘶吼）：你是帝国最高的战力，绝不能为了我一个人折损在这里！如果你死了，帝国就全完了！快走！！不要管我！！</w:t>
      </w:r>
    </w:p>
    <w:p w14:paraId="564B4DE6">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△低阶恶魔们见状，发出刺耳的哄笑。</w:t>
      </w:r>
    </w:p>
    <w:p w14:paraId="76AD9076">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恶魔甲（嘲笑）：</w:t>
      </w:r>
      <w:r>
        <w:rPr>
          <w:rFonts w:hint="eastAsia" w:ascii="宋体" w:hAnsi="宋体" w:eastAsia="宋体" w:cs="宋体"/>
          <w:sz w:val="24"/>
          <w:szCs w:val="24"/>
          <w:lang w:val="en-US" w:eastAsia="zh-CN"/>
        </w:rPr>
        <w:t>听见没？连这个女人都觉得你会死！</w:t>
      </w:r>
    </w:p>
    <w:p w14:paraId="639B4309">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恶魔乙：</w:t>
      </w:r>
      <w:r>
        <w:rPr>
          <w:rFonts w:hint="eastAsia" w:ascii="宋体" w:hAnsi="宋体" w:eastAsia="宋体" w:cs="宋体"/>
          <w:sz w:val="24"/>
          <w:szCs w:val="24"/>
          <w:lang w:val="en-US" w:eastAsia="zh-CN"/>
        </w:rPr>
        <w:t>哈哈哈</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跪下吧，也许王的心情好了会留你个全尸！</w:t>
      </w:r>
    </w:p>
    <w:p w14:paraId="499AE094">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里文VO：说够了吗？</w:t>
      </w:r>
    </w:p>
    <w:p w14:paraId="0FF4E05E">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高台之下，贵族们</w:t>
      </w:r>
      <w:r>
        <w:rPr>
          <w:rFonts w:hint="default" w:ascii="宋体" w:hAnsi="宋体" w:eastAsia="宋体" w:cs="宋体"/>
          <w:sz w:val="24"/>
          <w:szCs w:val="24"/>
          <w:lang w:val="en-US" w:eastAsia="zh-CN"/>
        </w:rPr>
        <w:t>听到三位恶魔王，</w:t>
      </w:r>
      <w:r>
        <w:rPr>
          <w:rFonts w:hint="eastAsia" w:ascii="宋体" w:hAnsi="宋体" w:eastAsia="宋体" w:cs="宋体"/>
          <w:sz w:val="24"/>
          <w:szCs w:val="24"/>
          <w:lang w:val="en-US" w:eastAsia="zh-CN"/>
        </w:rPr>
        <w:t>个个神色灰败，哀鸣一片</w:t>
      </w:r>
      <w:r>
        <w:rPr>
          <w:rFonts w:hint="default" w:ascii="宋体" w:hAnsi="宋体" w:eastAsia="宋体" w:cs="宋体"/>
          <w:sz w:val="24"/>
          <w:szCs w:val="24"/>
          <w:lang w:val="en-US" w:eastAsia="zh-CN"/>
        </w:rPr>
        <w:t>。</w:t>
      </w:r>
    </w:p>
    <w:p w14:paraId="6F74E2CC">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贵族军官A（浑身发抖）：三</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三位恶魔王？！</w:t>
      </w:r>
      <w:r>
        <w:rPr>
          <w:rFonts w:hint="eastAsia" w:ascii="宋体" w:hAnsi="宋体" w:eastAsia="宋体" w:cs="宋体"/>
          <w:sz w:val="24"/>
          <w:szCs w:val="24"/>
          <w:lang w:val="en-US" w:eastAsia="zh-CN"/>
        </w:rPr>
        <w:t>传说中一位就能单独覆灭一个国家，三位全出，谁还能抵挡？哪怕是星云骑士也不行啊！</w:t>
      </w:r>
    </w:p>
    <w:p w14:paraId="7B896B1A">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贵族B（尖叫）：不能答应！大人，绝对不能答应！您要是输了，帝国就彻底沦陷了！我们宁愿公主殿下牺牲！</w:t>
      </w:r>
    </w:p>
    <w:p w14:paraId="1904CB8A">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△尤利乌斯死死捏着残剑，手背青筋暴起</w:t>
      </w:r>
    </w:p>
    <w:p w14:paraId="065AD267">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尤利乌斯</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星云骑士</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你......别答应这场战斗！朕不会追究你的责任！</w:t>
      </w:r>
    </w:p>
    <w:p w14:paraId="3F271516">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尤利乌斯OS（痛苦）：莱拉</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朕的女儿</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可</w:t>
      </w:r>
      <w:r>
        <w:rPr>
          <w:rFonts w:hint="eastAsia" w:ascii="宋体" w:hAnsi="宋体" w:eastAsia="宋体" w:cs="宋体"/>
          <w:sz w:val="24"/>
          <w:szCs w:val="24"/>
          <w:lang w:val="en-US" w:eastAsia="zh-CN"/>
        </w:rPr>
        <w:t>那是整整三位恶魔王，</w:t>
      </w:r>
      <w:r>
        <w:rPr>
          <w:rFonts w:hint="default" w:ascii="宋体" w:hAnsi="宋体" w:eastAsia="宋体" w:cs="宋体"/>
          <w:sz w:val="24"/>
          <w:szCs w:val="24"/>
          <w:lang w:val="en-US" w:eastAsia="zh-CN"/>
        </w:rPr>
        <w:t>星云骑士若</w:t>
      </w:r>
      <w:r>
        <w:rPr>
          <w:rFonts w:hint="eastAsia" w:ascii="宋体" w:hAnsi="宋体" w:eastAsia="宋体" w:cs="宋体"/>
          <w:sz w:val="24"/>
          <w:szCs w:val="24"/>
          <w:lang w:val="en-US" w:eastAsia="zh-CN"/>
        </w:rPr>
        <w:t>是</w:t>
      </w:r>
      <w:r>
        <w:rPr>
          <w:rFonts w:hint="default" w:ascii="宋体" w:hAnsi="宋体" w:eastAsia="宋体" w:cs="宋体"/>
          <w:sz w:val="24"/>
          <w:szCs w:val="24"/>
          <w:lang w:val="en-US" w:eastAsia="zh-CN"/>
        </w:rPr>
        <w:t>败了，整个帝国</w:t>
      </w:r>
      <w:r>
        <w:rPr>
          <w:rFonts w:hint="eastAsia" w:ascii="宋体" w:hAnsi="宋体" w:eastAsia="宋体" w:cs="宋体"/>
          <w:sz w:val="24"/>
          <w:szCs w:val="24"/>
          <w:lang w:val="en-US" w:eastAsia="zh-CN"/>
        </w:rPr>
        <w:t>就真的完了</w:t>
      </w:r>
      <w:r>
        <w:rPr>
          <w:rFonts w:hint="default" w:ascii="宋体" w:hAnsi="宋体" w:eastAsia="宋体" w:cs="宋体"/>
          <w:sz w:val="24"/>
          <w:szCs w:val="24"/>
          <w:lang w:val="en-US" w:eastAsia="zh-CN"/>
        </w:rPr>
        <w:t>！</w:t>
      </w:r>
    </w:p>
    <w:p w14:paraId="51850D8C">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△里文百无聊赖地歪了歪头</w:t>
      </w:r>
      <w:r>
        <w:rPr>
          <w:rFonts w:hint="eastAsia" w:ascii="宋体" w:hAnsi="宋体" w:eastAsia="宋体" w:cs="宋体"/>
          <w:sz w:val="24"/>
          <w:szCs w:val="24"/>
          <w:lang w:val="en-US" w:eastAsia="zh-CN"/>
        </w:rPr>
        <w:t>。</w:t>
      </w:r>
    </w:p>
    <w:p w14:paraId="3741147D">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里文（轻笑）</w:t>
      </w:r>
      <w:r>
        <w:rPr>
          <w:rFonts w:hint="default" w:ascii="宋体" w:hAnsi="宋体" w:eastAsia="宋体" w:cs="宋体"/>
          <w:sz w:val="24"/>
          <w:szCs w:val="24"/>
          <w:lang w:val="en-US" w:eastAsia="zh-CN"/>
        </w:rPr>
        <w:t>：恶魔王？</w:t>
      </w:r>
      <w:r>
        <w:rPr>
          <w:rFonts w:hint="eastAsia" w:ascii="宋体" w:hAnsi="宋体" w:eastAsia="宋体" w:cs="宋体"/>
          <w:sz w:val="24"/>
          <w:szCs w:val="24"/>
          <w:lang w:val="en-US" w:eastAsia="zh-CN"/>
        </w:rPr>
        <w:t>我还以为多厉害呢，不过是三只小跳蚤</w:t>
      </w:r>
      <w:r>
        <w:rPr>
          <w:rFonts w:hint="default" w:ascii="宋体" w:hAnsi="宋体" w:eastAsia="宋体" w:cs="宋体"/>
          <w:sz w:val="24"/>
          <w:szCs w:val="24"/>
          <w:lang w:val="en-US" w:eastAsia="zh-CN"/>
        </w:rPr>
        <w:t>，也值得你们在这儿大惊小怪？</w:t>
      </w:r>
    </w:p>
    <w:p w14:paraId="414669C9">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里文打了个响指。</w:t>
      </w:r>
    </w:p>
    <w:p w14:paraId="70FCF749">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里文：啧，让那三个什么狗屁王滚出来见我，别浪费我时间。</w:t>
      </w:r>
    </w:p>
    <w:p w14:paraId="6815EB73">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△恶魔统领的笑容直接僵在脸上。</w:t>
      </w:r>
    </w:p>
    <w:p w14:paraId="4F7E3767">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恶魔统领：狂妄的人类！你找死——！</w:t>
      </w:r>
    </w:p>
    <w:p w14:paraId="40D99457">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△话音刚落</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整个天空仿佛被巨力强行撕裂！三道</w:t>
      </w:r>
      <w:r>
        <w:rPr>
          <w:rFonts w:hint="eastAsia" w:ascii="宋体" w:hAnsi="宋体" w:eastAsia="宋体" w:cs="宋体"/>
          <w:sz w:val="24"/>
          <w:szCs w:val="24"/>
          <w:lang w:val="en-US" w:eastAsia="zh-CN"/>
        </w:rPr>
        <w:t>顶天立地的</w:t>
      </w:r>
      <w:r>
        <w:rPr>
          <w:rFonts w:hint="default" w:ascii="宋体" w:hAnsi="宋体" w:eastAsia="宋体" w:cs="宋体"/>
          <w:sz w:val="24"/>
          <w:szCs w:val="24"/>
          <w:lang w:val="en-US" w:eastAsia="zh-CN"/>
        </w:rPr>
        <w:t>黑色魔柱，携带着三种截然不同的</w:t>
      </w:r>
      <w:r>
        <w:rPr>
          <w:rFonts w:hint="eastAsia" w:ascii="宋体" w:hAnsi="宋体" w:eastAsia="宋体" w:cs="宋体"/>
          <w:sz w:val="24"/>
          <w:szCs w:val="24"/>
          <w:lang w:val="en-US" w:eastAsia="zh-CN"/>
        </w:rPr>
        <w:t>魔</w:t>
      </w:r>
      <w:r>
        <w:rPr>
          <w:rFonts w:hint="default" w:ascii="宋体" w:hAnsi="宋体" w:eastAsia="宋体" w:cs="宋体"/>
          <w:sz w:val="24"/>
          <w:szCs w:val="24"/>
          <w:lang w:val="en-US" w:eastAsia="zh-CN"/>
        </w:rPr>
        <w:t>气，从天而降，狠狠砸在战场中央！</w:t>
      </w:r>
    </w:p>
    <w:p w14:paraId="59AEA30A">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△魔压如飓风般席卷全场，</w:t>
      </w:r>
      <w:r>
        <w:rPr>
          <w:rFonts w:hint="eastAsia" w:ascii="宋体" w:hAnsi="宋体" w:eastAsia="宋体" w:cs="宋体"/>
          <w:sz w:val="24"/>
          <w:szCs w:val="24"/>
          <w:lang w:val="en-US" w:eastAsia="zh-CN"/>
        </w:rPr>
        <w:t>连带着一大片恶魔和人类都化为血泥。</w:t>
      </w:r>
      <w:r>
        <w:rPr>
          <w:rFonts w:hint="default" w:ascii="宋体" w:hAnsi="宋体" w:eastAsia="宋体" w:cs="宋体"/>
          <w:sz w:val="24"/>
          <w:szCs w:val="24"/>
          <w:lang w:val="en-US" w:eastAsia="zh-CN"/>
        </w:rPr>
        <w:t>飞沙走石间，三尊遮天蔽日、散发着恐怖气息的魔王</w:t>
      </w:r>
      <w:r>
        <w:rPr>
          <w:rFonts w:hint="eastAsia" w:ascii="宋体" w:hAnsi="宋体" w:eastAsia="宋体" w:cs="宋体"/>
          <w:sz w:val="24"/>
          <w:szCs w:val="24"/>
          <w:lang w:val="en-US" w:eastAsia="zh-CN"/>
        </w:rPr>
        <w:t>身影</w:t>
      </w:r>
      <w:r>
        <w:rPr>
          <w:rFonts w:hint="default" w:ascii="宋体" w:hAnsi="宋体" w:eastAsia="宋体" w:cs="宋体"/>
          <w:sz w:val="24"/>
          <w:szCs w:val="24"/>
          <w:lang w:val="en-US" w:eastAsia="zh-CN"/>
        </w:rPr>
        <w:t>，在烟尘中缓缓站起！</w:t>
      </w:r>
    </w:p>
    <w:p w14:paraId="78C4372A">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三魔王（齐声）：放肆！</w:t>
      </w:r>
    </w:p>
    <w:p w14:paraId="0B41D765">
      <w:pPr>
        <w:pStyle w:val="3"/>
        <w:bidi w:val="0"/>
        <w:rPr>
          <w:rFonts w:hint="default" w:ascii="宋体" w:hAnsi="宋体" w:eastAsia="宋体" w:cs="宋体"/>
          <w:sz w:val="24"/>
          <w:szCs w:val="24"/>
          <w:lang w:val="en-US" w:eastAsia="zh-CN"/>
        </w:rPr>
      </w:pPr>
      <w:r>
        <w:rPr>
          <w:rFonts w:hint="eastAsia"/>
          <w:lang w:val="en-US" w:eastAsia="zh-CN"/>
        </w:rPr>
        <w:t>第42集</w:t>
      </w:r>
    </w:p>
    <w:p w14:paraId="24FE23CE">
      <w:pPr>
        <w:bidi w:val="0"/>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042-1 恶魔巢穴外围/夜/外</w:t>
      </w:r>
    </w:p>
    <w:p w14:paraId="2B03F1F4">
      <w:pPr>
        <w:bidi w:val="0"/>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人物：三位恶魔王、里文（星云骑士）、尤利乌斯、贵族军官们、帝国军</w:t>
      </w:r>
    </w:p>
    <w:p w14:paraId="03B77336">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三魔王将里文包围在中间，</w:t>
      </w:r>
      <w:r>
        <w:rPr>
          <w:rFonts w:hint="default" w:ascii="宋体" w:hAnsi="宋体" w:eastAsia="宋体" w:cs="宋体"/>
          <w:sz w:val="24"/>
          <w:szCs w:val="24"/>
          <w:lang w:val="en-US" w:eastAsia="zh-CN"/>
        </w:rPr>
        <w:t>炎魔王</w:t>
      </w:r>
      <w:r>
        <w:rPr>
          <w:rFonts w:hint="eastAsia" w:ascii="宋体" w:hAnsi="宋体" w:eastAsia="宋体" w:cs="宋体"/>
          <w:sz w:val="24"/>
          <w:szCs w:val="24"/>
          <w:lang w:val="en-US" w:eastAsia="zh-CN"/>
        </w:rPr>
        <w:t>在左侧，</w:t>
      </w:r>
      <w:r>
        <w:rPr>
          <w:rFonts w:hint="default" w:ascii="宋体" w:hAnsi="宋体" w:eastAsia="宋体" w:cs="宋体"/>
          <w:sz w:val="24"/>
          <w:szCs w:val="24"/>
          <w:lang w:val="en-US" w:eastAsia="zh-CN"/>
        </w:rPr>
        <w:t>浑身流淌着狱火</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中间的雾魔王是一团不断蠕动的黑雾；右侧的空魔王生有六臂，周身的空间</w:t>
      </w:r>
      <w:r>
        <w:rPr>
          <w:rFonts w:hint="eastAsia" w:ascii="宋体" w:hAnsi="宋体" w:eastAsia="宋体" w:cs="宋体"/>
          <w:sz w:val="24"/>
          <w:szCs w:val="24"/>
          <w:lang w:val="en-US" w:eastAsia="zh-CN"/>
        </w:rPr>
        <w:t>隐隐有碎裂之感。</w:t>
      </w:r>
    </w:p>
    <w:p w14:paraId="748BEE04">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人类阵营开始恐慌，</w:t>
      </w:r>
      <w:r>
        <w:rPr>
          <w:rFonts w:hint="default" w:ascii="宋体" w:hAnsi="宋体" w:eastAsia="宋体" w:cs="宋体"/>
          <w:sz w:val="24"/>
          <w:szCs w:val="24"/>
          <w:lang w:val="en-US" w:eastAsia="zh-CN"/>
        </w:rPr>
        <w:t>贵族军官A眼球</w:t>
      </w:r>
      <w:r>
        <w:rPr>
          <w:rFonts w:hint="eastAsia" w:ascii="宋体" w:hAnsi="宋体" w:eastAsia="宋体" w:cs="宋体"/>
          <w:sz w:val="24"/>
          <w:szCs w:val="24"/>
          <w:lang w:val="en-US" w:eastAsia="zh-CN"/>
        </w:rPr>
        <w:t>暴突</w:t>
      </w:r>
      <w:r>
        <w:rPr>
          <w:rFonts w:hint="default" w:ascii="宋体" w:hAnsi="宋体" w:eastAsia="宋体" w:cs="宋体"/>
          <w:sz w:val="24"/>
          <w:szCs w:val="24"/>
          <w:lang w:val="en-US" w:eastAsia="zh-CN"/>
        </w:rPr>
        <w:t>，猛地丢掉手中的佩剑，转身就跑</w:t>
      </w:r>
      <w:r>
        <w:rPr>
          <w:rFonts w:hint="eastAsia" w:ascii="宋体" w:hAnsi="宋体" w:eastAsia="宋体" w:cs="宋体"/>
          <w:sz w:val="24"/>
          <w:szCs w:val="24"/>
          <w:lang w:val="en-US" w:eastAsia="zh-CN"/>
        </w:rPr>
        <w:t>。</w:t>
      </w:r>
    </w:p>
    <w:p w14:paraId="0148B9DB">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贵族军官A：打不赢的</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这是</w:t>
      </w:r>
      <w:r>
        <w:rPr>
          <w:rFonts w:hint="eastAsia" w:ascii="宋体" w:hAnsi="宋体" w:eastAsia="宋体" w:cs="宋体"/>
          <w:sz w:val="24"/>
          <w:szCs w:val="24"/>
          <w:lang w:val="en-US" w:eastAsia="zh-CN"/>
        </w:rPr>
        <w:t>神明</w:t>
      </w:r>
      <w:r>
        <w:rPr>
          <w:rFonts w:hint="default" w:ascii="宋体" w:hAnsi="宋体" w:eastAsia="宋体" w:cs="宋体"/>
          <w:sz w:val="24"/>
          <w:szCs w:val="24"/>
          <w:lang w:val="en-US" w:eastAsia="zh-CN"/>
        </w:rPr>
        <w:t>！根本打不赢的！快逃啊！</w:t>
      </w:r>
    </w:p>
    <w:p w14:paraId="7D6B5545">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△贵族B连滚带爬地往舰队方向逃窜</w:t>
      </w:r>
      <w:r>
        <w:rPr>
          <w:rFonts w:hint="eastAsia" w:ascii="宋体" w:hAnsi="宋体" w:eastAsia="宋体" w:cs="宋体"/>
          <w:sz w:val="24"/>
          <w:szCs w:val="24"/>
          <w:lang w:val="en-US" w:eastAsia="zh-CN"/>
        </w:rPr>
        <w:t>。</w:t>
      </w:r>
    </w:p>
    <w:p w14:paraId="6633E5BF">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贵族B：</w:t>
      </w:r>
      <w:r>
        <w:rPr>
          <w:rFonts w:hint="eastAsia" w:ascii="宋体" w:hAnsi="宋体" w:eastAsia="宋体" w:cs="宋体"/>
          <w:sz w:val="24"/>
          <w:szCs w:val="24"/>
          <w:lang w:val="en-US" w:eastAsia="zh-CN"/>
        </w:rPr>
        <w:t>还</w:t>
      </w:r>
      <w:r>
        <w:rPr>
          <w:rFonts w:hint="default" w:ascii="宋体" w:hAnsi="宋体" w:eastAsia="宋体" w:cs="宋体"/>
          <w:sz w:val="24"/>
          <w:szCs w:val="24"/>
          <w:lang w:val="en-US" w:eastAsia="zh-CN"/>
        </w:rPr>
        <w:t>一挑三</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怎么可能赢！星云骑士就算再强也只是个人类！留下来只有死路一条！撤退！快启动战舰撤退！</w:t>
      </w:r>
    </w:p>
    <w:p w14:paraId="2B41D2BA">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△大批士兵丢盔弃甲，开始向后溃逃。</w:t>
      </w:r>
    </w:p>
    <w:p w14:paraId="1FB6695E">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尤利乌斯（怒吼）：临阵脱逃者，杀无赦！给朕回去！</w:t>
      </w:r>
      <w:r>
        <w:rPr>
          <w:rFonts w:hint="eastAsia" w:ascii="宋体" w:hAnsi="宋体" w:eastAsia="宋体" w:cs="宋体"/>
          <w:sz w:val="24"/>
          <w:szCs w:val="24"/>
          <w:lang w:val="en-US" w:eastAsia="zh-CN"/>
        </w:rPr>
        <w:t>塞弗林，给朕督战！</w:t>
      </w:r>
    </w:p>
    <w:p w14:paraId="0701D3FA">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△里文</w:t>
      </w:r>
      <w:r>
        <w:rPr>
          <w:rFonts w:hint="eastAsia" w:ascii="宋体" w:hAnsi="宋体" w:eastAsia="宋体" w:cs="宋体"/>
          <w:sz w:val="24"/>
          <w:szCs w:val="24"/>
          <w:lang w:val="en-US" w:eastAsia="zh-CN"/>
        </w:rPr>
        <w:t>双手抱胸。</w:t>
      </w:r>
    </w:p>
    <w:p w14:paraId="25971E01">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里文：</w:t>
      </w:r>
      <w:r>
        <w:rPr>
          <w:rFonts w:hint="eastAsia" w:ascii="宋体" w:hAnsi="宋体" w:eastAsia="宋体" w:cs="宋体"/>
          <w:sz w:val="24"/>
          <w:szCs w:val="24"/>
          <w:lang w:val="en-US" w:eastAsia="zh-CN"/>
        </w:rPr>
        <w:t>装模做样的，能不能快点？</w:t>
      </w:r>
    </w:p>
    <w:p w14:paraId="4CCBBA6F">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炎魔王：</w:t>
      </w:r>
      <w:r>
        <w:rPr>
          <w:rFonts w:hint="eastAsia" w:ascii="宋体" w:hAnsi="宋体" w:eastAsia="宋体" w:cs="宋体"/>
          <w:sz w:val="24"/>
          <w:szCs w:val="24"/>
          <w:lang w:val="en-US" w:eastAsia="zh-CN"/>
        </w:rPr>
        <w:t>小虫子，先烧掉你的皮</w:t>
      </w:r>
      <w:r>
        <w:rPr>
          <w:rFonts w:hint="default" w:ascii="宋体" w:hAnsi="宋体" w:eastAsia="宋体" w:cs="宋体"/>
          <w:sz w:val="24"/>
          <w:szCs w:val="24"/>
          <w:lang w:val="en-US" w:eastAsia="zh-CN"/>
        </w:rPr>
        <w:t>！</w:t>
      </w:r>
    </w:p>
    <w:p w14:paraId="4A9F82D4">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△炎魔王张开血盆大口，喷吐出遮天蔽日的火海，</w:t>
      </w:r>
      <w:r>
        <w:rPr>
          <w:rFonts w:hint="eastAsia" w:ascii="宋体" w:hAnsi="宋体" w:eastAsia="宋体" w:cs="宋体"/>
          <w:sz w:val="24"/>
          <w:szCs w:val="24"/>
          <w:lang w:val="en-US" w:eastAsia="zh-CN"/>
        </w:rPr>
        <w:t>大地瞬间化为岩浆</w:t>
      </w:r>
      <w:r>
        <w:rPr>
          <w:rFonts w:hint="default" w:ascii="宋体" w:hAnsi="宋体" w:eastAsia="宋体" w:cs="宋体"/>
          <w:sz w:val="24"/>
          <w:szCs w:val="24"/>
          <w:lang w:val="en-US" w:eastAsia="zh-CN"/>
        </w:rPr>
        <w:t>！</w:t>
      </w:r>
    </w:p>
    <w:p w14:paraId="70C6E895">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△【特写】火海瞬间将里文吞没。</w:t>
      </w:r>
    </w:p>
    <w:p w14:paraId="65FC605F">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莱拉VO：不！</w:t>
      </w:r>
    </w:p>
    <w:p w14:paraId="1F32CA1F">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△吼——！！</w:t>
      </w:r>
    </w:p>
    <w:p w14:paraId="4D46E5E9">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△火海的中心突然爆发出刺眼的幽蓝强光！一条更为庞大的幽蓝星龙，直接</w:t>
      </w:r>
      <w:r>
        <w:rPr>
          <w:rFonts w:hint="eastAsia" w:ascii="宋体" w:hAnsi="宋体" w:eastAsia="宋体" w:cs="宋体"/>
          <w:sz w:val="24"/>
          <w:szCs w:val="24"/>
          <w:lang w:val="en-US" w:eastAsia="zh-CN"/>
        </w:rPr>
        <w:t>冲出！</w:t>
      </w:r>
    </w:p>
    <w:p w14:paraId="4D4A6269">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△【慢镜头】星龙张开巨口，宛如长鲸吸水一般，竟将那漫天的魔焰生生吸入腹中，随后打了一个带着幽蓝火星的响嗝！</w:t>
      </w:r>
    </w:p>
    <w:p w14:paraId="5AA64014">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△里文从散去的火光中走出，毫发无损，轻笑</w:t>
      </w:r>
      <w:r>
        <w:rPr>
          <w:rFonts w:hint="eastAsia" w:ascii="宋体" w:hAnsi="宋体" w:eastAsia="宋体" w:cs="宋体"/>
          <w:sz w:val="24"/>
          <w:szCs w:val="24"/>
          <w:lang w:val="en-US" w:eastAsia="zh-CN"/>
        </w:rPr>
        <w:t>。</w:t>
      </w:r>
    </w:p>
    <w:p w14:paraId="1060A818">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里文</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只有这点程度吗？抱歉，那你们连跳蚤都算不上。</w:t>
      </w:r>
    </w:p>
    <w:p w14:paraId="4DE8B2FE">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雾魔王（嘶鸣）：去死！</w:t>
      </w:r>
    </w:p>
    <w:p w14:paraId="04B8EFCE">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△腐蚀黑雾</w:t>
      </w:r>
      <w:r>
        <w:rPr>
          <w:rFonts w:hint="eastAsia" w:ascii="宋体" w:hAnsi="宋体" w:eastAsia="宋体" w:cs="宋体"/>
          <w:sz w:val="24"/>
          <w:szCs w:val="24"/>
          <w:lang w:val="en-US" w:eastAsia="zh-CN"/>
        </w:rPr>
        <w:t>悄悄</w:t>
      </w:r>
      <w:r>
        <w:rPr>
          <w:rFonts w:hint="default" w:ascii="宋体" w:hAnsi="宋体" w:eastAsia="宋体" w:cs="宋体"/>
          <w:sz w:val="24"/>
          <w:szCs w:val="24"/>
          <w:lang w:val="en-US" w:eastAsia="zh-CN"/>
        </w:rPr>
        <w:t>蔓延，瞬间</w:t>
      </w:r>
      <w:r>
        <w:rPr>
          <w:rFonts w:hint="eastAsia" w:ascii="宋体" w:hAnsi="宋体" w:eastAsia="宋体" w:cs="宋体"/>
          <w:sz w:val="24"/>
          <w:szCs w:val="24"/>
          <w:lang w:val="en-US" w:eastAsia="zh-CN"/>
        </w:rPr>
        <w:t>向里文袭去</w:t>
      </w:r>
      <w:r>
        <w:rPr>
          <w:rFonts w:hint="default" w:ascii="宋体" w:hAnsi="宋体" w:eastAsia="宋体" w:cs="宋体"/>
          <w:sz w:val="24"/>
          <w:szCs w:val="24"/>
          <w:lang w:val="en-US" w:eastAsia="zh-CN"/>
        </w:rPr>
        <w:t>。黑雾所触碰到的一切</w:t>
      </w:r>
      <w:r>
        <w:rPr>
          <w:rFonts w:hint="eastAsia" w:ascii="宋体" w:hAnsi="宋体" w:eastAsia="宋体" w:cs="宋体"/>
          <w:sz w:val="24"/>
          <w:szCs w:val="24"/>
          <w:lang w:val="en-US" w:eastAsia="zh-CN"/>
        </w:rPr>
        <w:t>物品，</w:t>
      </w:r>
      <w:r>
        <w:rPr>
          <w:rFonts w:hint="default" w:ascii="宋体" w:hAnsi="宋体" w:eastAsia="宋体" w:cs="宋体"/>
          <w:sz w:val="24"/>
          <w:szCs w:val="24"/>
          <w:lang w:val="en-US" w:eastAsia="zh-CN"/>
        </w:rPr>
        <w:t>眨眼间便被腐蚀成一滩脓水。</w:t>
      </w:r>
    </w:p>
    <w:p w14:paraId="1A02DAEA">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△里文站在原地，连躲都没躲。</w:t>
      </w:r>
    </w:p>
    <w:p w14:paraId="5D8F649A">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里文：</w:t>
      </w:r>
      <w:r>
        <w:rPr>
          <w:rFonts w:hint="eastAsia" w:ascii="宋体" w:hAnsi="宋体" w:eastAsia="宋体" w:cs="宋体"/>
          <w:sz w:val="24"/>
          <w:szCs w:val="24"/>
          <w:lang w:val="en-US" w:eastAsia="zh-CN"/>
        </w:rPr>
        <w:t>可惜，你遇到的是我</w:t>
      </w:r>
      <w:r>
        <w:rPr>
          <w:rFonts w:hint="default" w:ascii="宋体" w:hAnsi="宋体" w:eastAsia="宋体" w:cs="宋体"/>
          <w:sz w:val="24"/>
          <w:szCs w:val="24"/>
          <w:lang w:val="en-US" w:eastAsia="zh-CN"/>
        </w:rPr>
        <w:t>。</w:t>
      </w:r>
    </w:p>
    <w:p w14:paraId="0A201603">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△里文右手猛地一抬</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幽蓝锁链破空而出</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完全无视了黑雾的腐蚀，反而瞬间将那团庞大的黑雾</w:t>
      </w:r>
      <w:r>
        <w:rPr>
          <w:rFonts w:hint="eastAsia" w:ascii="宋体" w:hAnsi="宋体" w:eastAsia="宋体" w:cs="宋体"/>
          <w:sz w:val="24"/>
          <w:szCs w:val="24"/>
          <w:lang w:val="en-US" w:eastAsia="zh-CN"/>
        </w:rPr>
        <w:t>狠狠</w:t>
      </w:r>
      <w:r>
        <w:rPr>
          <w:rFonts w:hint="default" w:ascii="宋体" w:hAnsi="宋体" w:eastAsia="宋体" w:cs="宋体"/>
          <w:sz w:val="24"/>
          <w:szCs w:val="24"/>
          <w:lang w:val="en-US" w:eastAsia="zh-CN"/>
        </w:rPr>
        <w:t>洞穿、缠绕！</w:t>
      </w:r>
    </w:p>
    <w:p w14:paraId="6D790482">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雾魔王（惨叫）：啊啊啊！我的魔体！</w:t>
      </w:r>
    </w:p>
    <w:p w14:paraId="65A3F32D">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与此同时，</w:t>
      </w:r>
      <w:r>
        <w:rPr>
          <w:rFonts w:hint="default" w:ascii="宋体" w:hAnsi="宋体" w:eastAsia="宋体" w:cs="宋体"/>
          <w:sz w:val="24"/>
          <w:szCs w:val="24"/>
          <w:lang w:val="en-US" w:eastAsia="zh-CN"/>
        </w:rPr>
        <w:t>空魔王悄无声息地出现在里文身后，六只手臂同时挥下</w:t>
      </w:r>
    </w:p>
    <w:p w14:paraId="27A1D7AE">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空魔王</w:t>
      </w:r>
      <w:r>
        <w:rPr>
          <w:rFonts w:hint="default" w:ascii="宋体" w:hAnsi="宋体" w:eastAsia="宋体" w:cs="宋体"/>
          <w:sz w:val="24"/>
          <w:szCs w:val="24"/>
          <w:lang w:val="en-US" w:eastAsia="zh-CN"/>
        </w:rPr>
        <w:t>：空间绞杀！</w:t>
      </w:r>
    </w:p>
    <w:p w14:paraId="4D9BB190">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贵族A（悲鸣）：完了！这怎么可能反应的过来！卑鄙的偷袭狗！</w:t>
      </w:r>
    </w:p>
    <w:p w14:paraId="10BDFD37">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△里文连头都没回，只是随意地向后伸出</w:t>
      </w:r>
      <w:r>
        <w:rPr>
          <w:rFonts w:hint="eastAsia" w:ascii="宋体" w:hAnsi="宋体" w:eastAsia="宋体" w:cs="宋体"/>
          <w:sz w:val="24"/>
          <w:szCs w:val="24"/>
          <w:lang w:val="en-US" w:eastAsia="zh-CN"/>
        </w:rPr>
        <w:t>一只手，</w:t>
      </w:r>
      <w:r>
        <w:rPr>
          <w:rFonts w:hint="default" w:ascii="宋体" w:hAnsi="宋体" w:eastAsia="宋体" w:cs="宋体"/>
          <w:sz w:val="24"/>
          <w:szCs w:val="24"/>
          <w:lang w:val="en-US" w:eastAsia="zh-CN"/>
        </w:rPr>
        <w:t>精准地</w:t>
      </w:r>
      <w:r>
        <w:rPr>
          <w:rFonts w:hint="eastAsia" w:ascii="宋体" w:hAnsi="宋体" w:eastAsia="宋体" w:cs="宋体"/>
          <w:sz w:val="24"/>
          <w:szCs w:val="24"/>
          <w:lang w:val="en-US" w:eastAsia="zh-CN"/>
        </w:rPr>
        <w:t>抓</w:t>
      </w:r>
      <w:r>
        <w:rPr>
          <w:rFonts w:hint="default" w:ascii="宋体" w:hAnsi="宋体" w:eastAsia="宋体" w:cs="宋体"/>
          <w:sz w:val="24"/>
          <w:szCs w:val="24"/>
          <w:lang w:val="en-US" w:eastAsia="zh-CN"/>
        </w:rPr>
        <w:t>住了那张无形</w:t>
      </w:r>
      <w:r>
        <w:rPr>
          <w:rFonts w:hint="eastAsia" w:ascii="宋体" w:hAnsi="宋体" w:eastAsia="宋体" w:cs="宋体"/>
          <w:sz w:val="24"/>
          <w:szCs w:val="24"/>
          <w:lang w:val="en-US" w:eastAsia="zh-CN"/>
        </w:rPr>
        <w:t>的</w:t>
      </w:r>
      <w:r>
        <w:rPr>
          <w:rFonts w:hint="default" w:ascii="宋体" w:hAnsi="宋体" w:eastAsia="宋体" w:cs="宋体"/>
          <w:sz w:val="24"/>
          <w:szCs w:val="24"/>
          <w:lang w:val="en-US" w:eastAsia="zh-CN"/>
        </w:rPr>
        <w:t>大网</w:t>
      </w:r>
      <w:r>
        <w:rPr>
          <w:rFonts w:hint="eastAsia" w:ascii="宋体" w:hAnsi="宋体" w:eastAsia="宋体" w:cs="宋体"/>
          <w:sz w:val="24"/>
          <w:szCs w:val="24"/>
          <w:lang w:val="en-US" w:eastAsia="zh-CN"/>
        </w:rPr>
        <w:t>，下一秒</w:t>
      </w:r>
      <w:r>
        <w:rPr>
          <w:rFonts w:hint="default" w:ascii="宋体" w:hAnsi="宋体" w:eastAsia="宋体" w:cs="宋体"/>
          <w:sz w:val="24"/>
          <w:szCs w:val="24"/>
          <w:lang w:val="en-US" w:eastAsia="zh-CN"/>
        </w:rPr>
        <w:t>手背上浮现出繁复的幽蓝星轨！</w:t>
      </w:r>
    </w:p>
    <w:p w14:paraId="4E56AB16">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△“咔嚓——！！！”</w:t>
      </w:r>
    </w:p>
    <w:p w14:paraId="5676B06C">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△里文五指猛地收拢，</w:t>
      </w:r>
      <w:r>
        <w:rPr>
          <w:rFonts w:hint="eastAsia" w:ascii="宋体" w:hAnsi="宋体" w:eastAsia="宋体" w:cs="宋体"/>
          <w:sz w:val="24"/>
          <w:szCs w:val="24"/>
          <w:lang w:val="en-US" w:eastAsia="zh-CN"/>
        </w:rPr>
        <w:t>只听一声脆响，里文</w:t>
      </w:r>
      <w:r>
        <w:rPr>
          <w:rFonts w:hint="default" w:ascii="宋体" w:hAnsi="宋体" w:eastAsia="宋体" w:cs="宋体"/>
          <w:sz w:val="24"/>
          <w:szCs w:val="24"/>
          <w:lang w:val="en-US" w:eastAsia="zh-CN"/>
        </w:rPr>
        <w:t>硬生生</w:t>
      </w:r>
      <w:r>
        <w:rPr>
          <w:rFonts w:hint="eastAsia" w:ascii="宋体" w:hAnsi="宋体" w:eastAsia="宋体" w:cs="宋体"/>
          <w:sz w:val="24"/>
          <w:szCs w:val="24"/>
          <w:lang w:val="en-US" w:eastAsia="zh-CN"/>
        </w:rPr>
        <w:t>把空间大网</w:t>
      </w:r>
      <w:r>
        <w:rPr>
          <w:rFonts w:hint="default" w:ascii="宋体" w:hAnsi="宋体" w:eastAsia="宋体" w:cs="宋体"/>
          <w:sz w:val="24"/>
          <w:szCs w:val="24"/>
          <w:lang w:val="en-US" w:eastAsia="zh-CN"/>
        </w:rPr>
        <w:t>捏成了漫天飞舞的空间碎片！</w:t>
      </w:r>
    </w:p>
    <w:p w14:paraId="7691B834">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空魔王VO：不可能——</w:t>
      </w:r>
    </w:p>
    <w:p w14:paraId="0CAEE9AC">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炎魔王（嘶吼）：</w:t>
      </w:r>
      <w:r>
        <w:rPr>
          <w:rFonts w:hint="eastAsia" w:ascii="宋体" w:hAnsi="宋体" w:eastAsia="宋体" w:cs="宋体"/>
          <w:sz w:val="24"/>
          <w:szCs w:val="24"/>
          <w:lang w:val="en-US" w:eastAsia="zh-CN"/>
        </w:rPr>
        <w:t>一起上</w:t>
      </w:r>
      <w:r>
        <w:rPr>
          <w:rFonts w:hint="default" w:ascii="宋体" w:hAnsi="宋体" w:eastAsia="宋体" w:cs="宋体"/>
          <w:sz w:val="24"/>
          <w:szCs w:val="24"/>
          <w:lang w:val="en-US" w:eastAsia="zh-CN"/>
        </w:rPr>
        <w:t>！</w:t>
      </w:r>
    </w:p>
    <w:p w14:paraId="50F12A5C">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△三尊魔王强行燃烧魔核，三种魔力在半空中</w:t>
      </w:r>
      <w:r>
        <w:rPr>
          <w:rFonts w:hint="eastAsia" w:ascii="宋体" w:hAnsi="宋体" w:eastAsia="宋体" w:cs="宋体"/>
          <w:sz w:val="24"/>
          <w:szCs w:val="24"/>
          <w:lang w:val="en-US" w:eastAsia="zh-CN"/>
        </w:rPr>
        <w:t>快速</w:t>
      </w:r>
      <w:r>
        <w:rPr>
          <w:rFonts w:hint="default" w:ascii="宋体" w:hAnsi="宋体" w:eastAsia="宋体" w:cs="宋体"/>
          <w:sz w:val="24"/>
          <w:szCs w:val="24"/>
          <w:lang w:val="en-US" w:eastAsia="zh-CN"/>
        </w:rPr>
        <w:t>扭曲融合，一道撕裂了天地的毁灭光柱，瞬间将里文和整面黑色的恶魔城墙完全吞没！</w:t>
      </w:r>
    </w:p>
    <w:p w14:paraId="31E6C82A">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△恶魔城墙轰然倒塌，整个战场被掀飞的碎石和漫天的黑雾彻底笼罩，</w:t>
      </w:r>
      <w:r>
        <w:rPr>
          <w:rFonts w:hint="eastAsia" w:ascii="宋体" w:hAnsi="宋体" w:eastAsia="宋体" w:cs="宋体"/>
          <w:sz w:val="24"/>
          <w:szCs w:val="24"/>
          <w:lang w:val="en-US" w:eastAsia="zh-CN"/>
        </w:rPr>
        <w:t>魔力乱流剧烈震荡</w:t>
      </w:r>
      <w:r>
        <w:rPr>
          <w:rFonts w:hint="default" w:ascii="宋体" w:hAnsi="宋体" w:eastAsia="宋体" w:cs="宋体"/>
          <w:sz w:val="24"/>
          <w:szCs w:val="24"/>
          <w:lang w:val="en-US" w:eastAsia="zh-CN"/>
        </w:rPr>
        <w:t>。</w:t>
      </w:r>
    </w:p>
    <w:p w14:paraId="50D2E61F">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尤利乌斯：莱拉！！星云骑士！！</w:t>
      </w:r>
    </w:p>
    <w:p w14:paraId="72CF9AAA">
      <w:pPr>
        <w:pStyle w:val="3"/>
        <w:bidi w:val="0"/>
        <w:rPr>
          <w:rFonts w:hint="eastAsia" w:ascii="宋体" w:hAnsi="宋体" w:eastAsia="宋体" w:cs="宋体"/>
          <w:b w:val="0"/>
          <w:kern w:val="2"/>
          <w:sz w:val="24"/>
          <w:szCs w:val="24"/>
          <w:lang w:val="en-US" w:eastAsia="zh-CN" w:bidi="ar-SA"/>
        </w:rPr>
      </w:pPr>
      <w:r>
        <w:rPr>
          <w:rFonts w:hint="eastAsia"/>
          <w:lang w:val="en-US" w:eastAsia="zh-CN"/>
        </w:rPr>
        <w:t>第43集</w:t>
      </w:r>
    </w:p>
    <w:p w14:paraId="30A019F5">
      <w:pPr>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043-1 恶魔巢穴废墟外围/夜/外</w:t>
      </w:r>
    </w:p>
    <w:p w14:paraId="6E26C733">
      <w:pPr>
        <w:rPr>
          <w:rFonts w:hint="default"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人物：贵族军官们、尤利乌斯、塞弗林、帝国残兵、恶魔残兵</w:t>
      </w:r>
    </w:p>
    <w:p w14:paraId="2923E214">
      <w:pPr>
        <w:bidi w:val="0"/>
        <w:rPr>
          <w:rFonts w:hint="eastAsia" w:ascii="宋体" w:hAnsi="宋体" w:eastAsia="宋体" w:cs="宋体"/>
          <w:b w:val="0"/>
          <w:kern w:val="2"/>
          <w:sz w:val="24"/>
          <w:szCs w:val="24"/>
          <w:lang w:val="en-US" w:eastAsia="zh-CN" w:bidi="ar-SA"/>
        </w:rPr>
      </w:pPr>
      <w:r>
        <w:rPr>
          <w:rFonts w:hint="eastAsia" w:ascii="宋体" w:hAnsi="宋体" w:eastAsia="宋体" w:cs="宋体"/>
          <w:b w:val="0"/>
          <w:kern w:val="2"/>
          <w:sz w:val="24"/>
          <w:szCs w:val="24"/>
          <w:lang w:val="en-US" w:eastAsia="zh-CN" w:bidi="ar-SA"/>
        </w:rPr>
        <w:t>△贵族军官们从掩体后探出头，看着那片被黑雾遮蔽的中心区域。</w:t>
      </w:r>
    </w:p>
    <w:p w14:paraId="7572556D">
      <w:pPr>
        <w:bidi w:val="0"/>
        <w:rPr>
          <w:rFonts w:hint="default" w:ascii="宋体" w:hAnsi="宋体" w:eastAsia="宋体" w:cs="宋体"/>
          <w:b w:val="0"/>
          <w:kern w:val="2"/>
          <w:sz w:val="24"/>
          <w:szCs w:val="24"/>
          <w:lang w:val="en-US" w:eastAsia="zh-CN" w:bidi="ar-SA"/>
        </w:rPr>
      </w:pPr>
      <w:r>
        <w:rPr>
          <w:rFonts w:hint="default" w:ascii="宋体" w:hAnsi="宋体" w:eastAsia="宋体" w:cs="宋体"/>
          <w:b w:val="0"/>
          <w:kern w:val="2"/>
          <w:sz w:val="24"/>
          <w:szCs w:val="24"/>
          <w:lang w:val="en-US" w:eastAsia="zh-CN" w:bidi="ar-SA"/>
        </w:rPr>
        <w:t>士兵甲（颤声）：星云骑士大人</w:t>
      </w:r>
      <w:r>
        <w:rPr>
          <w:rFonts w:hint="eastAsia" w:ascii="宋体" w:hAnsi="宋体" w:eastAsia="宋体" w:cs="宋体"/>
          <w:b w:val="0"/>
          <w:kern w:val="2"/>
          <w:sz w:val="24"/>
          <w:szCs w:val="24"/>
          <w:lang w:val="en-US" w:eastAsia="zh-CN" w:bidi="ar-SA"/>
        </w:rPr>
        <w:t>......</w:t>
      </w:r>
      <w:r>
        <w:rPr>
          <w:rFonts w:hint="default" w:ascii="宋体" w:hAnsi="宋体" w:eastAsia="宋体" w:cs="宋体"/>
          <w:b w:val="0"/>
          <w:kern w:val="2"/>
          <w:sz w:val="24"/>
          <w:szCs w:val="24"/>
          <w:lang w:val="en-US" w:eastAsia="zh-CN" w:bidi="ar-SA"/>
        </w:rPr>
        <w:t>还活着吗？</w:t>
      </w:r>
    </w:p>
    <w:p w14:paraId="3BCB57B9">
      <w:pPr>
        <w:bidi w:val="0"/>
        <w:rPr>
          <w:rFonts w:hint="default" w:ascii="宋体" w:hAnsi="宋体" w:eastAsia="宋体" w:cs="宋体"/>
          <w:b w:val="0"/>
          <w:kern w:val="2"/>
          <w:sz w:val="24"/>
          <w:szCs w:val="24"/>
          <w:lang w:val="en-US" w:eastAsia="zh-CN" w:bidi="ar-SA"/>
        </w:rPr>
      </w:pPr>
      <w:r>
        <w:rPr>
          <w:rFonts w:hint="default" w:ascii="宋体" w:hAnsi="宋体" w:eastAsia="宋体" w:cs="宋体"/>
          <w:b w:val="0"/>
          <w:kern w:val="2"/>
          <w:sz w:val="24"/>
          <w:szCs w:val="24"/>
          <w:lang w:val="en-US" w:eastAsia="zh-CN" w:bidi="ar-SA"/>
        </w:rPr>
        <w:t>△</w:t>
      </w:r>
      <w:r>
        <w:rPr>
          <w:rFonts w:hint="eastAsia" w:ascii="宋体" w:hAnsi="宋体" w:eastAsia="宋体" w:cs="宋体"/>
          <w:b w:val="0"/>
          <w:kern w:val="2"/>
          <w:sz w:val="24"/>
          <w:szCs w:val="24"/>
          <w:lang w:val="en-US" w:eastAsia="zh-CN" w:bidi="ar-SA"/>
        </w:rPr>
        <w:t>塞弗林上前几步，单手抬起。黑色魔力从他掌心渗出，化作几缕细长的丝线，悄无声息地钻入翻滚的黑雾之中。</w:t>
      </w:r>
    </w:p>
    <w:p w14:paraId="54BAEF42">
      <w:pPr>
        <w:bidi w:val="0"/>
        <w:rPr>
          <w:rFonts w:hint="default" w:ascii="宋体" w:hAnsi="宋体" w:eastAsia="宋体" w:cs="宋体"/>
          <w:b w:val="0"/>
          <w:kern w:val="2"/>
          <w:sz w:val="24"/>
          <w:szCs w:val="24"/>
          <w:lang w:val="en-US" w:eastAsia="zh-CN" w:bidi="ar-SA"/>
        </w:rPr>
      </w:pPr>
      <w:r>
        <w:rPr>
          <w:rFonts w:hint="default" w:ascii="宋体" w:hAnsi="宋体" w:eastAsia="宋体" w:cs="宋体"/>
          <w:b w:val="0"/>
          <w:kern w:val="2"/>
          <w:sz w:val="24"/>
          <w:szCs w:val="24"/>
          <w:lang w:val="en-US" w:eastAsia="zh-CN" w:bidi="ar-SA"/>
        </w:rPr>
        <w:t>塞弗林：不对</w:t>
      </w:r>
      <w:r>
        <w:rPr>
          <w:rFonts w:hint="eastAsia" w:ascii="宋体" w:hAnsi="宋体" w:eastAsia="宋体" w:cs="宋体"/>
          <w:b w:val="0"/>
          <w:kern w:val="2"/>
          <w:sz w:val="24"/>
          <w:szCs w:val="24"/>
          <w:lang w:val="en-US" w:eastAsia="zh-CN" w:bidi="ar-SA"/>
        </w:rPr>
        <w:t>......什么都探查不到</w:t>
      </w:r>
      <w:r>
        <w:rPr>
          <w:rFonts w:hint="default" w:ascii="宋体" w:hAnsi="宋体" w:eastAsia="宋体" w:cs="宋体"/>
          <w:b w:val="0"/>
          <w:kern w:val="2"/>
          <w:sz w:val="24"/>
          <w:szCs w:val="24"/>
          <w:lang w:val="en-US" w:eastAsia="zh-CN" w:bidi="ar-SA"/>
        </w:rPr>
        <w:t>。</w:t>
      </w:r>
    </w:p>
    <w:p w14:paraId="31961CC1">
      <w:pPr>
        <w:bidi w:val="0"/>
        <w:rPr>
          <w:rFonts w:hint="default" w:ascii="宋体" w:hAnsi="宋体" w:eastAsia="宋体" w:cs="宋体"/>
          <w:b w:val="0"/>
          <w:kern w:val="2"/>
          <w:sz w:val="24"/>
          <w:szCs w:val="24"/>
          <w:lang w:val="en-US" w:eastAsia="zh-CN" w:bidi="ar-SA"/>
        </w:rPr>
      </w:pPr>
      <w:r>
        <w:rPr>
          <w:rFonts w:hint="default" w:ascii="宋体" w:hAnsi="宋体" w:eastAsia="宋体" w:cs="宋体"/>
          <w:b w:val="0"/>
          <w:kern w:val="2"/>
          <w:sz w:val="24"/>
          <w:szCs w:val="24"/>
          <w:lang w:val="en-US" w:eastAsia="zh-CN" w:bidi="ar-SA"/>
        </w:rPr>
        <w:t>△几个贵族军官脸上的恐惧</w:t>
      </w:r>
      <w:r>
        <w:rPr>
          <w:rFonts w:hint="eastAsia" w:ascii="宋体" w:hAnsi="宋体" w:eastAsia="宋体" w:cs="宋体"/>
          <w:b w:val="0"/>
          <w:kern w:val="2"/>
          <w:sz w:val="24"/>
          <w:szCs w:val="24"/>
          <w:lang w:val="en-US" w:eastAsia="zh-CN" w:bidi="ar-SA"/>
        </w:rPr>
        <w:t>褪去</w:t>
      </w:r>
      <w:r>
        <w:rPr>
          <w:rFonts w:hint="default" w:ascii="宋体" w:hAnsi="宋体" w:eastAsia="宋体" w:cs="宋体"/>
          <w:b w:val="0"/>
          <w:kern w:val="2"/>
          <w:sz w:val="24"/>
          <w:szCs w:val="24"/>
          <w:lang w:val="en-US" w:eastAsia="zh-CN" w:bidi="ar-SA"/>
        </w:rPr>
        <w:t>，反而露出几分得意。</w:t>
      </w:r>
    </w:p>
    <w:p w14:paraId="1E11DEFB">
      <w:pPr>
        <w:bidi w:val="0"/>
        <w:rPr>
          <w:rFonts w:hint="default" w:ascii="宋体" w:hAnsi="宋体" w:eastAsia="宋体" w:cs="宋体"/>
          <w:sz w:val="24"/>
          <w:szCs w:val="24"/>
          <w:lang w:val="en-US" w:eastAsia="zh-CN"/>
        </w:rPr>
      </w:pPr>
      <w:r>
        <w:rPr>
          <w:rFonts w:hint="default" w:ascii="宋体" w:hAnsi="宋体" w:eastAsia="宋体" w:cs="宋体"/>
          <w:b w:val="0"/>
          <w:kern w:val="2"/>
          <w:sz w:val="24"/>
          <w:szCs w:val="24"/>
          <w:lang w:val="en-US" w:eastAsia="zh-CN" w:bidi="ar-SA"/>
        </w:rPr>
        <w:t>贵族军官</w:t>
      </w:r>
      <w:r>
        <w:rPr>
          <w:rFonts w:hint="eastAsia" w:ascii="宋体" w:hAnsi="宋体" w:eastAsia="宋体" w:cs="宋体"/>
          <w:b w:val="0"/>
          <w:kern w:val="2"/>
          <w:sz w:val="24"/>
          <w:szCs w:val="24"/>
          <w:lang w:val="en-US" w:eastAsia="zh-CN" w:bidi="ar-SA"/>
        </w:rPr>
        <w:t>A</w:t>
      </w:r>
      <w:r>
        <w:rPr>
          <w:rFonts w:hint="default" w:ascii="宋体" w:hAnsi="宋体" w:eastAsia="宋体" w:cs="宋体"/>
          <w:b w:val="0"/>
          <w:kern w:val="2"/>
          <w:sz w:val="24"/>
          <w:szCs w:val="24"/>
          <w:lang w:val="en-US" w:eastAsia="zh-CN" w:bidi="ar-SA"/>
        </w:rPr>
        <w:t>：呵，我早说了，一挑三</w:t>
      </w:r>
      <w:r>
        <w:rPr>
          <w:rFonts w:hint="eastAsia" w:ascii="宋体" w:hAnsi="宋体" w:eastAsia="宋体" w:cs="宋体"/>
          <w:b w:val="0"/>
          <w:kern w:val="2"/>
          <w:sz w:val="24"/>
          <w:szCs w:val="24"/>
          <w:lang w:val="en-US" w:eastAsia="zh-CN" w:bidi="ar-SA"/>
        </w:rPr>
        <w:t>，</w:t>
      </w:r>
      <w:r>
        <w:rPr>
          <w:rFonts w:hint="default" w:ascii="宋体" w:hAnsi="宋体" w:eastAsia="宋体" w:cs="宋体"/>
          <w:sz w:val="24"/>
          <w:szCs w:val="24"/>
          <w:lang w:val="en-US" w:eastAsia="zh-CN"/>
        </w:rPr>
        <w:t>怎么可能</w:t>
      </w:r>
      <w:r>
        <w:rPr>
          <w:rFonts w:hint="eastAsia" w:ascii="宋体" w:hAnsi="宋体" w:eastAsia="宋体" w:cs="宋体"/>
          <w:sz w:val="24"/>
          <w:szCs w:val="24"/>
          <w:lang w:val="en-US" w:eastAsia="zh-CN"/>
        </w:rPr>
        <w:t>赢？</w:t>
      </w:r>
    </w:p>
    <w:p w14:paraId="4E2260DD">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贵族B：刚才那么嚣张，现在连影子都没了。所谓帝国英雄，也不过如此。</w:t>
      </w:r>
    </w:p>
    <w:p w14:paraId="218A9889">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△旁边士兵愤怒看向他们。</w:t>
      </w:r>
    </w:p>
    <w:p w14:paraId="7BFD5B9A">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士兵乙：闭嘴！要不是星云骑士大人，我们早死了！</w:t>
      </w:r>
    </w:p>
    <w:p w14:paraId="7D42C2BD">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贵族军官A：你懂什么？真正的将领，靠的是判断，</w:t>
      </w:r>
      <w:r>
        <w:rPr>
          <w:rFonts w:hint="eastAsia" w:ascii="宋体" w:hAnsi="宋体" w:eastAsia="宋体" w:cs="宋体"/>
          <w:sz w:val="24"/>
          <w:szCs w:val="24"/>
          <w:lang w:val="en-US" w:eastAsia="zh-CN"/>
        </w:rPr>
        <w:t>而</w:t>
      </w:r>
      <w:r>
        <w:rPr>
          <w:rFonts w:hint="default" w:ascii="宋体" w:hAnsi="宋体" w:eastAsia="宋体" w:cs="宋体"/>
          <w:sz w:val="24"/>
          <w:szCs w:val="24"/>
          <w:lang w:val="en-US" w:eastAsia="zh-CN"/>
        </w:rPr>
        <w:t>不是逞强送死！</w:t>
      </w:r>
    </w:p>
    <w:p w14:paraId="172DB100">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贵族C（冷笑）：说到逞强，我倒想起一个人。里文那废物呢？他不是一直说自己就是星云骑士吗？</w:t>
      </w:r>
    </w:p>
    <w:p w14:paraId="7D8BFCC7">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贵族B（讥讽）：</w:t>
      </w:r>
      <w:r>
        <w:rPr>
          <w:rFonts w:hint="eastAsia" w:ascii="宋体" w:hAnsi="宋体" w:eastAsia="宋体" w:cs="宋体"/>
          <w:sz w:val="24"/>
          <w:szCs w:val="24"/>
          <w:lang w:val="en-US" w:eastAsia="zh-CN"/>
        </w:rPr>
        <w:t>哼</w:t>
      </w:r>
      <w:r>
        <w:rPr>
          <w:rFonts w:hint="default" w:ascii="宋体" w:hAnsi="宋体" w:eastAsia="宋体" w:cs="宋体"/>
          <w:sz w:val="24"/>
          <w:szCs w:val="24"/>
          <w:lang w:val="en-US" w:eastAsia="zh-CN"/>
        </w:rPr>
        <w:t>，每次星云骑士出现，他就消失。每次星云骑士走了，他又跳出来装英雄</w:t>
      </w:r>
      <w:r>
        <w:rPr>
          <w:rFonts w:hint="eastAsia" w:ascii="宋体" w:hAnsi="宋体" w:eastAsia="宋体" w:cs="宋体"/>
          <w:sz w:val="24"/>
          <w:szCs w:val="24"/>
          <w:lang w:val="en-US" w:eastAsia="zh-CN"/>
        </w:rPr>
        <w:t>，小把戏而已。</w:t>
      </w:r>
    </w:p>
    <w:p w14:paraId="37309500">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塞弗林</w:t>
      </w:r>
      <w:r>
        <w:rPr>
          <w:rFonts w:hint="default" w:ascii="宋体" w:hAnsi="宋体" w:eastAsia="宋体" w:cs="宋体"/>
          <w:sz w:val="24"/>
          <w:szCs w:val="24"/>
          <w:lang w:val="en-US" w:eastAsia="zh-CN"/>
        </w:rPr>
        <w:t>猛地回头，眼神冰冷。</w:t>
      </w:r>
    </w:p>
    <w:p w14:paraId="07840076">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塞弗林</w:t>
      </w:r>
      <w:r>
        <w:rPr>
          <w:rFonts w:hint="default" w:ascii="宋体" w:hAnsi="宋体" w:eastAsia="宋体" w:cs="宋体"/>
          <w:sz w:val="24"/>
          <w:szCs w:val="24"/>
          <w:lang w:val="en-US" w:eastAsia="zh-CN"/>
        </w:rPr>
        <w:t>：再多说一个字，</w:t>
      </w:r>
      <w:r>
        <w:rPr>
          <w:rFonts w:hint="eastAsia" w:ascii="宋体" w:hAnsi="宋体" w:eastAsia="宋体" w:cs="宋体"/>
          <w:sz w:val="24"/>
          <w:szCs w:val="24"/>
          <w:lang w:val="en-US" w:eastAsia="zh-CN"/>
        </w:rPr>
        <w:t>不用陛下下令，我先杀了你们</w:t>
      </w:r>
      <w:r>
        <w:rPr>
          <w:rFonts w:hint="default" w:ascii="宋体" w:hAnsi="宋体" w:eastAsia="宋体" w:cs="宋体"/>
          <w:sz w:val="24"/>
          <w:szCs w:val="24"/>
          <w:lang w:val="en-US" w:eastAsia="zh-CN"/>
        </w:rPr>
        <w:t>。</w:t>
      </w:r>
    </w:p>
    <w:p w14:paraId="43801C70">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△几个贵族军官脸色一僵，连忙低头，却仍旧偷偷看向黑雾，嘴角</w:t>
      </w:r>
      <w:r>
        <w:rPr>
          <w:rFonts w:hint="eastAsia" w:ascii="宋体" w:hAnsi="宋体" w:eastAsia="宋体" w:cs="宋体"/>
          <w:sz w:val="24"/>
          <w:szCs w:val="24"/>
          <w:lang w:val="en-US" w:eastAsia="zh-CN"/>
        </w:rPr>
        <w:t>忍不住上扬。</w:t>
      </w:r>
    </w:p>
    <w:p w14:paraId="325928D8">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△就在这时，黑雾边缘忽然传来凄厉惨叫！</w:t>
      </w:r>
    </w:p>
    <w:p w14:paraId="08B24110">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△恶魔残兵疯了似地向着帝国军阵营的方向狂奔。</w:t>
      </w:r>
    </w:p>
    <w:p w14:paraId="645ABBD9">
      <w:pPr>
        <w:bidi w:val="0"/>
        <w:rPr>
          <w:rFonts w:hint="eastAsia" w:ascii="宋体" w:hAnsi="宋体" w:eastAsia="宋体" w:cs="宋体"/>
          <w:b w:val="0"/>
          <w:kern w:val="2"/>
          <w:sz w:val="24"/>
          <w:szCs w:val="24"/>
          <w:lang w:val="en-US" w:eastAsia="zh-CN" w:bidi="ar-SA"/>
        </w:rPr>
      </w:pPr>
      <w:r>
        <w:rPr>
          <w:rFonts w:hint="eastAsia" w:ascii="宋体" w:hAnsi="宋体" w:eastAsia="宋体" w:cs="宋体"/>
          <w:sz w:val="24"/>
          <w:szCs w:val="24"/>
          <w:lang w:val="en-US" w:eastAsia="zh-CN"/>
        </w:rPr>
        <w:t>恶魔残兵：死了！全都死了！</w:t>
      </w:r>
      <w:r>
        <w:rPr>
          <w:rFonts w:hint="eastAsia" w:ascii="宋体" w:hAnsi="宋体" w:eastAsia="宋体" w:cs="宋体"/>
          <w:b w:val="0"/>
          <w:kern w:val="2"/>
          <w:sz w:val="24"/>
          <w:szCs w:val="24"/>
          <w:lang w:val="en-US" w:eastAsia="zh-CN" w:bidi="ar-SA"/>
        </w:rPr>
        <w:t>那根本不是人类！不是人类啊！！</w:t>
      </w:r>
    </w:p>
    <w:p w14:paraId="52CC97E2">
      <w:pPr>
        <w:rPr>
          <w:rFonts w:hint="eastAsia" w:ascii="宋体" w:hAnsi="宋体" w:eastAsia="宋体" w:cs="宋体"/>
          <w:b w:val="0"/>
          <w:kern w:val="2"/>
          <w:sz w:val="24"/>
          <w:szCs w:val="24"/>
          <w:lang w:val="en-US" w:eastAsia="zh-CN" w:bidi="ar-SA"/>
        </w:rPr>
      </w:pPr>
      <w:r>
        <w:rPr>
          <w:rFonts w:hint="eastAsia" w:ascii="宋体" w:hAnsi="宋体" w:eastAsia="宋体" w:cs="宋体"/>
          <w:b w:val="0"/>
          <w:kern w:val="2"/>
          <w:sz w:val="24"/>
          <w:szCs w:val="24"/>
          <w:lang w:val="en-US" w:eastAsia="zh-CN" w:bidi="ar-SA"/>
        </w:rPr>
        <w:t>△塞弗林的黑色魔力缠绕在恶魔残兵身上。</w:t>
      </w:r>
    </w:p>
    <w:p w14:paraId="2BB9C539">
      <w:pPr>
        <w:bidi w:val="0"/>
        <w:rPr>
          <w:rFonts w:hint="default" w:ascii="宋体" w:hAnsi="宋体" w:eastAsia="宋体" w:cs="宋体"/>
          <w:b w:val="0"/>
          <w:kern w:val="2"/>
          <w:sz w:val="24"/>
          <w:szCs w:val="24"/>
          <w:lang w:val="en-US" w:eastAsia="zh-CN" w:bidi="ar-SA"/>
        </w:rPr>
      </w:pPr>
      <w:r>
        <w:rPr>
          <w:rFonts w:hint="eastAsia" w:ascii="宋体" w:hAnsi="宋体" w:eastAsia="宋体" w:cs="宋体"/>
          <w:b w:val="0"/>
          <w:kern w:val="2"/>
          <w:sz w:val="24"/>
          <w:szCs w:val="24"/>
          <w:lang w:val="en-US" w:eastAsia="zh-CN" w:bidi="ar-SA"/>
        </w:rPr>
        <w:t>塞弗林：说清楚，谁死了。</w:t>
      </w:r>
    </w:p>
    <w:p w14:paraId="41711C7A">
      <w:pPr>
        <w:bidi w:val="0"/>
        <w:rPr>
          <w:rFonts w:hint="eastAsia" w:ascii="宋体" w:hAnsi="宋体" w:eastAsia="宋体" w:cs="宋体"/>
          <w:b w:val="0"/>
          <w:kern w:val="2"/>
          <w:sz w:val="24"/>
          <w:szCs w:val="24"/>
          <w:lang w:val="en-US" w:eastAsia="zh-CN" w:bidi="ar-SA"/>
        </w:rPr>
      </w:pPr>
      <w:r>
        <w:rPr>
          <w:rFonts w:hint="eastAsia" w:ascii="宋体" w:hAnsi="宋体" w:eastAsia="宋体" w:cs="宋体"/>
          <w:b w:val="0"/>
          <w:kern w:val="2"/>
          <w:sz w:val="24"/>
          <w:szCs w:val="24"/>
          <w:lang w:val="en-US" w:eastAsia="zh-CN" w:bidi="ar-SA"/>
        </w:rPr>
        <w:t>△恶魔残兵猛地扑到贵族军官A面前，神情恐惧。</w:t>
      </w:r>
    </w:p>
    <w:p w14:paraId="23B90C3A">
      <w:pPr>
        <w:bidi w:val="0"/>
        <w:rPr>
          <w:rFonts w:hint="eastAsia" w:ascii="宋体" w:hAnsi="宋体" w:eastAsia="宋体" w:cs="宋体"/>
          <w:sz w:val="24"/>
          <w:szCs w:val="24"/>
          <w:lang w:val="en-US" w:eastAsia="zh-CN"/>
        </w:rPr>
      </w:pPr>
      <w:r>
        <w:rPr>
          <w:rFonts w:hint="eastAsia" w:ascii="宋体" w:hAnsi="宋体" w:eastAsia="宋体" w:cs="宋体"/>
          <w:b w:val="0"/>
          <w:kern w:val="2"/>
          <w:sz w:val="24"/>
          <w:szCs w:val="24"/>
          <w:lang w:val="en-US" w:eastAsia="zh-CN" w:bidi="ar-SA"/>
        </w:rPr>
        <w:t>恶魔残兵：那是比恶魔更恐怖的怪物！他把魔王像蚂蚁一样捏死......他是死神！快跑</w:t>
      </w:r>
      <w:r>
        <w:rPr>
          <w:rFonts w:hint="eastAsia" w:ascii="宋体" w:hAnsi="宋体" w:eastAsia="宋体" w:cs="宋体"/>
          <w:sz w:val="24"/>
          <w:szCs w:val="24"/>
          <w:lang w:val="en-US" w:eastAsia="zh-CN"/>
        </w:rPr>
        <w:t>啊——</w:t>
      </w:r>
    </w:p>
    <w:p w14:paraId="79D87CDA">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△残兵的脑袋轰然炸裂，化为黑气散去。</w:t>
      </w:r>
    </w:p>
    <w:p w14:paraId="033A9533">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△帝国军瞬间爆发出震天欢呼。</w:t>
      </w:r>
    </w:p>
    <w:p w14:paraId="6CF7E32D">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士兵甲（狂吼）：星云骑士赢了！</w:t>
      </w:r>
    </w:p>
    <w:p w14:paraId="3E1A4565">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士兵乙：三位恶魔王都死了！我们赢了！</w:t>
      </w:r>
    </w:p>
    <w:p w14:paraId="02E886A8">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贵族</w:t>
      </w:r>
      <w:r>
        <w:rPr>
          <w:rFonts w:hint="eastAsia" w:ascii="宋体" w:hAnsi="宋体" w:eastAsia="宋体" w:cs="宋体"/>
          <w:sz w:val="24"/>
          <w:szCs w:val="24"/>
          <w:lang w:val="en-US" w:eastAsia="zh-CN"/>
        </w:rPr>
        <w:t>军官A</w:t>
      </w:r>
      <w:r>
        <w:rPr>
          <w:rFonts w:hint="default" w:ascii="宋体" w:hAnsi="宋体" w:eastAsia="宋体" w:cs="宋体"/>
          <w:sz w:val="24"/>
          <w:szCs w:val="24"/>
          <w:lang w:val="en-US" w:eastAsia="zh-CN"/>
        </w:rPr>
        <w:t>（结巴）：不、不可能</w:t>
      </w:r>
      <w:r>
        <w:rPr>
          <w:rFonts w:hint="eastAsia" w:ascii="宋体" w:hAnsi="宋体" w:eastAsia="宋体" w:cs="宋体"/>
          <w:sz w:val="24"/>
          <w:szCs w:val="24"/>
          <w:lang w:val="en-US" w:eastAsia="zh-CN"/>
        </w:rPr>
        <w:t>......那可是三位恶魔王啊！</w:t>
      </w:r>
    </w:p>
    <w:p w14:paraId="73E65A2A">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△尤利乌斯缓缓松了一口气，</w:t>
      </w:r>
      <w:r>
        <w:rPr>
          <w:rFonts w:hint="eastAsia" w:ascii="宋体" w:hAnsi="宋体" w:eastAsia="宋体" w:cs="宋体"/>
          <w:sz w:val="24"/>
          <w:szCs w:val="24"/>
          <w:lang w:val="en-US" w:eastAsia="zh-CN"/>
        </w:rPr>
        <w:t>握紧了手里的剑</w:t>
      </w:r>
      <w:r>
        <w:rPr>
          <w:rFonts w:hint="default" w:ascii="宋体" w:hAnsi="宋体" w:eastAsia="宋体" w:cs="宋体"/>
          <w:sz w:val="24"/>
          <w:szCs w:val="24"/>
          <w:lang w:val="en-US" w:eastAsia="zh-CN"/>
        </w:rPr>
        <w:t>。</w:t>
      </w:r>
    </w:p>
    <w:p w14:paraId="4B022B3C">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尤利乌斯：好</w:t>
      </w:r>
      <w:r>
        <w:rPr>
          <w:rFonts w:hint="eastAsia" w:ascii="宋体" w:hAnsi="宋体" w:eastAsia="宋体" w:cs="宋体"/>
          <w:sz w:val="24"/>
          <w:szCs w:val="24"/>
          <w:lang w:val="en-US" w:eastAsia="zh-CN"/>
        </w:rPr>
        <w:t>......好啊......</w:t>
      </w:r>
    </w:p>
    <w:p w14:paraId="6AF1518D">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△【切镜头-黑雾内部】星云骑士站</w:t>
      </w:r>
      <w:r>
        <w:rPr>
          <w:rFonts w:hint="eastAsia" w:ascii="宋体" w:hAnsi="宋体" w:eastAsia="宋体" w:cs="宋体"/>
          <w:sz w:val="24"/>
          <w:szCs w:val="24"/>
          <w:lang w:val="en-US" w:eastAsia="zh-CN"/>
        </w:rPr>
        <w:t>在</w:t>
      </w:r>
      <w:r>
        <w:rPr>
          <w:rFonts w:hint="default" w:ascii="宋体" w:hAnsi="宋体" w:eastAsia="宋体" w:cs="宋体"/>
          <w:sz w:val="24"/>
          <w:szCs w:val="24"/>
          <w:lang w:val="en-US" w:eastAsia="zh-CN"/>
        </w:rPr>
        <w:t>中央，脚边散落着三具恶魔王残骸</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他抬手，</w:t>
      </w:r>
      <w:r>
        <w:rPr>
          <w:rFonts w:hint="eastAsia" w:ascii="宋体" w:hAnsi="宋体" w:eastAsia="宋体" w:cs="宋体"/>
          <w:sz w:val="24"/>
          <w:szCs w:val="24"/>
          <w:lang w:val="en-US" w:eastAsia="zh-CN"/>
        </w:rPr>
        <w:t>剑刃</w:t>
      </w:r>
      <w:r>
        <w:rPr>
          <w:rFonts w:hint="default" w:ascii="宋体" w:hAnsi="宋体" w:eastAsia="宋体" w:cs="宋体"/>
          <w:sz w:val="24"/>
          <w:szCs w:val="24"/>
          <w:lang w:val="en-US" w:eastAsia="zh-CN"/>
        </w:rPr>
        <w:t>劈向前方黑暗。</w:t>
      </w:r>
    </w:p>
    <w:p w14:paraId="7B094299">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△一只莹白如玉的手，毫无预兆地从虚空中伸出，仅仅用两根纤细的手指，轻轻一夹——</w:t>
      </w:r>
    </w:p>
    <w:p w14:paraId="261B7BC2">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△星光剑芒竟在指尖的夹持下，瞬间崩散成星尘，消弭无踪！</w:t>
      </w:r>
    </w:p>
    <w:p w14:paraId="134A58E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△里文的瞳孔猛地收缩，身形在空中硬生生顿住。</w:t>
      </w:r>
    </w:p>
    <w:p w14:paraId="65BCBBF1">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里文（厉喝）：什么人？出来！</w:t>
      </w:r>
    </w:p>
    <w:p w14:paraId="5B79D8B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神秘女人（慵懒VO）：小骑士，现在，轮到我陪你玩了。</w:t>
      </w:r>
    </w:p>
    <w:p w14:paraId="7E55FBE4">
      <w:pPr>
        <w:rPr>
          <w:rFonts w:hint="eastAsia" w:ascii="宋体" w:hAnsi="宋体" w:eastAsia="宋体" w:cs="宋体"/>
          <w:b w:val="0"/>
          <w:kern w:val="2"/>
          <w:sz w:val="24"/>
          <w:szCs w:val="24"/>
          <w:lang w:val="en-US" w:eastAsia="zh-CN" w:bidi="ar-SA"/>
        </w:rPr>
      </w:pPr>
      <w:r>
        <w:rPr>
          <w:rFonts w:hint="eastAsia" w:ascii="宋体" w:hAnsi="宋体" w:eastAsia="宋体" w:cs="宋体"/>
          <w:b w:val="0"/>
          <w:kern w:val="2"/>
          <w:sz w:val="24"/>
          <w:szCs w:val="24"/>
          <w:lang w:val="en-US" w:eastAsia="zh-CN" w:bidi="ar-SA"/>
        </w:rPr>
        <w:t>△黑暗中，一双泛着淡紫色微光的眼眸猛地睁开，锁定了里文。</w:t>
      </w:r>
    </w:p>
    <w:p w14:paraId="22C87F29">
      <w:pPr>
        <w:pStyle w:val="3"/>
        <w:bidi w:val="0"/>
        <w:rPr>
          <w:rFonts w:hint="eastAsia"/>
          <w:lang w:val="en-US" w:eastAsia="zh-CN"/>
        </w:rPr>
      </w:pPr>
      <w:r>
        <w:rPr>
          <w:rFonts w:hint="eastAsia"/>
          <w:lang w:val="en-US" w:eastAsia="zh-CN"/>
        </w:rPr>
        <w:t>第44集</w:t>
      </w:r>
    </w:p>
    <w:p w14:paraId="2C7C0521">
      <w:pPr>
        <w:bidi w:val="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044-1 恶魔巢穴黑雾内部/夜/内</w:t>
      </w:r>
    </w:p>
    <w:p w14:paraId="13B23F84">
      <w:pPr>
        <w:bidi w:val="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人物：里文（星云骑士）、恶魔领主</w:t>
      </w:r>
    </w:p>
    <w:p w14:paraId="755C33BB">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△恶魔领主从黑暗中显露真容，她轻盈落地，足尖踩着魔王的骸骨，姿态慵懒。</w:t>
      </w:r>
    </w:p>
    <w:p w14:paraId="779E9B90">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恶魔领主：杀了我三条狗，还敢问我是谁。</w:t>
      </w:r>
    </w:p>
    <w:p w14:paraId="76736340">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里文（挑眉）：哪来的漂亮姐姐，不会是迷路了吧？</w:t>
      </w:r>
    </w:p>
    <w:p w14:paraId="399740ED">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△恶魔领主掩嘴轻笑，款款走向里文。</w:t>
      </w:r>
    </w:p>
    <w:p w14:paraId="1F77F6F4">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领主：长得不错，胆子也大。小骑士，你可比那位公主好玩多了。有没有兴趣......做恶魔的王？</w:t>
      </w:r>
    </w:p>
    <w:p w14:paraId="5400713C">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△里文抓住恶魔领主抚向他胸口的手，笑的暧昧，两人离的极近。</w:t>
      </w:r>
    </w:p>
    <w:p w14:paraId="45386B64">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里文：那先把莱拉交出来吧。</w:t>
      </w:r>
    </w:p>
    <w:p w14:paraId="6238D9B0">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恶魔领主（笑意骤冷）：真扫兴......那就留下来做我的收藏品吧。</w:t>
      </w:r>
    </w:p>
    <w:p w14:paraId="452F2B6E">
      <w:pPr>
        <w:bidi w:val="0"/>
        <w:rPr>
          <w:rFonts w:hint="eastAsia" w:ascii="宋体" w:hAnsi="宋体" w:eastAsia="宋体" w:cs="宋体"/>
          <w:sz w:val="24"/>
          <w:szCs w:val="24"/>
          <w:lang w:val="en-US" w:eastAsia="zh-CN"/>
        </w:rPr>
      </w:pPr>
    </w:p>
    <w:p w14:paraId="01DCDEC2">
      <w:pPr>
        <w:bidi w:val="0"/>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044-2 恶魔巢穴废墟外围/夜/外</w:t>
      </w:r>
    </w:p>
    <w:p w14:paraId="74113B76">
      <w:pPr>
        <w:bidi w:val="0"/>
        <w:rPr>
          <w:rFonts w:hint="default"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人物：尤利乌斯、里文、恶魔领主、塞弗林</w:t>
      </w:r>
    </w:p>
    <w:p w14:paraId="1C4B269D">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△废墟之上，两股庞大到扭曲空间的能量悍然对撞！</w:t>
      </w:r>
    </w:p>
    <w:p w14:paraId="09158570">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△幽蓝色的星纹与深红色的魔力如同两颗恒星在半空相撞，产生的冲击波瞬间将笼罩城墙的黑雾一扫而空，甚至将天穹都染成了诡异的蓝红二色。</w:t>
      </w:r>
    </w:p>
    <w:p w14:paraId="77C1987C">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△尤利乌斯抬头看着天穹，眼中满是震撼。</w:t>
      </w:r>
    </w:p>
    <w:p w14:paraId="09842D18">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尤利乌斯：这已经不是......凡人的战争了。</w:t>
      </w:r>
    </w:p>
    <w:p w14:paraId="5DAB3CC9">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塞弗林：那女人......竟然能与星云骑士平分秋色。</w:t>
      </w:r>
    </w:p>
    <w:p w14:paraId="5D67FD6C">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△里文手持星光长剑，与恶魔领主高速移动对抗，每一下碰撞都伴随着空间碎裂的爆响。</w:t>
      </w:r>
    </w:p>
    <w:p w14:paraId="708DA2AA">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△恶魔领主的利爪撕裂虚空，里文则以星锁抵御，蓝红色的残影将整个废墟切割得支离破碎。</w:t>
      </w:r>
    </w:p>
    <w:p w14:paraId="79F9A875">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里文：你这招还是太慢了，领主大人，没吃饱饭吗？！</w:t>
      </w:r>
    </w:p>
    <w:p w14:paraId="015B2D92">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恶魔领主：死到临头还感嘴硬！</w:t>
      </w:r>
    </w:p>
    <w:p w14:paraId="531A067C">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△两人碰撞的余波，将不远处的半座残存城墙瞬间轰塌。</w:t>
      </w:r>
    </w:p>
    <w:p w14:paraId="0DA7730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尤利乌斯OS：哪怕是那个被誉为最强法师的塞弗林，在这场战斗面前也是尘埃......无论如何，战后朕都要留下这个男人！</w:t>
      </w:r>
    </w:p>
    <w:p w14:paraId="037A8A4D">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△里文一剑劈开恶魔领主的鞭刃，身形侧跃。</w:t>
      </w:r>
    </w:p>
    <w:p w14:paraId="4F51E89F">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里文OS：这女人……比那三只跳蚤强多了，看来得动真格的了。</w:t>
      </w:r>
    </w:p>
    <w:p w14:paraId="5B6E4FAD">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△里文缓缓深吸一口气，指尖开始汇聚从未展现过的璀璨星光，整个人仿佛与夜空中的星辰产生了某种共鸣。</w:t>
      </w:r>
    </w:p>
    <w:p w14:paraId="230D39CA">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里文：漂亮姐姐，刚才只是陪你玩玩。现在，该认真了。</w:t>
      </w:r>
    </w:p>
    <w:p w14:paraId="310EC687">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△莱拉在下方废墟中睁开眼，她看着天空中那个黑袍身影，呼吸一滞。</w:t>
      </w:r>
    </w:p>
    <w:p w14:paraId="627B03B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莱拉OS：这熟悉的欠揍感......到底是谁？</w:t>
      </w:r>
    </w:p>
    <w:p w14:paraId="1937913F">
      <w:pPr>
        <w:pStyle w:val="3"/>
        <w:bidi w:val="0"/>
        <w:rPr>
          <w:rFonts w:hint="eastAsia"/>
          <w:lang w:val="en-US" w:eastAsia="zh-CN"/>
        </w:rPr>
      </w:pPr>
      <w:r>
        <w:rPr>
          <w:rFonts w:hint="eastAsia"/>
          <w:lang w:val="en-US" w:eastAsia="zh-CN"/>
        </w:rPr>
        <w:t>第45集</w:t>
      </w:r>
    </w:p>
    <w:p w14:paraId="61DFA3E8">
      <w:pPr>
        <w:bidi w:val="0"/>
        <w:rPr>
          <w:rFonts w:hint="eastAsia" w:ascii="宋体" w:hAnsi="宋体" w:eastAsia="宋体" w:cs="宋体"/>
          <w:b/>
          <w:bCs/>
          <w:sz w:val="24"/>
          <w:szCs w:val="24"/>
          <w:lang w:val="en-US" w:eastAsia="zh-CN"/>
        </w:rPr>
      </w:pPr>
      <w:r>
        <w:rPr>
          <w:rFonts w:hint="default" w:ascii="宋体" w:hAnsi="宋体" w:eastAsia="宋体" w:cs="宋体"/>
          <w:b/>
          <w:bCs/>
          <w:sz w:val="24"/>
          <w:szCs w:val="24"/>
          <w:lang w:val="en-US" w:eastAsia="zh-CN"/>
        </w:rPr>
        <w:t>045-1 恶魔巢穴外围/夜/外</w:t>
      </w:r>
    </w:p>
    <w:p w14:paraId="13F78205">
      <w:pPr>
        <w:bidi w:val="0"/>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人物：里文（星云骑士）、恶魔领主、莱拉、尤利乌斯、贵族军官们</w:t>
      </w:r>
    </w:p>
    <w:p w14:paraId="6CDDC182">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△恶魔领主越战越兴奋，紫色的双瞳中闪烁着狂热。她如同一只黑蝴蝶，贴着里文的剑锋欺身而上。</w:t>
      </w:r>
    </w:p>
    <w:p w14:paraId="15293670">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恶魔领主（娇笑）：小骑士，你的心跳得很稳嘛。不过</w:t>
      </w:r>
      <w:r>
        <w:rPr>
          <w:rFonts w:hint="eastAsia" w:ascii="宋体" w:hAnsi="宋体" w:eastAsia="宋体" w:cs="宋体"/>
          <w:sz w:val="24"/>
          <w:szCs w:val="24"/>
          <w:lang w:val="en-US" w:eastAsia="zh-CN"/>
        </w:rPr>
        <w:t>拥有</w:t>
      </w:r>
      <w:r>
        <w:rPr>
          <w:rFonts w:hint="default" w:ascii="宋体" w:hAnsi="宋体" w:eastAsia="宋体" w:cs="宋体"/>
          <w:sz w:val="24"/>
          <w:szCs w:val="24"/>
          <w:lang w:val="en-US" w:eastAsia="zh-CN"/>
        </w:rPr>
        <w:t>力量，却非要藏头露尾，你在怕什么？</w:t>
      </w:r>
    </w:p>
    <w:p w14:paraId="603710F2">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△里文侧头避开她扫向咽喉的利爪，</w:t>
      </w:r>
      <w:r>
        <w:rPr>
          <w:rFonts w:hint="eastAsia" w:ascii="宋体" w:hAnsi="宋体" w:eastAsia="宋体" w:cs="宋体"/>
          <w:sz w:val="24"/>
          <w:szCs w:val="24"/>
          <w:lang w:val="en-US" w:eastAsia="zh-CN"/>
        </w:rPr>
        <w:t>抬手一剑</w:t>
      </w:r>
      <w:r>
        <w:rPr>
          <w:rFonts w:hint="default" w:ascii="宋体" w:hAnsi="宋体" w:eastAsia="宋体" w:cs="宋体"/>
          <w:sz w:val="24"/>
          <w:szCs w:val="24"/>
          <w:lang w:val="en-US" w:eastAsia="zh-CN"/>
        </w:rPr>
        <w:t>将她</w:t>
      </w:r>
      <w:r>
        <w:rPr>
          <w:rFonts w:hint="eastAsia" w:ascii="宋体" w:hAnsi="宋体" w:eastAsia="宋体" w:cs="宋体"/>
          <w:sz w:val="24"/>
          <w:szCs w:val="24"/>
          <w:lang w:val="en-US" w:eastAsia="zh-CN"/>
        </w:rPr>
        <w:t>击退</w:t>
      </w:r>
      <w:r>
        <w:rPr>
          <w:rFonts w:hint="default" w:ascii="宋体" w:hAnsi="宋体" w:eastAsia="宋体" w:cs="宋体"/>
          <w:sz w:val="24"/>
          <w:szCs w:val="24"/>
          <w:lang w:val="en-US" w:eastAsia="zh-CN"/>
        </w:rPr>
        <w:t>半步。</w:t>
      </w:r>
    </w:p>
    <w:p w14:paraId="73873ABC">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里文（冷嗤）：</w:t>
      </w:r>
      <w:r>
        <w:rPr>
          <w:rFonts w:hint="eastAsia" w:ascii="宋体" w:hAnsi="宋体" w:eastAsia="宋体" w:cs="宋体"/>
          <w:sz w:val="24"/>
          <w:szCs w:val="24"/>
          <w:lang w:val="en-US" w:eastAsia="zh-CN"/>
        </w:rPr>
        <w:t>你废话太多了</w:t>
      </w:r>
      <w:r>
        <w:rPr>
          <w:rFonts w:hint="default" w:ascii="宋体" w:hAnsi="宋体" w:eastAsia="宋体" w:cs="宋体"/>
          <w:sz w:val="24"/>
          <w:szCs w:val="24"/>
          <w:lang w:val="en-US" w:eastAsia="zh-CN"/>
        </w:rPr>
        <w:t>。</w:t>
      </w:r>
    </w:p>
    <w:p w14:paraId="68B16CB4">
      <w:pPr>
        <w:bidi w:val="0"/>
        <w:rPr>
          <w:rFonts w:hint="default" w:ascii="宋体" w:hAnsi="宋体" w:eastAsia="宋体" w:cs="宋体"/>
          <w:b/>
          <w:bCs/>
          <w:sz w:val="24"/>
          <w:szCs w:val="24"/>
          <w:lang w:val="en-US" w:eastAsia="zh-CN"/>
        </w:rPr>
      </w:pPr>
      <w:r>
        <w:rPr>
          <w:rFonts w:hint="default" w:ascii="宋体" w:hAnsi="宋体" w:eastAsia="宋体" w:cs="宋体"/>
          <w:sz w:val="24"/>
          <w:szCs w:val="24"/>
          <w:lang w:val="en-US" w:eastAsia="zh-CN"/>
        </w:rPr>
        <w:t>恶魔领主：</w:t>
      </w:r>
      <w:r>
        <w:rPr>
          <w:rFonts w:hint="eastAsia" w:ascii="宋体" w:hAnsi="宋体" w:eastAsia="宋体" w:cs="宋体"/>
          <w:sz w:val="24"/>
          <w:szCs w:val="24"/>
          <w:lang w:val="en-US" w:eastAsia="zh-CN"/>
        </w:rPr>
        <w:t>嘴硬的男人，我喜欢</w:t>
      </w:r>
      <w:r>
        <w:rPr>
          <w:rFonts w:hint="default" w:ascii="宋体" w:hAnsi="宋体" w:eastAsia="宋体" w:cs="宋体"/>
          <w:sz w:val="24"/>
          <w:szCs w:val="24"/>
          <w:lang w:val="en-US" w:eastAsia="zh-CN"/>
        </w:rPr>
        <w:t>！</w:t>
      </w:r>
    </w:p>
    <w:p w14:paraId="4882C8EE">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△高阶恶魔们冲着人类阵营发出刺耳的嘲笑。</w:t>
      </w:r>
    </w:p>
    <w:p w14:paraId="6D3D2F49">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恶魔统领：一帮</w:t>
      </w:r>
      <w:r>
        <w:rPr>
          <w:rFonts w:hint="eastAsia" w:ascii="宋体" w:hAnsi="宋体" w:eastAsia="宋体" w:cs="宋体"/>
          <w:sz w:val="24"/>
          <w:szCs w:val="24"/>
          <w:lang w:val="en-US" w:eastAsia="zh-CN"/>
        </w:rPr>
        <w:t>子口粮，识相的就赶紧跪下投降！</w:t>
      </w:r>
    </w:p>
    <w:p w14:paraId="5649B14A">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贵族军官A怒吼：闭嘴！星云骑士大人他一根手指就能碾死你们这群臭虫！</w:t>
      </w:r>
    </w:p>
    <w:p w14:paraId="73FC5DA7">
      <w:pPr>
        <w:bidi w:val="0"/>
        <w:rPr>
          <w:rFonts w:hint="eastAsia" w:ascii="宋体" w:hAnsi="宋体" w:eastAsia="宋体" w:cs="宋体"/>
          <w:sz w:val="24"/>
          <w:szCs w:val="24"/>
          <w:highlight w:val="none"/>
          <w:lang w:val="en-US" w:eastAsia="zh-CN"/>
        </w:rPr>
      </w:pPr>
      <w:r>
        <w:rPr>
          <w:rFonts w:hint="default" w:ascii="宋体" w:hAnsi="宋体" w:eastAsia="宋体" w:cs="宋体"/>
          <w:sz w:val="24"/>
          <w:szCs w:val="24"/>
          <w:highlight w:val="none"/>
          <w:lang w:val="en-US" w:eastAsia="zh-CN"/>
        </w:rPr>
        <w:t>△恶魔统领</w:t>
      </w:r>
      <w:r>
        <w:rPr>
          <w:rFonts w:hint="eastAsia" w:ascii="宋体" w:hAnsi="宋体" w:eastAsia="宋体" w:cs="宋体"/>
          <w:sz w:val="24"/>
          <w:szCs w:val="24"/>
          <w:highlight w:val="none"/>
          <w:lang w:val="en-US" w:eastAsia="zh-CN"/>
        </w:rPr>
        <w:t>一脚踩在地上的尸体上，哈哈大笑。</w:t>
      </w:r>
    </w:p>
    <w:p w14:paraId="56A57CB7">
      <w:pPr>
        <w:bidi w:val="0"/>
        <w:rPr>
          <w:rFonts w:hint="default"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恶魔统领：哼，什么狗屁骑士？一个连脸都不敢露出来的家伙，</w:t>
      </w:r>
      <w:r>
        <w:rPr>
          <w:rFonts w:hint="default" w:ascii="宋体" w:hAnsi="宋体" w:eastAsia="宋体" w:cs="宋体"/>
          <w:sz w:val="24"/>
          <w:szCs w:val="24"/>
          <w:highlight w:val="none"/>
          <w:lang w:val="en-US" w:eastAsia="zh-CN"/>
        </w:rPr>
        <w:t>怕不是个丑八怪，或者是</w:t>
      </w:r>
      <w:r>
        <w:rPr>
          <w:rFonts w:hint="eastAsia" w:ascii="宋体" w:hAnsi="宋体" w:eastAsia="宋体" w:cs="宋体"/>
          <w:sz w:val="24"/>
          <w:szCs w:val="24"/>
          <w:highlight w:val="none"/>
          <w:lang w:val="en-US" w:eastAsia="zh-CN"/>
        </w:rPr>
        <w:t>快死的</w:t>
      </w:r>
      <w:r>
        <w:rPr>
          <w:rFonts w:hint="default" w:ascii="宋体" w:hAnsi="宋体" w:eastAsia="宋体" w:cs="宋体"/>
          <w:sz w:val="24"/>
          <w:szCs w:val="24"/>
          <w:highlight w:val="none"/>
          <w:lang w:val="en-US" w:eastAsia="zh-CN"/>
        </w:rPr>
        <w:t>老残废吧！</w:t>
      </w:r>
    </w:p>
    <w:p w14:paraId="14D75789">
      <w:pPr>
        <w:bidi w:val="0"/>
        <w:rPr>
          <w:rFonts w:hint="default" w:ascii="宋体" w:hAnsi="宋体" w:eastAsia="宋体" w:cs="宋体"/>
          <w:sz w:val="24"/>
          <w:szCs w:val="24"/>
          <w:highlight w:val="none"/>
          <w:lang w:val="en-US" w:eastAsia="zh-CN"/>
        </w:rPr>
      </w:pPr>
      <w:r>
        <w:rPr>
          <w:rFonts w:hint="default" w:ascii="宋体" w:hAnsi="宋体" w:eastAsia="宋体" w:cs="宋体"/>
          <w:sz w:val="24"/>
          <w:szCs w:val="24"/>
          <w:highlight w:val="none"/>
          <w:lang w:val="en-US" w:eastAsia="zh-CN"/>
        </w:rPr>
        <w:t>△</w:t>
      </w:r>
      <w:r>
        <w:rPr>
          <w:rFonts w:hint="eastAsia" w:ascii="宋体" w:hAnsi="宋体" w:eastAsia="宋体" w:cs="宋体"/>
          <w:sz w:val="24"/>
          <w:szCs w:val="24"/>
          <w:highlight w:val="none"/>
          <w:lang w:val="en-US" w:eastAsia="zh-CN"/>
        </w:rPr>
        <w:t>里文抬手，幽蓝色的星光在他指尖汇聚，下一秒，那点星光骤然拉长，化作一道贯穿夜空的星芒剑气，狠狠劈向恶魔领主。</w:t>
      </w:r>
    </w:p>
    <w:p w14:paraId="0CBA263F">
      <w:pPr>
        <w:bidi w:val="0"/>
        <w:rPr>
          <w:rFonts w:hint="default"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恶魔领主</w:t>
      </w:r>
      <w:r>
        <w:rPr>
          <w:rFonts w:hint="default" w:ascii="宋体" w:hAnsi="宋体" w:eastAsia="宋体" w:cs="宋体"/>
          <w:sz w:val="24"/>
          <w:szCs w:val="24"/>
          <w:highlight w:val="none"/>
          <w:lang w:val="en-US" w:eastAsia="zh-CN"/>
        </w:rPr>
        <w:t>：</w:t>
      </w:r>
      <w:r>
        <w:rPr>
          <w:rFonts w:hint="eastAsia" w:ascii="宋体" w:hAnsi="宋体" w:eastAsia="宋体" w:cs="宋体"/>
          <w:sz w:val="24"/>
          <w:szCs w:val="24"/>
          <w:highlight w:val="none"/>
          <w:lang w:val="en-US" w:eastAsia="zh-CN"/>
        </w:rPr>
        <w:t>真不会怜香惜玉呢。</w:t>
      </w:r>
    </w:p>
    <w:p w14:paraId="01E4021B">
      <w:pPr>
        <w:bidi w:val="0"/>
        <w:rPr>
          <w:rFonts w:hint="default" w:ascii="宋体" w:hAnsi="宋体" w:eastAsia="宋体" w:cs="宋体"/>
          <w:sz w:val="24"/>
          <w:szCs w:val="24"/>
          <w:highlight w:val="none"/>
          <w:lang w:val="en-US" w:eastAsia="zh-CN"/>
        </w:rPr>
      </w:pPr>
      <w:r>
        <w:rPr>
          <w:rFonts w:hint="default" w:ascii="宋体" w:hAnsi="宋体" w:eastAsia="宋体" w:cs="宋体"/>
          <w:sz w:val="24"/>
          <w:szCs w:val="24"/>
          <w:highlight w:val="none"/>
          <w:lang w:val="en-US" w:eastAsia="zh-CN"/>
        </w:rPr>
        <w:t>△恶魔领主</w:t>
      </w:r>
      <w:r>
        <w:rPr>
          <w:rFonts w:hint="eastAsia" w:ascii="宋体" w:hAnsi="宋体" w:eastAsia="宋体" w:cs="宋体"/>
          <w:sz w:val="24"/>
          <w:szCs w:val="24"/>
          <w:highlight w:val="none"/>
          <w:lang w:val="en-US" w:eastAsia="zh-CN"/>
        </w:rPr>
        <w:t>飞身上前，</w:t>
      </w:r>
      <w:r>
        <w:rPr>
          <w:rFonts w:hint="default" w:ascii="宋体" w:hAnsi="宋体" w:eastAsia="宋体" w:cs="宋体"/>
          <w:sz w:val="24"/>
          <w:szCs w:val="24"/>
          <w:highlight w:val="none"/>
          <w:lang w:val="en-US" w:eastAsia="zh-CN"/>
        </w:rPr>
        <w:t>硬扛下里文的一道剑气。手中的深红长鞭以一个极其刁钻的角度，自下而上猛地撩起！</w:t>
      </w:r>
    </w:p>
    <w:p w14:paraId="4F671347">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△【慢镜头特写】</w:t>
      </w:r>
      <w:r>
        <w:rPr>
          <w:rFonts w:hint="eastAsia" w:ascii="宋体" w:hAnsi="宋体" w:eastAsia="宋体" w:cs="宋体"/>
          <w:sz w:val="24"/>
          <w:szCs w:val="24"/>
          <w:lang w:val="en-US" w:eastAsia="zh-CN"/>
        </w:rPr>
        <w:t>里文的</w:t>
      </w:r>
      <w:r>
        <w:rPr>
          <w:rFonts w:hint="default" w:ascii="宋体" w:hAnsi="宋体" w:eastAsia="宋体" w:cs="宋体"/>
          <w:sz w:val="24"/>
          <w:szCs w:val="24"/>
          <w:lang w:val="en-US" w:eastAsia="zh-CN"/>
        </w:rPr>
        <w:t>黑袍兜帽</w:t>
      </w:r>
      <w:r>
        <w:rPr>
          <w:rFonts w:hint="eastAsia" w:ascii="宋体" w:hAnsi="宋体" w:eastAsia="宋体" w:cs="宋体"/>
          <w:sz w:val="24"/>
          <w:szCs w:val="24"/>
          <w:lang w:val="en-US" w:eastAsia="zh-CN"/>
        </w:rPr>
        <w:t>被长鞭顺势打飞</w:t>
      </w:r>
      <w:r>
        <w:rPr>
          <w:rFonts w:hint="default" w:ascii="宋体" w:hAnsi="宋体" w:eastAsia="宋体" w:cs="宋体"/>
          <w:sz w:val="24"/>
          <w:szCs w:val="24"/>
          <w:lang w:val="en-US" w:eastAsia="zh-CN"/>
        </w:rPr>
        <w:t>！</w:t>
      </w:r>
    </w:p>
    <w:p w14:paraId="12159231">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△恶魔领主看着眼前</w:t>
      </w:r>
      <w:r>
        <w:rPr>
          <w:rFonts w:hint="eastAsia" w:ascii="宋体" w:hAnsi="宋体" w:eastAsia="宋体" w:cs="宋体"/>
          <w:sz w:val="24"/>
          <w:szCs w:val="24"/>
          <w:lang w:val="en-US" w:eastAsia="zh-CN"/>
        </w:rPr>
        <w:t>暴露出真容的里文</w:t>
      </w:r>
      <w:r>
        <w:rPr>
          <w:rFonts w:hint="default" w:ascii="宋体" w:hAnsi="宋体" w:eastAsia="宋体" w:cs="宋体"/>
          <w:sz w:val="24"/>
          <w:szCs w:val="24"/>
          <w:lang w:val="en-US" w:eastAsia="zh-CN"/>
        </w:rPr>
        <w:t>，微微一怔。</w:t>
      </w:r>
    </w:p>
    <w:p w14:paraId="7BE15EB7">
      <w:pPr>
        <w:bidi w:val="0"/>
        <w:rPr>
          <w:rFonts w:hint="eastAsia" w:ascii="宋体" w:hAnsi="宋体" w:eastAsia="宋体" w:cs="宋体"/>
          <w:sz w:val="24"/>
          <w:szCs w:val="24"/>
          <w:highlight w:val="none"/>
          <w:lang w:val="en-US" w:eastAsia="zh-CN"/>
        </w:rPr>
      </w:pPr>
      <w:r>
        <w:rPr>
          <w:rFonts w:hint="default" w:ascii="宋体" w:hAnsi="宋体" w:eastAsia="宋体" w:cs="宋体"/>
          <w:sz w:val="24"/>
          <w:szCs w:val="24"/>
          <w:lang w:val="en-US" w:eastAsia="zh-CN"/>
        </w:rPr>
        <w:t>恶魔领主（舔了舔红唇）</w:t>
      </w:r>
      <w:r>
        <w:rPr>
          <w:rFonts w:hint="default" w:ascii="宋体" w:hAnsi="宋体" w:eastAsia="宋体" w:cs="宋体"/>
          <w:sz w:val="24"/>
          <w:szCs w:val="24"/>
          <w:highlight w:val="none"/>
          <w:lang w:val="en-US" w:eastAsia="zh-CN"/>
        </w:rPr>
        <w:t>：</w:t>
      </w:r>
      <w:r>
        <w:rPr>
          <w:rFonts w:hint="eastAsia" w:ascii="宋体" w:hAnsi="宋体" w:eastAsia="宋体" w:cs="宋体"/>
          <w:sz w:val="24"/>
          <w:szCs w:val="24"/>
          <w:highlight w:val="none"/>
          <w:lang w:val="en-US" w:eastAsia="zh-CN"/>
        </w:rPr>
        <w:t>这么漂亮的一张脸，藏起来多可惜。</w:t>
      </w:r>
      <w:r>
        <w:rPr>
          <w:rFonts w:hint="default" w:ascii="宋体" w:hAnsi="宋体" w:eastAsia="宋体" w:cs="宋体"/>
          <w:sz w:val="24"/>
          <w:szCs w:val="24"/>
          <w:highlight w:val="none"/>
          <w:lang w:val="en-US" w:eastAsia="zh-CN"/>
        </w:rPr>
        <w:t>人类，</w:t>
      </w:r>
      <w:r>
        <w:rPr>
          <w:rFonts w:hint="eastAsia" w:ascii="宋体" w:hAnsi="宋体" w:eastAsia="宋体" w:cs="宋体"/>
          <w:sz w:val="24"/>
          <w:szCs w:val="24"/>
          <w:highlight w:val="none"/>
          <w:lang w:val="en-US" w:eastAsia="zh-CN"/>
        </w:rPr>
        <w:t>你真的没有加入恶魔的兴趣吗？</w:t>
      </w:r>
    </w:p>
    <w:p w14:paraId="3709916A">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里文轻笑一声，抬手抹去脸上的一道血痕，反手将长剑一挥，荡出一圈肉眼可见的气浪。</w:t>
      </w:r>
    </w:p>
    <w:p w14:paraId="0CFF15AB">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里文：抱歉，你不是我喜欢的类型。</w:t>
      </w:r>
    </w:p>
    <w:p w14:paraId="651CE1DE">
      <w:pPr>
        <w:bidi w:val="0"/>
        <w:rPr>
          <w:rFonts w:hint="default"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尤利乌斯VO：等等，里文？！</w:t>
      </w:r>
    </w:p>
    <w:p w14:paraId="1DBE2B2B">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△莱拉</w:t>
      </w:r>
      <w:r>
        <w:rPr>
          <w:rFonts w:hint="eastAsia" w:ascii="宋体" w:hAnsi="宋体" w:eastAsia="宋体" w:cs="宋体"/>
          <w:sz w:val="24"/>
          <w:szCs w:val="24"/>
          <w:lang w:val="en-US" w:eastAsia="zh-CN"/>
        </w:rPr>
        <w:t>抬头看着上方的人，呆愣在原地。</w:t>
      </w:r>
    </w:p>
    <w:p w14:paraId="1D197908">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莱拉OS：里文？真的是他</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怎么可能是他！</w:t>
      </w:r>
    </w:p>
    <w:p w14:paraId="16D9019F">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【闪回快切】</w:t>
      </w:r>
    </w:p>
    <w:p w14:paraId="6E4F29F9">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里文在竞技场台阶上假装摔倒，装作自己懦弱的样子。</w:t>
      </w:r>
    </w:p>
    <w:p w14:paraId="4A0667CA">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里文轻松击败瓦伦，意气风发的样子。</w:t>
      </w:r>
    </w:p>
    <w:p w14:paraId="28DA087F">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里文在俱乐部和尤利乌斯豪爽干酒的荒唐样。</w:t>
      </w:r>
    </w:p>
    <w:p w14:paraId="3F52839A">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里文在大殿上说自己是星云骑士的样子。</w:t>
      </w:r>
    </w:p>
    <w:p w14:paraId="6D5DDE3C">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【闪回结束】</w:t>
      </w:r>
    </w:p>
    <w:p w14:paraId="34E6D2B6">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△尤利乌斯</w:t>
      </w:r>
      <w:r>
        <w:rPr>
          <w:rFonts w:hint="eastAsia" w:ascii="宋体" w:hAnsi="宋体" w:eastAsia="宋体" w:cs="宋体"/>
          <w:sz w:val="24"/>
          <w:szCs w:val="24"/>
          <w:lang w:val="en-US" w:eastAsia="zh-CN"/>
        </w:rPr>
        <w:t>手中的</w:t>
      </w:r>
      <w:r>
        <w:rPr>
          <w:rFonts w:hint="default" w:ascii="宋体" w:hAnsi="宋体" w:eastAsia="宋体" w:cs="宋体"/>
          <w:sz w:val="24"/>
          <w:szCs w:val="24"/>
          <w:lang w:val="en-US" w:eastAsia="zh-CN"/>
        </w:rPr>
        <w:t>残剑掉在碎石上</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踉跄着后退了半步。</w:t>
      </w:r>
    </w:p>
    <w:p w14:paraId="4577AAD4">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尤利乌斯（喃喃自语）：</w:t>
      </w:r>
      <w:r>
        <w:rPr>
          <w:rFonts w:hint="eastAsia" w:ascii="宋体" w:hAnsi="宋体" w:eastAsia="宋体" w:cs="宋体"/>
          <w:sz w:val="24"/>
          <w:szCs w:val="24"/>
          <w:lang w:val="en-US" w:eastAsia="zh-CN"/>
        </w:rPr>
        <w:t>混账小子，你真没吹牛......</w:t>
      </w:r>
    </w:p>
    <w:p w14:paraId="6319FE8B">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△贵族</w:t>
      </w:r>
      <w:r>
        <w:rPr>
          <w:rFonts w:hint="eastAsia" w:ascii="宋体" w:hAnsi="宋体" w:eastAsia="宋体" w:cs="宋体"/>
          <w:sz w:val="24"/>
          <w:szCs w:val="24"/>
          <w:lang w:val="en-US" w:eastAsia="zh-CN"/>
        </w:rPr>
        <w:t>A</w:t>
      </w:r>
      <w:r>
        <w:rPr>
          <w:rFonts w:hint="default" w:ascii="宋体" w:hAnsi="宋体" w:eastAsia="宋体" w:cs="宋体"/>
          <w:sz w:val="24"/>
          <w:szCs w:val="24"/>
          <w:lang w:val="en-US" w:eastAsia="zh-CN"/>
        </w:rPr>
        <w:t>腿一软，直接</w:t>
      </w:r>
      <w:r>
        <w:rPr>
          <w:rFonts w:hint="eastAsia" w:ascii="宋体" w:hAnsi="宋体" w:eastAsia="宋体" w:cs="宋体"/>
          <w:sz w:val="24"/>
          <w:szCs w:val="24"/>
          <w:lang w:val="en-US" w:eastAsia="zh-CN"/>
        </w:rPr>
        <w:t>跪倒在地，死死揪住自己的头发。</w:t>
      </w:r>
    </w:p>
    <w:p w14:paraId="163851E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贵族A</w:t>
      </w:r>
      <w:r>
        <w:rPr>
          <w:rFonts w:hint="default" w:ascii="宋体" w:hAnsi="宋体" w:eastAsia="宋体" w:cs="宋体"/>
          <w:sz w:val="24"/>
          <w:szCs w:val="24"/>
          <w:lang w:val="en-US" w:eastAsia="zh-CN"/>
        </w:rPr>
        <w:t>：不</w:t>
      </w:r>
      <w:r>
        <w:rPr>
          <w:rFonts w:hint="eastAsia" w:ascii="宋体" w:hAnsi="宋体" w:eastAsia="宋体" w:cs="宋体"/>
          <w:sz w:val="24"/>
          <w:szCs w:val="24"/>
          <w:lang w:val="en-US" w:eastAsia="zh-CN"/>
        </w:rPr>
        <w:t>,绝对</w:t>
      </w:r>
      <w:r>
        <w:rPr>
          <w:rFonts w:hint="default" w:ascii="宋体" w:hAnsi="宋体" w:eastAsia="宋体" w:cs="宋体"/>
          <w:sz w:val="24"/>
          <w:szCs w:val="24"/>
          <w:lang w:val="en-US" w:eastAsia="zh-CN"/>
        </w:rPr>
        <w:t>不可能</w:t>
      </w:r>
      <w:r>
        <w:rPr>
          <w:rFonts w:hint="eastAsia" w:ascii="宋体" w:hAnsi="宋体" w:eastAsia="宋体" w:cs="宋体"/>
          <w:sz w:val="24"/>
          <w:szCs w:val="24"/>
          <w:lang w:val="en-US" w:eastAsia="zh-CN"/>
        </w:rPr>
        <w:t>！该死的恶魔，居然敢对我使用幻术！</w:t>
      </w:r>
      <w:r>
        <w:rPr>
          <w:rFonts w:hint="default" w:ascii="宋体" w:hAnsi="宋体" w:eastAsia="宋体" w:cs="宋体"/>
          <w:sz w:val="24"/>
          <w:szCs w:val="24"/>
          <w:lang w:val="en-US" w:eastAsia="zh-CN"/>
        </w:rPr>
        <w:t>那个</w:t>
      </w:r>
      <w:r>
        <w:rPr>
          <w:rFonts w:hint="eastAsia" w:ascii="宋体" w:hAnsi="宋体" w:eastAsia="宋体" w:cs="宋体"/>
          <w:sz w:val="24"/>
          <w:szCs w:val="24"/>
          <w:lang w:val="en-US" w:eastAsia="zh-CN"/>
        </w:rPr>
        <w:t>窝囊废，</w:t>
      </w:r>
      <w:r>
        <w:rPr>
          <w:rFonts w:hint="default" w:ascii="宋体" w:hAnsi="宋体" w:eastAsia="宋体" w:cs="宋体"/>
          <w:sz w:val="24"/>
          <w:szCs w:val="24"/>
          <w:lang w:val="en-US" w:eastAsia="zh-CN"/>
        </w:rPr>
        <w:t>那个公爵府的弃子</w:t>
      </w:r>
      <w:r>
        <w:rPr>
          <w:rFonts w:hint="eastAsia" w:ascii="宋体" w:hAnsi="宋体" w:eastAsia="宋体" w:cs="宋体"/>
          <w:sz w:val="24"/>
          <w:szCs w:val="24"/>
          <w:lang w:val="en-US" w:eastAsia="zh-CN"/>
        </w:rPr>
        <w:t>......</w:t>
      </w:r>
    </w:p>
    <w:p w14:paraId="20477CC4">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贵族B（发抖）：我们，我们刚刚是不是一直在辱骂星云骑士？完了完了......</w:t>
      </w:r>
    </w:p>
    <w:p w14:paraId="3DE2FD44">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贵族c：那张脸......真的是里文。</w:t>
      </w:r>
    </w:p>
    <w:p w14:paraId="7DD3D81E">
      <w:pPr>
        <w:pStyle w:val="3"/>
        <w:bidi w:val="0"/>
        <w:rPr>
          <w:rFonts w:hint="eastAsia"/>
          <w:lang w:val="en-US" w:eastAsia="zh-CN"/>
        </w:rPr>
      </w:pPr>
      <w:r>
        <w:rPr>
          <w:rFonts w:hint="eastAsia"/>
          <w:lang w:val="en-US" w:eastAsia="zh-CN"/>
        </w:rPr>
        <w:t>第46集</w:t>
      </w:r>
    </w:p>
    <w:p w14:paraId="045285FA">
      <w:pPr>
        <w:bidi w:val="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046-1 恶魔巢穴废墟上空/夜/外</w:t>
      </w:r>
    </w:p>
    <w:p w14:paraId="216B6B64">
      <w:pPr>
        <w:bidi w:val="0"/>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人物：恶魔领主、里文、帝国贵族们</w:t>
      </w:r>
    </w:p>
    <w:p w14:paraId="3DA17832">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△夜空中，星光与魔气分庭抗礼。恶魔领主先是错愕，随后目光扫过下方那些浑身发抖的帝国贵族，突然捂着嘴，发出一阵狂笑。</w:t>
      </w:r>
    </w:p>
    <w:p w14:paraId="7A3FF3EF">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恶魔领主：原来如此，你就是他们口中的那个废物？</w:t>
      </w:r>
    </w:p>
    <w:p w14:paraId="0CAA251E">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△恶魔领主的声音响彻全场。</w:t>
      </w:r>
    </w:p>
    <w:p w14:paraId="2FB36CA4">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恶魔领主（讥讽）：人类真可笑，把这样的男人踩在脚下，还指望他替你们拼命？</w:t>
      </w:r>
    </w:p>
    <w:p w14:paraId="6C9AC4D8">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△贵族A强撑着站起来，破罐子破摔地大喊。</w:t>
      </w:r>
    </w:p>
    <w:p w14:paraId="1DBD07D1">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贵族A：这难道不是他的错吗！实力这么强，为什么要装成废物子？！</w:t>
      </w:r>
    </w:p>
    <w:p w14:paraId="34EDE628">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△恶魔领主转过头，看向里文，嘴角翘起。</w:t>
      </w:r>
    </w:p>
    <w:p w14:paraId="7C50C17C">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恶魔领主：你看你们人类的这副蠢样，被救的人不但不感激，反而还咬你一口。</w:t>
      </w:r>
    </w:p>
    <w:p w14:paraId="09497DB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△恶魔领主的指尖缓缓伸向里文的脸颊。</w:t>
      </w:r>
    </w:p>
    <w:p w14:paraId="3888EDEA">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恶魔领主：但我们深渊不一样。只要你点头，权力、军队、杀戮、自由......还有我，都可以是你的。</w:t>
      </w:r>
    </w:p>
    <w:p w14:paraId="08DEC657">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△尤利乌斯脸色一沉，立刻上前一步对着浮在半空中的两人说话。</w:t>
      </w:r>
    </w:p>
    <w:p w14:paraId="6E9C6004">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尤利乌斯：里文！别听她胡说！你回来之后，帝国的星云统帅之位就是你的。她能给的，朕也能给！</w:t>
      </w:r>
    </w:p>
    <w:p w14:paraId="4CB250D8">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△贵族们立刻慌乱附和。</w:t>
      </w:r>
    </w:p>
    <w:p w14:paraId="38874762">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贵族B：是啊！星云骑士大人，帝国才是您的归宿！</w:t>
      </w:r>
    </w:p>
    <w:p w14:paraId="0E86A8CD">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△贵族C急忙开始用力的扇自己的脸。</w:t>
      </w:r>
    </w:p>
    <w:p w14:paraId="65EEF0FA">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贵族C：我们眼瞎！我们嘴贱！我们不是东西！求您给帝国一个机会！</w:t>
      </w:r>
    </w:p>
    <w:p w14:paraId="74FD2693">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△恶魔领主嗤笑。</w:t>
      </w:r>
    </w:p>
    <w:p w14:paraId="40B737B9">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恶魔领主：赔罪？刚才骂他最狠的，不就是你们？</w:t>
      </w:r>
    </w:p>
    <w:p w14:paraId="71B060A9">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△里文站在半空，听着两边的争吵，忽然轻轻笑了。</w:t>
      </w:r>
    </w:p>
    <w:p w14:paraId="74990CBF">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里文：哇。早知道暴露身份这么值钱，我应该早点掀兜帽。</w:t>
      </w:r>
    </w:p>
    <w:p w14:paraId="0E7BEBC4">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△尤利乌斯嘴角一抽。</w:t>
      </w:r>
    </w:p>
    <w:p w14:paraId="6364D765">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尤利乌斯：里文，现在不是开玩笑的时候！</w:t>
      </w:r>
    </w:p>
    <w:p w14:paraId="25C06E2D">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恶魔领主VO：所以，你选谁？</w:t>
      </w:r>
    </w:p>
    <w:p w14:paraId="3B99CF5F">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△里文看了看恶魔领主，又看了看下方的帝国军，耸了耸肩。</w:t>
      </w:r>
    </w:p>
    <w:p w14:paraId="1205391E">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里文：我得先救我的未婚妻。</w:t>
      </w:r>
    </w:p>
    <w:p w14:paraId="4370954C">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恶魔领主：什么？</w:t>
      </w:r>
    </w:p>
    <w:p w14:paraId="38A221AD">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△里文右手猛地一握！魔力爆发，天穹被染成了纯粹的幽蓝色。一尊比之前庞大十倍，凝为实质的星龙，从里文身后彻底展开双翼！</w:t>
      </w:r>
    </w:p>
    <w:p w14:paraId="0F3BFD9F">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恶魔领主（惊恐VO）：这股力量，你怎么可能......你刚才根本没有出力？！</w:t>
      </w:r>
    </w:p>
    <w:p w14:paraId="4E66870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△恶魔领主尖叫一声，身形暴退，想要拉开距离。</w:t>
      </w:r>
    </w:p>
    <w:p w14:paraId="59A151D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里文：想跑？晚了。</w:t>
      </w:r>
    </w:p>
    <w:p w14:paraId="3412981A">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△里文的身影直接出现在恶魔领主上方。恶魔领主惊骇欲绝，将所有的魔力汇聚，化作一面层层叠叠的深红血盾。</w:t>
      </w:r>
    </w:p>
    <w:p w14:paraId="53928D03">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恶魔领主：滚开！！</w:t>
      </w:r>
    </w:p>
    <w:p w14:paraId="4E64B59A">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△里文一剑劈下，轻易贯穿血盾，一脚踹在恶魔领主的胸口。恶魔领主如同陨石般坠落，最后狠狠砸在地上！</w:t>
      </w:r>
    </w:p>
    <w:p w14:paraId="7F259AA9">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△里文悬浮在天际，右手高高举起星光巨剑。他身后的庞大星龙发出一声咆哮，化作一道光柱，随着里文挥剑的动作，从天穹倒灌而下！</w:t>
      </w:r>
    </w:p>
    <w:p w14:paraId="4D32A595">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里文（冷酷宣告）：结束了。</w:t>
      </w:r>
    </w:p>
    <w:p w14:paraId="4FC313CF">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△那道幽蓝光柱，精准无误地贯穿了整座恶魔城废墟！</w:t>
      </w:r>
    </w:p>
    <w:p w14:paraId="61FEAE11">
      <w:pPr>
        <w:pStyle w:val="3"/>
        <w:bidi w:val="0"/>
        <w:rPr>
          <w:rFonts w:hint="default"/>
          <w:lang w:val="en-US" w:eastAsia="zh-CN"/>
        </w:rPr>
      </w:pPr>
      <w:r>
        <w:rPr>
          <w:rFonts w:hint="eastAsia"/>
          <w:lang w:val="en-US" w:eastAsia="zh-CN"/>
        </w:rPr>
        <w:t>第47集</w:t>
      </w:r>
    </w:p>
    <w:p w14:paraId="11B208BE">
      <w:pPr>
        <w:bidi w:val="0"/>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047-1 恶魔城墙废墟/夜/外</w:t>
      </w:r>
    </w:p>
    <w:p w14:paraId="7A0E378D">
      <w:pPr>
        <w:bidi w:val="0"/>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人物：恶魔统领、莱拉、里文</w:t>
      </w:r>
      <w:r>
        <w:rPr>
          <w:rFonts w:hint="eastAsia" w:ascii="宋体" w:hAnsi="宋体" w:eastAsia="宋体" w:cs="宋体"/>
          <w:b/>
          <w:bCs/>
          <w:sz w:val="24"/>
          <w:szCs w:val="24"/>
          <w:lang w:val="en-US" w:eastAsia="zh-CN"/>
        </w:rPr>
        <w:t>、尤利乌斯、塞弗林</w:t>
      </w:r>
    </w:p>
    <w:p w14:paraId="0D80DCF5">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△天空中出现黑色</w:t>
      </w:r>
      <w:r>
        <w:rPr>
          <w:rFonts w:hint="eastAsia" w:ascii="宋体" w:hAnsi="宋体" w:eastAsia="宋体" w:cs="宋体"/>
          <w:sz w:val="24"/>
          <w:szCs w:val="24"/>
          <w:lang w:val="en-US" w:eastAsia="zh-CN"/>
        </w:rPr>
        <w:t>的</w:t>
      </w:r>
      <w:r>
        <w:rPr>
          <w:rFonts w:hint="default" w:ascii="宋体" w:hAnsi="宋体" w:eastAsia="宋体" w:cs="宋体"/>
          <w:sz w:val="24"/>
          <w:szCs w:val="24"/>
          <w:lang w:val="en-US" w:eastAsia="zh-CN"/>
        </w:rPr>
        <w:t>空间裂缝</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恶魔统领看着自家领主灰飞烟灭</w:t>
      </w:r>
      <w:r>
        <w:rPr>
          <w:rFonts w:hint="eastAsia" w:ascii="宋体" w:hAnsi="宋体" w:eastAsia="宋体" w:cs="宋体"/>
          <w:sz w:val="24"/>
          <w:szCs w:val="24"/>
          <w:lang w:val="en-US" w:eastAsia="zh-CN"/>
        </w:rPr>
        <w:t>，眼神绝望</w:t>
      </w:r>
      <w:r>
        <w:rPr>
          <w:rFonts w:hint="default" w:ascii="宋体" w:hAnsi="宋体" w:eastAsia="宋体" w:cs="宋体"/>
          <w:sz w:val="24"/>
          <w:szCs w:val="24"/>
          <w:lang w:val="en-US" w:eastAsia="zh-CN"/>
        </w:rPr>
        <w:t>。</w:t>
      </w:r>
    </w:p>
    <w:p w14:paraId="227F963C">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恶魔统领（嘶吼）：</w:t>
      </w:r>
      <w:r>
        <w:rPr>
          <w:rFonts w:hint="eastAsia" w:ascii="宋体" w:hAnsi="宋体" w:eastAsia="宋体" w:cs="宋体"/>
          <w:sz w:val="24"/>
          <w:szCs w:val="24"/>
          <w:lang w:val="en-US" w:eastAsia="zh-CN"/>
        </w:rPr>
        <w:t>我们败了，你们也别想好过</w:t>
      </w:r>
      <w:r>
        <w:rPr>
          <w:rFonts w:hint="default" w:ascii="宋体" w:hAnsi="宋体" w:eastAsia="宋体" w:cs="宋体"/>
          <w:sz w:val="24"/>
          <w:szCs w:val="24"/>
          <w:lang w:val="en-US" w:eastAsia="zh-CN"/>
        </w:rPr>
        <w:t>！</w:t>
      </w:r>
    </w:p>
    <w:p w14:paraId="209C480F">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△恶魔统领猛地举起手中的骨刃，</w:t>
      </w:r>
      <w:r>
        <w:rPr>
          <w:rFonts w:hint="eastAsia" w:ascii="宋体" w:hAnsi="宋体" w:eastAsia="宋体" w:cs="宋体"/>
          <w:sz w:val="24"/>
          <w:szCs w:val="24"/>
          <w:lang w:val="en-US" w:eastAsia="zh-CN"/>
        </w:rPr>
        <w:t>就要</w:t>
      </w:r>
      <w:r>
        <w:rPr>
          <w:rFonts w:hint="default" w:ascii="宋体" w:hAnsi="宋体" w:eastAsia="宋体" w:cs="宋体"/>
          <w:sz w:val="24"/>
          <w:szCs w:val="24"/>
          <w:lang w:val="en-US" w:eastAsia="zh-CN"/>
        </w:rPr>
        <w:t>朝着莱拉的心口狠狠刺下！</w:t>
      </w:r>
    </w:p>
    <w:p w14:paraId="6C0F5A55">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△里文</w:t>
      </w:r>
      <w:r>
        <w:rPr>
          <w:rFonts w:hint="eastAsia" w:ascii="宋体" w:hAnsi="宋体" w:eastAsia="宋体" w:cs="宋体"/>
          <w:sz w:val="24"/>
          <w:szCs w:val="24"/>
          <w:lang w:val="en-US" w:eastAsia="zh-CN"/>
        </w:rPr>
        <w:t>在空中神色一紧，</w:t>
      </w:r>
      <w:r>
        <w:rPr>
          <w:rFonts w:hint="default" w:ascii="宋体" w:hAnsi="宋体" w:eastAsia="宋体" w:cs="宋体"/>
          <w:sz w:val="24"/>
          <w:szCs w:val="24"/>
          <w:lang w:val="en-US" w:eastAsia="zh-CN"/>
        </w:rPr>
        <w:t>指尖刚凝聚</w:t>
      </w:r>
      <w:r>
        <w:rPr>
          <w:rFonts w:hint="eastAsia" w:ascii="宋体" w:hAnsi="宋体" w:eastAsia="宋体" w:cs="宋体"/>
          <w:sz w:val="24"/>
          <w:szCs w:val="24"/>
          <w:lang w:val="en-US" w:eastAsia="zh-CN"/>
        </w:rPr>
        <w:t>起</w:t>
      </w:r>
      <w:r>
        <w:rPr>
          <w:rFonts w:hint="default" w:ascii="宋体" w:hAnsi="宋体" w:eastAsia="宋体" w:cs="宋体"/>
          <w:sz w:val="24"/>
          <w:szCs w:val="24"/>
          <w:lang w:val="en-US" w:eastAsia="zh-CN"/>
        </w:rPr>
        <w:t>星光，</w:t>
      </w:r>
      <w:r>
        <w:rPr>
          <w:rFonts w:hint="eastAsia" w:ascii="宋体" w:hAnsi="宋体" w:eastAsia="宋体" w:cs="宋体"/>
          <w:sz w:val="24"/>
          <w:szCs w:val="24"/>
          <w:lang w:val="en-US" w:eastAsia="zh-CN"/>
        </w:rPr>
        <w:t>却又瞬间消散。</w:t>
      </w:r>
    </w:p>
    <w:p w14:paraId="5B4EDC83">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里文OS：空间乱流切断了魔法</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来不及了！</w:t>
      </w:r>
    </w:p>
    <w:p w14:paraId="166C7A60">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△里文</w:t>
      </w:r>
      <w:r>
        <w:rPr>
          <w:rFonts w:hint="eastAsia" w:ascii="宋体" w:hAnsi="宋体" w:eastAsia="宋体" w:cs="宋体"/>
          <w:sz w:val="24"/>
          <w:szCs w:val="24"/>
          <w:lang w:val="en-US" w:eastAsia="zh-CN"/>
        </w:rPr>
        <w:t>一踏虚空，</w:t>
      </w:r>
      <w:r>
        <w:rPr>
          <w:rFonts w:hint="default" w:ascii="宋体" w:hAnsi="宋体" w:eastAsia="宋体" w:cs="宋体"/>
          <w:sz w:val="24"/>
          <w:szCs w:val="24"/>
          <w:lang w:val="en-US" w:eastAsia="zh-CN"/>
        </w:rPr>
        <w:t>整个人化作</w:t>
      </w:r>
      <w:r>
        <w:rPr>
          <w:rFonts w:hint="eastAsia" w:ascii="宋体" w:hAnsi="宋体" w:eastAsia="宋体" w:cs="宋体"/>
          <w:sz w:val="24"/>
          <w:szCs w:val="24"/>
          <w:lang w:val="en-US" w:eastAsia="zh-CN"/>
        </w:rPr>
        <w:t>一道幽蓝残影</w:t>
      </w:r>
      <w:r>
        <w:rPr>
          <w:rFonts w:hint="default" w:ascii="宋体" w:hAnsi="宋体" w:eastAsia="宋体" w:cs="宋体"/>
          <w:sz w:val="24"/>
          <w:szCs w:val="24"/>
          <w:lang w:val="en-US" w:eastAsia="zh-CN"/>
        </w:rPr>
        <w:t>，朝着莱拉狂飙而去！</w:t>
      </w:r>
    </w:p>
    <w:p w14:paraId="0159D1E5">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△莱拉绝望地闭上了眼睛。</w:t>
      </w:r>
    </w:p>
    <w:p w14:paraId="0C5E0423">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莱拉OS：也好......最后的最后，我还是见到了他，帝国也没有被毁灭。</w:t>
      </w:r>
    </w:p>
    <w:p w14:paraId="0D7B547D">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【特写】</w:t>
      </w:r>
      <w:r>
        <w:rPr>
          <w:rFonts w:hint="default" w:ascii="宋体" w:hAnsi="宋体" w:eastAsia="宋体" w:cs="宋体"/>
          <w:sz w:val="24"/>
          <w:szCs w:val="24"/>
          <w:lang w:val="en-US" w:eastAsia="zh-CN"/>
        </w:rPr>
        <w:t>骨刃</w:t>
      </w:r>
      <w:r>
        <w:rPr>
          <w:rFonts w:hint="eastAsia" w:ascii="宋体" w:hAnsi="宋体" w:eastAsia="宋体" w:cs="宋体"/>
          <w:sz w:val="24"/>
          <w:szCs w:val="24"/>
          <w:lang w:val="en-US" w:eastAsia="zh-CN"/>
        </w:rPr>
        <w:t>没入里文的肩膀</w:t>
      </w:r>
      <w:r>
        <w:rPr>
          <w:rFonts w:hint="default" w:ascii="宋体" w:hAnsi="宋体" w:eastAsia="宋体" w:cs="宋体"/>
          <w:sz w:val="24"/>
          <w:szCs w:val="24"/>
          <w:lang w:val="en-US" w:eastAsia="zh-CN"/>
        </w:rPr>
        <w:t>。</w:t>
      </w:r>
    </w:p>
    <w:p w14:paraId="0EE76702">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莱拉</w:t>
      </w:r>
      <w:r>
        <w:rPr>
          <w:rFonts w:hint="default" w:ascii="宋体" w:hAnsi="宋体" w:eastAsia="宋体" w:cs="宋体"/>
          <w:sz w:val="24"/>
          <w:szCs w:val="24"/>
          <w:lang w:val="en-US" w:eastAsia="zh-CN"/>
        </w:rPr>
        <w:t>错愕地睁开眼，视线正好对上里文那近在咫尺的侧脸。</w:t>
      </w:r>
    </w:p>
    <w:p w14:paraId="1187A161">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莱拉（惊恐）：里文——！！</w:t>
      </w:r>
    </w:p>
    <w:p w14:paraId="01F0D4CA">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△莱拉慌乱地抱住他的身躯，手掌触碰到他背后</w:t>
      </w:r>
      <w:r>
        <w:rPr>
          <w:rFonts w:hint="eastAsia" w:ascii="宋体" w:hAnsi="宋体" w:eastAsia="宋体" w:cs="宋体"/>
          <w:sz w:val="24"/>
          <w:szCs w:val="24"/>
          <w:lang w:val="en-US" w:eastAsia="zh-CN"/>
        </w:rPr>
        <w:t>流下的血</w:t>
      </w:r>
      <w:r>
        <w:rPr>
          <w:rFonts w:hint="default" w:ascii="宋体" w:hAnsi="宋体" w:eastAsia="宋体" w:cs="宋体"/>
          <w:sz w:val="24"/>
          <w:szCs w:val="24"/>
          <w:lang w:val="en-US" w:eastAsia="zh-CN"/>
        </w:rPr>
        <w:t>，眼泪瞬间决堤。</w:t>
      </w:r>
    </w:p>
    <w:p w14:paraId="34E6CB98">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莱拉（崩溃）：你为什么</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你疯了吗！你会死的！</w:t>
      </w:r>
    </w:p>
    <w:p w14:paraId="42068360">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△恶魔统领看着被自己刺穿的</w:t>
      </w:r>
      <w:r>
        <w:rPr>
          <w:rFonts w:hint="eastAsia" w:ascii="宋体" w:hAnsi="宋体" w:eastAsia="宋体" w:cs="宋体"/>
          <w:sz w:val="24"/>
          <w:szCs w:val="24"/>
          <w:lang w:val="en-US" w:eastAsia="zh-CN"/>
        </w:rPr>
        <w:t>里文</w:t>
      </w:r>
      <w:r>
        <w:rPr>
          <w:rFonts w:hint="default" w:ascii="宋体" w:hAnsi="宋体" w:eastAsia="宋体" w:cs="宋体"/>
          <w:sz w:val="24"/>
          <w:szCs w:val="24"/>
          <w:lang w:val="en-US" w:eastAsia="zh-CN"/>
        </w:rPr>
        <w:t>，先是错愕，随即爆发出大笑</w:t>
      </w:r>
      <w:r>
        <w:rPr>
          <w:rFonts w:hint="eastAsia" w:ascii="宋体" w:hAnsi="宋体" w:eastAsia="宋体" w:cs="宋体"/>
          <w:sz w:val="24"/>
          <w:szCs w:val="24"/>
          <w:lang w:val="en-US" w:eastAsia="zh-CN"/>
        </w:rPr>
        <w:t>。</w:t>
      </w:r>
    </w:p>
    <w:p w14:paraId="2847CA75">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恶魔统领</w:t>
      </w:r>
      <w:r>
        <w:rPr>
          <w:rFonts w:hint="default" w:ascii="宋体" w:hAnsi="宋体" w:eastAsia="宋体" w:cs="宋体"/>
          <w:sz w:val="24"/>
          <w:szCs w:val="24"/>
          <w:lang w:val="en-US" w:eastAsia="zh-CN"/>
        </w:rPr>
        <w:t>：哈哈哈！</w:t>
      </w:r>
      <w:r>
        <w:rPr>
          <w:rFonts w:hint="eastAsia" w:ascii="宋体" w:hAnsi="宋体" w:eastAsia="宋体" w:cs="宋体"/>
          <w:sz w:val="24"/>
          <w:szCs w:val="24"/>
          <w:lang w:val="en-US" w:eastAsia="zh-CN"/>
        </w:rPr>
        <w:t>真是意外之喜，</w:t>
      </w:r>
      <w:r>
        <w:rPr>
          <w:rFonts w:hint="default" w:ascii="宋体" w:hAnsi="宋体" w:eastAsia="宋体" w:cs="宋体"/>
          <w:sz w:val="24"/>
          <w:szCs w:val="24"/>
          <w:lang w:val="en-US" w:eastAsia="zh-CN"/>
        </w:rPr>
        <w:t>为了一个女人挡刀？</w:t>
      </w:r>
      <w:r>
        <w:rPr>
          <w:rFonts w:hint="eastAsia" w:ascii="宋体" w:hAnsi="宋体" w:eastAsia="宋体" w:cs="宋体"/>
          <w:sz w:val="24"/>
          <w:szCs w:val="24"/>
          <w:lang w:val="en-US" w:eastAsia="zh-CN"/>
        </w:rPr>
        <w:t>星云骑士，你真是有够蠢的</w:t>
      </w:r>
      <w:r>
        <w:rPr>
          <w:rFonts w:hint="default" w:ascii="宋体" w:hAnsi="宋体" w:eastAsia="宋体" w:cs="宋体"/>
          <w:sz w:val="24"/>
          <w:szCs w:val="24"/>
          <w:lang w:val="en-US" w:eastAsia="zh-CN"/>
        </w:rPr>
        <w:t>！</w:t>
      </w:r>
    </w:p>
    <w:p w14:paraId="42ED9285">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△废墟周围，原本正在溃逃的恶魔停住了脚步。</w:t>
      </w:r>
    </w:p>
    <w:p w14:paraId="0E1B4BC0">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高阶恶魔甲（嘶吼）：他的血在流！星云骑士也会流血！</w:t>
      </w:r>
    </w:p>
    <w:p w14:paraId="58566F7B">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高阶恶魔乙：</w:t>
      </w:r>
      <w:r>
        <w:rPr>
          <w:rFonts w:hint="eastAsia" w:ascii="宋体" w:hAnsi="宋体" w:eastAsia="宋体" w:cs="宋体"/>
          <w:sz w:val="24"/>
          <w:szCs w:val="24"/>
          <w:lang w:val="en-US" w:eastAsia="zh-CN"/>
        </w:rPr>
        <w:t>趁现在！撕碎他！谁吞下他的心脏，谁就是新的魔王！</w:t>
      </w:r>
    </w:p>
    <w:p w14:paraId="46444CAB">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△恶魔</w:t>
      </w:r>
      <w:r>
        <w:rPr>
          <w:rFonts w:hint="eastAsia" w:ascii="宋体" w:hAnsi="宋体" w:eastAsia="宋体" w:cs="宋体"/>
          <w:sz w:val="24"/>
          <w:szCs w:val="24"/>
          <w:lang w:val="en-US" w:eastAsia="zh-CN"/>
        </w:rPr>
        <w:t>们</w:t>
      </w:r>
      <w:r>
        <w:rPr>
          <w:rFonts w:hint="default" w:ascii="宋体" w:hAnsi="宋体" w:eastAsia="宋体" w:cs="宋体"/>
          <w:sz w:val="24"/>
          <w:szCs w:val="24"/>
          <w:lang w:val="en-US" w:eastAsia="zh-CN"/>
        </w:rPr>
        <w:t>再次朝着里文和莱拉所在的高台扑来！</w:t>
      </w:r>
    </w:p>
    <w:p w14:paraId="5DD8AD06">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△尤利乌斯提着剑狂奔</w:t>
      </w:r>
      <w:r>
        <w:rPr>
          <w:rFonts w:hint="eastAsia" w:ascii="宋体" w:hAnsi="宋体" w:eastAsia="宋体" w:cs="宋体"/>
          <w:sz w:val="24"/>
          <w:szCs w:val="24"/>
          <w:lang w:val="en-US" w:eastAsia="zh-CN"/>
        </w:rPr>
        <w:t>，塞弗林化作一团黑雾急速冲向里文</w:t>
      </w:r>
      <w:r>
        <w:rPr>
          <w:rFonts w:hint="default" w:ascii="宋体" w:hAnsi="宋体" w:eastAsia="宋体" w:cs="宋体"/>
          <w:sz w:val="24"/>
          <w:szCs w:val="24"/>
          <w:lang w:val="en-US" w:eastAsia="zh-CN"/>
        </w:rPr>
        <w:t>。</w:t>
      </w:r>
    </w:p>
    <w:p w14:paraId="7AA45D4A">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尤利乌斯：救人！！</w:t>
      </w:r>
      <w:r>
        <w:rPr>
          <w:rFonts w:hint="eastAsia" w:ascii="宋体" w:hAnsi="宋体" w:eastAsia="宋体" w:cs="宋体"/>
          <w:sz w:val="24"/>
          <w:szCs w:val="24"/>
          <w:lang w:val="en-US" w:eastAsia="zh-CN"/>
        </w:rPr>
        <w:t>塞弗林，</w:t>
      </w:r>
      <w:r>
        <w:rPr>
          <w:rFonts w:hint="default" w:ascii="宋体" w:hAnsi="宋体" w:eastAsia="宋体" w:cs="宋体"/>
          <w:sz w:val="24"/>
          <w:szCs w:val="24"/>
          <w:lang w:val="en-US" w:eastAsia="zh-CN"/>
        </w:rPr>
        <w:t>护驾！！</w:t>
      </w:r>
    </w:p>
    <w:p w14:paraId="65A8EA67">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莱拉</w:t>
      </w:r>
      <w:r>
        <w:rPr>
          <w:rFonts w:hint="default" w:ascii="宋体" w:hAnsi="宋体" w:eastAsia="宋体" w:cs="宋体"/>
          <w:sz w:val="24"/>
          <w:szCs w:val="24"/>
          <w:lang w:val="en-US" w:eastAsia="zh-CN"/>
        </w:rPr>
        <w:t>将里文护在身后，</w:t>
      </w:r>
      <w:r>
        <w:rPr>
          <w:rFonts w:hint="eastAsia" w:ascii="宋体" w:hAnsi="宋体" w:eastAsia="宋体" w:cs="宋体"/>
          <w:sz w:val="24"/>
          <w:szCs w:val="24"/>
          <w:lang w:val="en-US" w:eastAsia="zh-CN"/>
        </w:rPr>
        <w:t>手上亮起银白的柔光</w:t>
      </w:r>
      <w:r>
        <w:rPr>
          <w:rFonts w:hint="default" w:ascii="宋体" w:hAnsi="宋体" w:eastAsia="宋体" w:cs="宋体"/>
          <w:sz w:val="24"/>
          <w:szCs w:val="24"/>
          <w:lang w:val="en-US" w:eastAsia="zh-CN"/>
        </w:rPr>
        <w:t>，眼神决绝。</w:t>
      </w:r>
    </w:p>
    <w:p w14:paraId="6FF8ACC6">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莱拉：这次</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换我来保护你。</w:t>
      </w:r>
    </w:p>
    <w:p w14:paraId="07A91D6A">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△里文看着挡在自己身前的背影，微微一怔，随后嘴角</w:t>
      </w:r>
      <w:r>
        <w:rPr>
          <w:rFonts w:hint="eastAsia" w:ascii="宋体" w:hAnsi="宋体" w:eastAsia="宋体" w:cs="宋体"/>
          <w:sz w:val="24"/>
          <w:szCs w:val="24"/>
          <w:lang w:val="en-US" w:eastAsia="zh-CN"/>
        </w:rPr>
        <w:t>上扬</w:t>
      </w:r>
      <w:r>
        <w:rPr>
          <w:rFonts w:hint="default" w:ascii="宋体" w:hAnsi="宋体" w:eastAsia="宋体" w:cs="宋体"/>
          <w:sz w:val="24"/>
          <w:szCs w:val="24"/>
          <w:lang w:val="en-US" w:eastAsia="zh-CN"/>
        </w:rPr>
        <w:t>。</w:t>
      </w:r>
    </w:p>
    <w:p w14:paraId="4CDE2F3C">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里文（轻笑）：行了。本少爷还没弱到需要女人来保护的地步。</w:t>
      </w:r>
    </w:p>
    <w:p w14:paraId="3C24FFB3">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△恶魔统领的大笑戛然而止</w:t>
      </w:r>
      <w:r>
        <w:rPr>
          <w:rFonts w:hint="eastAsia" w:ascii="宋体" w:hAnsi="宋体" w:eastAsia="宋体" w:cs="宋体"/>
          <w:sz w:val="24"/>
          <w:szCs w:val="24"/>
          <w:lang w:val="en-US" w:eastAsia="zh-CN"/>
        </w:rPr>
        <w:t>.</w:t>
      </w:r>
    </w:p>
    <w:p w14:paraId="02D84F2F">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恶魔统领：你、你怎么可能没事？！这上面明明涂了禁魔的剧毒！</w:t>
      </w:r>
    </w:p>
    <w:p w14:paraId="6F422C6C">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△里文发出了一声叹息</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有些无奈地低下头，看了一眼被血弄脏的外套。</w:t>
      </w:r>
    </w:p>
    <w:p w14:paraId="03F75EE9">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里文：</w:t>
      </w:r>
      <w:r>
        <w:rPr>
          <w:rFonts w:hint="eastAsia" w:ascii="宋体" w:hAnsi="宋体" w:eastAsia="宋体" w:cs="宋体"/>
          <w:sz w:val="24"/>
          <w:szCs w:val="24"/>
          <w:lang w:val="en-US" w:eastAsia="zh-CN"/>
        </w:rPr>
        <w:t>你不知道星云骑士毒药免疫吗</w:t>
      </w:r>
      <w:r>
        <w:rPr>
          <w:rFonts w:hint="default" w:ascii="宋体" w:hAnsi="宋体" w:eastAsia="宋体" w:cs="宋体"/>
          <w:sz w:val="24"/>
          <w:szCs w:val="24"/>
          <w:lang w:val="en-US" w:eastAsia="zh-CN"/>
        </w:rPr>
        <w:t>？</w:t>
      </w:r>
    </w:p>
    <w:p w14:paraId="785222D6">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△里文抬起头，看向扑来的恶魔</w:t>
      </w:r>
      <w:r>
        <w:rPr>
          <w:rFonts w:hint="eastAsia" w:ascii="宋体" w:hAnsi="宋体" w:eastAsia="宋体" w:cs="宋体"/>
          <w:sz w:val="24"/>
          <w:szCs w:val="24"/>
          <w:lang w:val="en-US" w:eastAsia="zh-CN"/>
        </w:rPr>
        <w:t>们，</w:t>
      </w:r>
      <w:r>
        <w:rPr>
          <w:rFonts w:hint="default" w:ascii="宋体" w:hAnsi="宋体" w:eastAsia="宋体" w:cs="宋体"/>
          <w:sz w:val="24"/>
          <w:szCs w:val="24"/>
          <w:lang w:val="en-US" w:eastAsia="zh-CN"/>
        </w:rPr>
        <w:t>只是随意地打了个响指。</w:t>
      </w:r>
    </w:p>
    <w:p w14:paraId="7D5DB234">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△无数根细如发丝的幽蓝星线在空间中交织成一张巨网！</w:t>
      </w:r>
    </w:p>
    <w:p w14:paraId="75414790">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△“嗤嗤嗤嗤——！”</w:t>
      </w:r>
    </w:p>
    <w:p w14:paraId="17991993">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△恶魔在触碰到星线的瞬间，</w:t>
      </w:r>
      <w:r>
        <w:rPr>
          <w:rFonts w:hint="eastAsia" w:ascii="宋体" w:hAnsi="宋体" w:eastAsia="宋体" w:cs="宋体"/>
          <w:sz w:val="24"/>
          <w:szCs w:val="24"/>
          <w:lang w:val="en-US" w:eastAsia="zh-CN"/>
        </w:rPr>
        <w:t>就</w:t>
      </w:r>
      <w:r>
        <w:rPr>
          <w:rFonts w:hint="default" w:ascii="宋体" w:hAnsi="宋体" w:eastAsia="宋体" w:cs="宋体"/>
          <w:sz w:val="24"/>
          <w:szCs w:val="24"/>
          <w:lang w:val="en-US" w:eastAsia="zh-CN"/>
        </w:rPr>
        <w:t>在半空中齐刷刷地化为了齑粉</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微风吹过，漫天飞灰洋洋洒洒地落下。</w:t>
      </w:r>
    </w:p>
    <w:p w14:paraId="04BF6898">
      <w:pPr>
        <w:bidi w:val="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△里文站在废墟上，单手搂着惊呆的莱拉。</w:t>
      </w:r>
    </w:p>
    <w:p w14:paraId="5AC062EA">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里文：公主殿下，请你看烟花。</w:t>
      </w:r>
    </w:p>
    <w:p w14:paraId="6B057797">
      <w:pPr>
        <w:pStyle w:val="3"/>
        <w:bidi w:val="0"/>
        <w:rPr>
          <w:rFonts w:hint="eastAsia" w:ascii="宋体" w:hAnsi="宋体" w:eastAsia="宋体" w:cs="宋体"/>
          <w:sz w:val="24"/>
          <w:szCs w:val="24"/>
          <w:lang w:val="en-US" w:eastAsia="zh-CN"/>
        </w:rPr>
      </w:pPr>
      <w:r>
        <w:rPr>
          <w:rFonts w:hint="eastAsia"/>
          <w:lang w:val="en-US" w:eastAsia="zh-CN"/>
        </w:rPr>
        <w:t>第48集</w:t>
      </w:r>
    </w:p>
    <w:p w14:paraId="619D9581">
      <w:pPr>
        <w:bidi w:val="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048-1 帝都主城门至凯旋大道/日/外</w:t>
      </w:r>
    </w:p>
    <w:p w14:paraId="661D896A">
      <w:pPr>
        <w:bidi w:val="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人物：里文、莱拉、尤利乌斯、贵族们、帝都百姓</w:t>
      </w:r>
    </w:p>
    <w:p w14:paraId="46023F4E">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△帝国军队凯旋而归。帝都主城门大开，漫天飘洒着代表胜利的金色与蓝色花瓣，号角声响彻云霄。</w:t>
      </w:r>
    </w:p>
    <w:p w14:paraId="179669D0">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△街道两侧挤满了百姓，他们挥舞着旗帜，声音震耳欲聋。</w:t>
      </w:r>
    </w:p>
    <w:p w14:paraId="0AF4656D">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帝都百姓：星云骑士！星云骑士万岁！帝国万岁！</w:t>
      </w:r>
    </w:p>
    <w:p w14:paraId="3A8AA2AE">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△队伍最前方，尤利乌斯满面红光，笑着挥手。</w:t>
      </w:r>
    </w:p>
    <w:p w14:paraId="02198D94">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尤利乌斯：多亏了朕的好贤婿啊！</w:t>
      </w:r>
    </w:p>
    <w:p w14:paraId="06FC6C4A">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△里文在尤利乌斯的身后，单手控着缰绳，另一只手插在裤兜里，姿态慵懒散漫，莱拉骑着白马并肩走在他身侧。</w:t>
      </w:r>
    </w:p>
    <w:p w14:paraId="42BC033B">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百姓甲：里文少爷是星云骑士！</w:t>
      </w:r>
    </w:p>
    <w:p w14:paraId="23B815D8">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△贵族军官们从百姓身后挤到前面来。</w:t>
      </w:r>
    </w:p>
    <w:p w14:paraId="3694D397">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贵族A（激动）：里文大人！不，星云骑士大人！您就是帝国的太阳！</w:t>
      </w:r>
    </w:p>
    <w:p w14:paraId="616F8062">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贵族B（谄媚）：大人神威盖世，以前都是小的有眼无珠！能亲眼见到您，是我们几辈子修来的荣幸！</w:t>
      </w:r>
    </w:p>
    <w:p w14:paraId="6DD4FB77">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△里文嗤笑一声。</w:t>
      </w:r>
    </w:p>
    <w:p w14:paraId="4C05B516">
      <w:pPr>
        <w:bidi w:val="0"/>
        <w:rPr>
          <w:rFonts w:hint="default" w:ascii="宋体" w:hAnsi="宋体" w:eastAsia="宋体" w:cs="宋体"/>
          <w:sz w:val="24"/>
          <w:szCs w:val="24"/>
          <w:lang w:val="en-US" w:eastAsia="zh-CN"/>
        </w:rPr>
      </w:pPr>
    </w:p>
    <w:p w14:paraId="5B7FBA31">
      <w:pPr>
        <w:bidi w:val="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048-2 帝都广场边缘/日/外（紧接）</w:t>
      </w:r>
    </w:p>
    <w:p w14:paraId="4016998B">
      <w:pPr>
        <w:bidi w:val="0"/>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人物：阿尔瓦多、达里安、维莱拉、里文、莱拉</w:t>
      </w:r>
    </w:p>
    <w:p w14:paraId="36BFBFAC">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△凯旋队伍穿过帝都主街。鲜花从高处洒落，星云骑士的名字响彻整座城市</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街道一侧，三辆囚车被禁卫军押着缓缓前行。</w:t>
      </w:r>
    </w:p>
    <w:p w14:paraId="5145B446">
      <w:pPr>
        <w:bidi w:val="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阿尔瓦多在囚车里面如死灰，浑身颤抖。</w:t>
      </w:r>
    </w:p>
    <w:p w14:paraId="4DD48BDA">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阿尔瓦多：星云骑士......我的儿子，是星云骑士......</w:t>
      </w:r>
    </w:p>
    <w:p w14:paraId="65355C3A">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阿尔瓦多（看向天空）：</w:t>
      </w:r>
      <w:r>
        <w:rPr>
          <w:rFonts w:hint="default" w:ascii="宋体" w:hAnsi="宋体" w:eastAsia="宋体" w:cs="宋体"/>
          <w:sz w:val="24"/>
          <w:szCs w:val="24"/>
          <w:lang w:val="en-US" w:eastAsia="zh-CN"/>
        </w:rPr>
        <w:t>原来……他才是维洛尔家的荣耀。</w:t>
      </w:r>
    </w:p>
    <w:p w14:paraId="68C78D54">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△维莱拉再囚车里死死咬着嘴唇，直到咬出血来。</w:t>
      </w:r>
    </w:p>
    <w:p w14:paraId="39B02331">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维莱拉（嘶哑）：小畜生......那个贱人的儿子......凭什么......凭什么！！</w:t>
      </w:r>
    </w:p>
    <w:p w14:paraId="5B826689">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△达里安双手死死抓着囚车的木栅栏，双眼布满血丝，盯着远处的里文。</w:t>
      </w:r>
    </w:p>
    <w:p w14:paraId="58D18E32">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达里安（疯狂摇头）：不可能！那个只知道喝酒的废物，怎么可能是星云骑士？！我才是维洛尔家的天才！我才是！！</w:t>
      </w:r>
    </w:p>
    <w:p w14:paraId="0CB1273F">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△达里安一口鲜血喷出，疯疯癫癫地瘫坐在囚车里，又哭又笑。</w:t>
      </w:r>
    </w:p>
    <w:p w14:paraId="43C66A08">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△此时，凯旋的队伍正好从囚车所在的街道旁缓缓经过。</w:t>
      </w:r>
    </w:p>
    <w:p w14:paraId="13251E0C">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△阿尔瓦多不顾一切地扑到栅栏前，把手伸出囚车。</w:t>
      </w:r>
    </w:p>
    <w:p w14:paraId="23AA6313">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阿尔瓦多（颤抖）：里文！我错了，我真的知道错了！</w:t>
      </w:r>
    </w:p>
    <w:p w14:paraId="1BE54CD8">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△里文没有回头，达里安疯狂拍打着栅栏。</w:t>
      </w:r>
    </w:p>
    <w:p w14:paraId="50113C15">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达里安：回来！你看我！你凭什么无视我！</w:t>
      </w:r>
    </w:p>
    <w:p w14:paraId="1BED1689">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△莱拉听到了声音，微微皱眉，担忧地看向身边的里文。</w:t>
      </w:r>
    </w:p>
    <w:p w14:paraId="3BDE5CA5">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莱拉（轻声）：里文，那边......</w:t>
      </w:r>
    </w:p>
    <w:p w14:paraId="689AF6D0">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△里文目视前方，随意地摆了摆手。</w:t>
      </w:r>
    </w:p>
    <w:p w14:paraId="17A848CC">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里文：不用管他们。</w:t>
      </w:r>
    </w:p>
    <w:p w14:paraId="6986E7CE">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△里文骑着马，从囚车前不疾不徐地路过。金色的阳光洒在星云骑士的背影上，而囚车里的三人，彻底被淹没在凯旋队伍扬起的阴暗尘埃之中。</w:t>
      </w:r>
    </w:p>
    <w:p w14:paraId="032660A6">
      <w:pPr>
        <w:pStyle w:val="3"/>
        <w:bidi w:val="0"/>
        <w:rPr>
          <w:rFonts w:hint="eastAsia"/>
          <w:lang w:val="en-US" w:eastAsia="zh-CN"/>
        </w:rPr>
      </w:pPr>
      <w:r>
        <w:rPr>
          <w:rFonts w:hint="eastAsia"/>
          <w:lang w:val="en-US" w:eastAsia="zh-CN"/>
        </w:rPr>
        <w:t>第49集</w:t>
      </w:r>
    </w:p>
    <w:p w14:paraId="403A1750">
      <w:pPr>
        <w:bidi w:val="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049-1 皇宫观星露台/夜/外</w:t>
      </w:r>
    </w:p>
    <w:p w14:paraId="7277C3BD">
      <w:pPr>
        <w:bidi w:val="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人物：里文、莱拉</w:t>
      </w:r>
    </w:p>
    <w:p w14:paraId="63A73DFC">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△夜空中繁星闪烁，里文在皇宫最高的观星露台上，只穿了一件单薄的白衬衫，领口微敞。他半倚着栏杆，手里端着一杯红酒，吹着夜风。</w:t>
      </w:r>
    </w:p>
    <w:p w14:paraId="2FC927C2">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△莱拉穿着常服，向里文走来。</w:t>
      </w:r>
    </w:p>
    <w:p w14:paraId="281D5A48">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△里文没有回头，抿了一口酒，轻笑。</w:t>
      </w:r>
    </w:p>
    <w:p w14:paraId="41A803DA">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里文：公主殿下，深夜私会准驸马，传出去会影响您名声。</w:t>
      </w:r>
    </w:p>
    <w:p w14:paraId="089D44CB">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△莱拉走到他身边，学着他的样子，双手扶在栏杆上，与他并肩看向远方的万家灯火。</w:t>
      </w:r>
    </w:p>
    <w:p w14:paraId="18F68965">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莱拉：全帝国现在都把你当成救世主，我想见你，还得排队呢。</w:t>
      </w:r>
    </w:p>
    <w:p w14:paraId="386E0C20">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△夜风吹拂，两人沉默了片刻。莱拉转头看着里文的侧脸。</w:t>
      </w:r>
    </w:p>
    <w:p w14:paraId="5CC7091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莱拉：里文，我不明白，你明明有强大力量，为什么之前宁愿装作纨绔，也不肯告诉任何人你就是星云骑士？</w:t>
      </w:r>
    </w:p>
    <w:p w14:paraId="6EB19377">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△里文晃了晃酒杯，自嘲地笑了一声。</w:t>
      </w:r>
    </w:p>
    <w:p w14:paraId="7D44AE65">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里文：公主殿下，你从小在皇室的保护下长大，把一切想得太简单了。</w:t>
      </w:r>
    </w:p>
    <w:p w14:paraId="633B31D1">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△里文转过头，直视莱拉。</w:t>
      </w:r>
    </w:p>
    <w:p w14:paraId="0601D177">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里文：过去我有力量，但没有权力。而一个公爵府里被厌弃的次子，突然拥有足以改变帝国格局的力量，会发生什么？</w:t>
      </w:r>
    </w:p>
    <w:p w14:paraId="746510F0">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△莱拉一怔，愣愣的看着里文。</w:t>
      </w:r>
    </w:p>
    <w:p w14:paraId="1816931B">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里文（冷酷）：所有人都会想利用控制我，皇室也未必会放过我。所以一个败家的废物，才是我最好的选择。</w:t>
      </w:r>
    </w:p>
    <w:p w14:paraId="066C8E79">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莱拉：包括让我误会你？</w:t>
      </w:r>
    </w:p>
    <w:p w14:paraId="72F02834">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里文：尤其是让你误会我。</w:t>
      </w:r>
    </w:p>
    <w:p w14:paraId="09399433">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△莱拉抓紧了栏杆，指节微微泛白。她定定地看着里文。</w:t>
      </w:r>
    </w:p>
    <w:p w14:paraId="0B7ACAAB">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莱拉：所以......大婚，父皇，还有我......我在你眼里，也只是一颗用来借势的棋子，对吗？</w:t>
      </w:r>
    </w:p>
    <w:p w14:paraId="51FE2833">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△里文将杯中的酒一饮而尽。</w:t>
      </w:r>
    </w:p>
    <w:p w14:paraId="200B8C0C">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里文：我承认，一开始是。我接受婚约，是为了拿到权力和皇帝的奖赏。那时的你，对我来说，也只是这条路上的一环。</w:t>
      </w:r>
    </w:p>
    <w:p w14:paraId="5BE36904">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△莱拉深深吸了一口气，松开抓着栏杆的手，上前一步。</w:t>
      </w:r>
    </w:p>
    <w:p w14:paraId="7E967E43">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莱拉：但是观星塔那晚，你还是来了。我以为你会害怕，可你冲过来，挡在我面前，还差点被传送门一起拖走，那一刻我才发现，也许你不是表现上的那样。</w:t>
      </w:r>
    </w:p>
    <w:p w14:paraId="650B1582">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△莱拉轻轻吸了一口气，神色郑重起来。</w:t>
      </w:r>
    </w:p>
    <w:p w14:paraId="46AFE77A">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莱拉：我爱慕过星云骑士，也厌恶过里文。可现在我知道，他们都是你。</w:t>
      </w:r>
    </w:p>
    <w:p w14:paraId="55EADEF0">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莱拉（认真）：我想用自己的眼睛重新认识你。</w:t>
      </w:r>
    </w:p>
    <w:p w14:paraId="65B30724">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△里文脸上的轻佻慢慢收起，神色也认真起来。</w:t>
      </w:r>
    </w:p>
    <w:p w14:paraId="41FED173">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莱拉：那么，重新认识一下。我是阿斯特雷昂帝国的公主，莱拉。</w:t>
      </w:r>
    </w:p>
    <w:p w14:paraId="1F4AD1AC">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△里文看着莱拉伸出的手，轻笑一声，握住。</w:t>
      </w:r>
    </w:p>
    <w:p w14:paraId="6417611E">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里文：我的荣幸，殿下。</w:t>
      </w:r>
    </w:p>
    <w:p w14:paraId="7D4CC19A">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△里文微微欠身。</w:t>
      </w:r>
    </w:p>
    <w:p w14:paraId="5BD64CCF">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里文：在下是星云骑士，里文。</w:t>
      </w:r>
    </w:p>
    <w:p w14:paraId="66E0A8AC">
      <w:pPr>
        <w:pStyle w:val="3"/>
        <w:bidi w:val="0"/>
        <w:rPr>
          <w:rFonts w:hint="eastAsia" w:ascii="宋体" w:hAnsi="宋体" w:eastAsia="宋体" w:cs="宋体"/>
          <w:sz w:val="24"/>
          <w:szCs w:val="24"/>
          <w:lang w:val="en-US" w:eastAsia="zh-CN"/>
        </w:rPr>
      </w:pPr>
      <w:r>
        <w:rPr>
          <w:rFonts w:hint="eastAsia"/>
          <w:lang w:val="en-US" w:eastAsia="zh-CN"/>
        </w:rPr>
        <w:t>第50集</w:t>
      </w:r>
    </w:p>
    <w:p w14:paraId="7F8EE26F">
      <w:pPr>
        <w:bidi w:val="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050-1 皇宫大殿/日/内</w:t>
      </w:r>
    </w:p>
    <w:p w14:paraId="75EB67D5">
      <w:pPr>
        <w:bidi w:val="0"/>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人物：尤利乌斯、里文、莱拉、塞弗林、朝臣们</w:t>
      </w:r>
    </w:p>
    <w:p w14:paraId="26C4248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△尤利乌斯站在高高的御阶之上，俯视群臣。</w:t>
      </w:r>
    </w:p>
    <w:p w14:paraId="18697842">
      <w:pPr>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尤利乌斯：今日，朕在此正式宣告，里文·维洛尔，从即日起，加封为帝国最高军事统帅！</w:t>
      </w:r>
    </w:p>
    <w:p w14:paraId="655200A5">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△群臣齐刷刷地单膝跪地，动作整齐划一。</w:t>
      </w:r>
    </w:p>
    <w:p w14:paraId="48755BDD">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群臣（齐声）：参见星云统帅！！</w:t>
      </w:r>
    </w:p>
    <w:p w14:paraId="009D9770">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△尤利乌斯看向一旁的里文与莱拉，眼中满是欣慰。</w:t>
      </w:r>
    </w:p>
    <w:p w14:paraId="41420658">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尤利乌斯：同时，朕正式宣布，里文与莱拉长公主，不日举行大婚！</w:t>
      </w:r>
    </w:p>
    <w:p w14:paraId="434B4330">
      <w:pPr>
        <w:bidi w:val="0"/>
        <w:rPr>
          <w:rFonts w:hint="eastAsia" w:ascii="宋体" w:hAnsi="宋体" w:eastAsia="宋体" w:cs="宋体"/>
          <w:sz w:val="24"/>
          <w:szCs w:val="24"/>
          <w:lang w:val="en-US" w:eastAsia="zh-CN"/>
        </w:rPr>
      </w:pPr>
    </w:p>
    <w:p w14:paraId="220BFCE4">
      <w:pPr>
        <w:bidi w:val="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050-2 蒙太奇混剪/日/外</w:t>
      </w:r>
    </w:p>
    <w:p w14:paraId="22B50B7A">
      <w:pPr>
        <w:bidi w:val="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人物：里文VO、维莱拉、达里安、阿尔瓦多</w:t>
      </w:r>
    </w:p>
    <w:p w14:paraId="5374D592">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△【画面快速闪过】</w:t>
      </w:r>
    </w:p>
    <w:p w14:paraId="57625957">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△死牢刑场上，维莱拉披头散发地被套上绞刑架的绳索。绞手拉下摇杆，维莱拉在绝望中无力地挣扎、断气。</w:t>
      </w:r>
    </w:p>
    <w:p w14:paraId="5CB1EF3E">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△边境的放逐之路上，达里安戴着沉重的镣铐，如同行尸走肉般在风沙中跌跌撞撞人。</w:t>
      </w:r>
    </w:p>
    <w:p w14:paraId="690D2532">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△公爵府内，阿尔瓦多头发花白，瘫坐在冰冷的地板上。他看着墙上维洛尔家族的徽章，老泪纵横，悔恨终生。</w:t>
      </w:r>
    </w:p>
    <w:p w14:paraId="6271CE1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里文VO（平静）：所有欠下血债的人，都付出了代价。</w:t>
      </w:r>
    </w:p>
    <w:p w14:paraId="1D67FC1C">
      <w:pPr>
        <w:bidi w:val="0"/>
        <w:rPr>
          <w:rFonts w:hint="eastAsia" w:ascii="宋体" w:hAnsi="宋体" w:eastAsia="宋体" w:cs="宋体"/>
          <w:sz w:val="24"/>
          <w:szCs w:val="24"/>
          <w:lang w:val="en-US" w:eastAsia="zh-CN"/>
        </w:rPr>
      </w:pPr>
    </w:p>
    <w:p w14:paraId="39219F34">
      <w:pPr>
        <w:bidi w:val="0"/>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050-3 帝都郊外，无名墓地/夕阳/外</w:t>
      </w:r>
      <w:r>
        <w:rPr>
          <w:rFonts w:hint="default" w:ascii="宋体" w:hAnsi="宋体" w:eastAsia="宋体" w:cs="宋体"/>
          <w:b/>
          <w:bCs/>
          <w:sz w:val="24"/>
          <w:szCs w:val="24"/>
          <w:lang w:val="en-US" w:eastAsia="zh-CN"/>
        </w:rPr>
        <w:t xml:space="preserve"> </w:t>
      </w:r>
    </w:p>
    <w:p w14:paraId="244E9FCB">
      <w:pPr>
        <w:bidi w:val="0"/>
        <w:rPr>
          <w:rFonts w:hint="eastAsia" w:ascii="宋体" w:hAnsi="宋体" w:eastAsia="宋体" w:cs="宋体"/>
          <w:b/>
          <w:bCs/>
          <w:sz w:val="24"/>
          <w:szCs w:val="24"/>
          <w:lang w:val="en-US" w:eastAsia="zh-CN"/>
        </w:rPr>
      </w:pPr>
      <w:r>
        <w:rPr>
          <w:rFonts w:hint="default" w:ascii="宋体" w:hAnsi="宋体" w:eastAsia="宋体" w:cs="宋体"/>
          <w:b/>
          <w:bCs/>
          <w:sz w:val="24"/>
          <w:szCs w:val="24"/>
          <w:lang w:val="en-US" w:eastAsia="zh-CN"/>
        </w:rPr>
        <w:t>人物：里文、莱拉</w:t>
      </w:r>
    </w:p>
    <w:p w14:paraId="74995C36">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△夕阳的余晖将整片墓地染成了温暖的金红色。</w:t>
      </w:r>
    </w:p>
    <w:p w14:paraId="7B06052C">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△里文弯下腰，将一束洁白的星辰花放在一座墓碑前，随后拿出一瓶红酒，洒在墓前的泥土上。</w:t>
      </w:r>
    </w:p>
    <w:p w14:paraId="747A7458">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里文（轻声）：母亲，我来看您了。一切都结束了，您可以安息了。</w:t>
      </w:r>
    </w:p>
    <w:p w14:paraId="5BCAFB04">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△莱拉穿着一身素雅的长裙，安静地走到他身边。</w:t>
      </w:r>
    </w:p>
    <w:p w14:paraId="1580BBC9">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里文：我母亲是个很温柔的人。如果她还在，一定会嘱咐我好好对你。</w:t>
      </w:r>
    </w:p>
    <w:p w14:paraId="3C95A6FD">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莱拉（柔声）：能教出帝国最伟大的英雄，她一定是一位非常了不起的母亲。</w:t>
      </w:r>
    </w:p>
    <w:p w14:paraId="6A5E3939">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△【特写】里文垂在身侧的手，微微动了一下。</w:t>
      </w:r>
    </w:p>
    <w:p w14:paraId="6C9CF435">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△里文缓缓伸出手，极其自然且坚定地握住了莱拉的手。</w:t>
      </w:r>
    </w:p>
    <w:p w14:paraId="12DE36B8">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△莱拉微微一怔。她转过头，看向身边的里文。</w:t>
      </w:r>
    </w:p>
    <w:p w14:paraId="2A560CCF">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里文：走吧，未婚妻，我们回家。</w:t>
      </w:r>
    </w:p>
    <w:p w14:paraId="41E10EF2">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△莱拉反握住里文的手，脸上绽开一个笑容。</w:t>
      </w:r>
    </w:p>
    <w:p w14:paraId="793D4A55">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莱拉：好，回家。</w:t>
      </w:r>
    </w:p>
    <w:p w14:paraId="3110D5AF">
      <w:pPr>
        <w:bidi w:val="0"/>
        <w:rPr>
          <w:rFonts w:hint="eastAsia" w:ascii="宋体" w:hAnsi="宋体" w:eastAsia="宋体" w:cs="宋体"/>
          <w:sz w:val="24"/>
          <w:szCs w:val="24"/>
          <w:lang w:val="en-US" w:eastAsia="zh-CN"/>
        </w:rPr>
      </w:pPr>
    </w:p>
    <w:p w14:paraId="18741735">
      <w:pPr>
        <w:bidi w:val="0"/>
        <w:rPr>
          <w:rFonts w:hint="eastAsia" w:ascii="宋体" w:hAnsi="宋体" w:eastAsia="宋体" w:cs="宋体"/>
          <w:sz w:val="24"/>
          <w:szCs w:val="24"/>
          <w:lang w:val="en-US" w:eastAsia="zh-CN"/>
        </w:rPr>
      </w:pPr>
    </w:p>
    <w:p w14:paraId="1BCF4914">
      <w:pPr>
        <w:bidi w:val="0"/>
        <w:rPr>
          <w:rFonts w:hint="eastAsia" w:ascii="宋体" w:hAnsi="宋体" w:eastAsia="宋体" w:cs="宋体"/>
          <w:sz w:val="24"/>
          <w:szCs w:val="24"/>
          <w:lang w:val="en-US" w:eastAsia="zh-CN"/>
        </w:rPr>
      </w:pPr>
    </w:p>
    <w:p w14:paraId="7D418661">
      <w:pPr>
        <w:bidi w:val="0"/>
        <w:rPr>
          <w:rFonts w:hint="eastAsia" w:ascii="宋体" w:hAnsi="宋体" w:eastAsia="宋体" w:cs="宋体"/>
          <w:sz w:val="24"/>
          <w:szCs w:val="24"/>
          <w:lang w:val="en-US" w:eastAsia="zh-CN"/>
        </w:rPr>
      </w:pPr>
    </w:p>
    <w:p w14:paraId="5C2D771E">
      <w:pPr>
        <w:bidi w:val="0"/>
        <w:rPr>
          <w:rFonts w:hint="default"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z" w:date="2026-06-30T17:12:15Z" w:initials="">
    <w:p w14:paraId="0200FFDA">
      <w:pPr>
        <w:pStyle w:val="5"/>
        <w:rPr>
          <w:rFonts w:hint="default" w:eastAsia="微软雅黑"/>
          <w:lang w:val="en-US" w:eastAsia="zh-CN"/>
        </w:rPr>
      </w:pPr>
      <w:r>
        <w:rPr>
          <w:rFonts w:hint="eastAsia"/>
          <w:lang w:val="en-US" w:eastAsia="zh-CN"/>
        </w:rPr>
        <w:t>里文少爷刚赢了星云竞技场，得了驸马头衔就来我们这，难道不怕公主殿下生气嘛？</w:t>
      </w:r>
    </w:p>
  </w:comment>
  <w:comment w:id="1" w:author="z'z" w:date="2026-06-30T17:13:31Z" w:initials="">
    <w:p w14:paraId="4E4F4690">
      <w:pPr>
        <w:pStyle w:val="5"/>
        <w:rPr>
          <w:rFonts w:hint="default" w:eastAsia="微软雅黑"/>
          <w:lang w:val="en-US" w:eastAsia="zh-CN"/>
        </w:rPr>
      </w:pPr>
      <w:r>
        <w:rPr>
          <w:rFonts w:hint="eastAsia"/>
          <w:lang w:val="en-US" w:eastAsia="zh-CN"/>
        </w:rPr>
        <w:t>绿茶一点这个女的，薇薇安是一个能游走于里文和皇帝身边的女人，这里说的话哪里有女人味！</w:t>
      </w:r>
    </w:p>
  </w:comment>
  <w:comment w:id="2" w:author="z'z" w:date="2026-06-30T17:34:58Z" w:initials="">
    <w:p w14:paraId="7EE1BCEA">
      <w:pPr>
        <w:pStyle w:val="5"/>
        <w:rPr>
          <w:rFonts w:hint="default" w:eastAsia="微软雅黑"/>
          <w:lang w:val="en-US" w:eastAsia="zh-CN"/>
        </w:rPr>
      </w:pPr>
      <w:r>
        <w:rPr>
          <w:rFonts w:hint="eastAsia"/>
          <w:lang w:val="en-US" w:eastAsia="zh-CN"/>
        </w:rPr>
        <w:t>根据上集调整</w:t>
      </w:r>
    </w:p>
  </w:comment>
  <w:comment w:id="3" w:author="z'z" w:date="2026-06-30T17:33:11Z" w:initials="">
    <w:p w14:paraId="4DCF750A">
      <w:pPr>
        <w:pStyle w:val="5"/>
        <w:rPr>
          <w:rFonts w:hint="default" w:eastAsia="微软雅黑"/>
          <w:lang w:val="en-US" w:eastAsia="zh-CN"/>
        </w:rPr>
      </w:pPr>
      <w:r>
        <w:rPr>
          <w:rFonts w:hint="eastAsia"/>
          <w:lang w:val="en-US" w:eastAsia="zh-CN"/>
        </w:rPr>
        <w:t>直接进冲突。</w:t>
      </w:r>
    </w:p>
  </w:comment>
  <w:comment w:id="4" w:author="z'z" w:date="2026-06-30T17:46:17Z" w:initials="">
    <w:p w14:paraId="1AB66D17">
      <w:pPr>
        <w:pStyle w:val="5"/>
        <w:rPr>
          <w:rFonts w:hint="eastAsia"/>
          <w:lang w:val="en-US" w:eastAsia="zh-CN"/>
        </w:rPr>
      </w:pPr>
      <w:r>
        <w:rPr>
          <w:rFonts w:hint="eastAsia"/>
          <w:lang w:val="en-US" w:eastAsia="zh-CN"/>
        </w:rPr>
        <w:t>卡点调整强硬动手：皇帝声音传出VO：都给我住手，我看谁敢动他！</w:t>
      </w:r>
    </w:p>
    <w:p w14:paraId="4559ADF6">
      <w:pPr>
        <w:pStyle w:val="5"/>
        <w:rPr>
          <w:rFonts w:hint="default" w:eastAsia="微软雅黑"/>
          <w:lang w:val="en-US" w:eastAsia="zh-CN"/>
        </w:rPr>
      </w:pPr>
      <w:r>
        <w:rPr>
          <w:rFonts w:ascii="宋体" w:hAnsi="宋体" w:eastAsia="宋体" w:cs="宋体"/>
          <w:sz w:val="24"/>
          <w:szCs w:val="24"/>
        </w:rPr>
        <w:t>△</w:t>
      </w:r>
      <w:r>
        <w:rPr>
          <w:rFonts w:hint="eastAsia" w:asciiTheme="minorEastAsia" w:hAnsiTheme="minorEastAsia" w:eastAsiaTheme="minorEastAsia" w:cstheme="minorEastAsia"/>
          <w:b w:val="0"/>
          <w:bCs w:val="0"/>
          <w:sz w:val="24"/>
          <w:szCs w:val="24"/>
          <w:lang w:val="en-US" w:eastAsia="zh-CN"/>
        </w:rPr>
        <w:t>阿尔瓦多几人一楞，朝门口看去</w:t>
      </w:r>
      <w:r>
        <w:rPr>
          <w:rFonts w:hint="eastAsia"/>
          <w:lang w:val="en-US" w:eastAsia="zh-CN"/>
        </w:rPr>
        <w:br w:type="textWrapping"/>
      </w:r>
    </w:p>
  </w:comment>
  <w:comment w:id="5" w:author="z'z" w:date="2026-06-30T17:51:43Z" w:initials="">
    <w:p w14:paraId="7C3BA280">
      <w:pPr>
        <w:pStyle w:val="5"/>
        <w:rPr>
          <w:rFonts w:hint="eastAsia" w:eastAsia="微软雅黑"/>
          <w:lang w:eastAsia="zh-CN"/>
        </w:rPr>
      </w:pPr>
      <w:r>
        <w:rPr>
          <w:rFonts w:hint="eastAsia"/>
          <w:lang w:eastAsia="zh-CN"/>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200FFDA" w15:done="0"/>
  <w15:commentEx w15:paraId="4E4F4690" w15:done="0"/>
  <w15:commentEx w15:paraId="7EE1BCEA" w15:done="0"/>
  <w15:commentEx w15:paraId="4DCF750A" w15:done="0"/>
  <w15:commentEx w15:paraId="4559ADF6" w15:done="0"/>
  <w15:commentEx w15:paraId="7C3BA28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auto"/>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z">
    <w15:presenceInfo w15:providerId="WPS Office" w15:userId="10755893956"/>
  </w15:person>
  <w15:person w15:author="salted鱼">
    <w15:presenceInfo w15:providerId="WPS Office" w15:userId="44504172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embedSystemFonts/>
  <w:bordersDoNotSurroundHeader w:val="0"/>
  <w:bordersDoNotSurroundFooter w:val="0"/>
  <w:revisionView w:markup="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5508B"/>
    <w:rsid w:val="00E45EEE"/>
    <w:rsid w:val="0115510C"/>
    <w:rsid w:val="017716F4"/>
    <w:rsid w:val="01AA53CD"/>
    <w:rsid w:val="02017B58"/>
    <w:rsid w:val="0261487E"/>
    <w:rsid w:val="03217B69"/>
    <w:rsid w:val="03241F4C"/>
    <w:rsid w:val="03254437"/>
    <w:rsid w:val="033F494F"/>
    <w:rsid w:val="03D41080"/>
    <w:rsid w:val="041B67EC"/>
    <w:rsid w:val="042009A5"/>
    <w:rsid w:val="043D09D3"/>
    <w:rsid w:val="05056200"/>
    <w:rsid w:val="052A53FB"/>
    <w:rsid w:val="056401E1"/>
    <w:rsid w:val="057743B8"/>
    <w:rsid w:val="05C63706"/>
    <w:rsid w:val="061614DB"/>
    <w:rsid w:val="066A24F0"/>
    <w:rsid w:val="066B7744"/>
    <w:rsid w:val="06FD66C2"/>
    <w:rsid w:val="070662D2"/>
    <w:rsid w:val="07283BBC"/>
    <w:rsid w:val="07716FC5"/>
    <w:rsid w:val="078828AD"/>
    <w:rsid w:val="07A27794"/>
    <w:rsid w:val="081B727D"/>
    <w:rsid w:val="08AC6127"/>
    <w:rsid w:val="08C6368D"/>
    <w:rsid w:val="091C32AD"/>
    <w:rsid w:val="097D074F"/>
    <w:rsid w:val="09886B94"/>
    <w:rsid w:val="09CB2973"/>
    <w:rsid w:val="09E0077E"/>
    <w:rsid w:val="0A2166A1"/>
    <w:rsid w:val="0A7D11C6"/>
    <w:rsid w:val="0A8C5F5E"/>
    <w:rsid w:val="0AAE35C0"/>
    <w:rsid w:val="0B065FC2"/>
    <w:rsid w:val="0B322488"/>
    <w:rsid w:val="0B845139"/>
    <w:rsid w:val="0BE92617"/>
    <w:rsid w:val="0C09094D"/>
    <w:rsid w:val="0C28597F"/>
    <w:rsid w:val="0C337593"/>
    <w:rsid w:val="0C411257"/>
    <w:rsid w:val="0C71390F"/>
    <w:rsid w:val="0CAA0BCF"/>
    <w:rsid w:val="0CC207F1"/>
    <w:rsid w:val="0CC63A4D"/>
    <w:rsid w:val="0CE8081C"/>
    <w:rsid w:val="0CFC6D53"/>
    <w:rsid w:val="0DD124B7"/>
    <w:rsid w:val="0E4806A0"/>
    <w:rsid w:val="0E72571D"/>
    <w:rsid w:val="0E740D63"/>
    <w:rsid w:val="0F31382A"/>
    <w:rsid w:val="0F4C0664"/>
    <w:rsid w:val="101171E1"/>
    <w:rsid w:val="107054BE"/>
    <w:rsid w:val="10815624"/>
    <w:rsid w:val="109E6C9D"/>
    <w:rsid w:val="10A3105B"/>
    <w:rsid w:val="10C81F6C"/>
    <w:rsid w:val="11115E0C"/>
    <w:rsid w:val="11605DC1"/>
    <w:rsid w:val="12011292"/>
    <w:rsid w:val="1215360D"/>
    <w:rsid w:val="12723F3D"/>
    <w:rsid w:val="12784FFA"/>
    <w:rsid w:val="127C6B6A"/>
    <w:rsid w:val="12B96034"/>
    <w:rsid w:val="13230D6D"/>
    <w:rsid w:val="132C233E"/>
    <w:rsid w:val="138E124B"/>
    <w:rsid w:val="141A663B"/>
    <w:rsid w:val="14223741"/>
    <w:rsid w:val="14465F8D"/>
    <w:rsid w:val="145558C5"/>
    <w:rsid w:val="146D5C8D"/>
    <w:rsid w:val="1472462E"/>
    <w:rsid w:val="1474419A"/>
    <w:rsid w:val="148F2C03"/>
    <w:rsid w:val="14C72A25"/>
    <w:rsid w:val="15086EEE"/>
    <w:rsid w:val="152534E9"/>
    <w:rsid w:val="1537146E"/>
    <w:rsid w:val="15676B7D"/>
    <w:rsid w:val="15794927"/>
    <w:rsid w:val="15B526AD"/>
    <w:rsid w:val="15BE773A"/>
    <w:rsid w:val="15D05B4B"/>
    <w:rsid w:val="15DF34F1"/>
    <w:rsid w:val="160C6457"/>
    <w:rsid w:val="16354429"/>
    <w:rsid w:val="166444E5"/>
    <w:rsid w:val="16BC7E7D"/>
    <w:rsid w:val="16BE1E47"/>
    <w:rsid w:val="172C1899"/>
    <w:rsid w:val="17BD5C5B"/>
    <w:rsid w:val="17BD62D9"/>
    <w:rsid w:val="17DA1A37"/>
    <w:rsid w:val="18104D99"/>
    <w:rsid w:val="188C1E56"/>
    <w:rsid w:val="18CA1D3A"/>
    <w:rsid w:val="19282B0A"/>
    <w:rsid w:val="196D4C8C"/>
    <w:rsid w:val="197467ED"/>
    <w:rsid w:val="199E386A"/>
    <w:rsid w:val="19B7492C"/>
    <w:rsid w:val="19D50EAB"/>
    <w:rsid w:val="19EC6CCB"/>
    <w:rsid w:val="1A0A200E"/>
    <w:rsid w:val="1AB538EA"/>
    <w:rsid w:val="1ABC20EB"/>
    <w:rsid w:val="1AC272B8"/>
    <w:rsid w:val="1ACC4407"/>
    <w:rsid w:val="1B0B1E6A"/>
    <w:rsid w:val="1B6F1962"/>
    <w:rsid w:val="1BA32407"/>
    <w:rsid w:val="1BCD0437"/>
    <w:rsid w:val="1BF459AB"/>
    <w:rsid w:val="1C177904"/>
    <w:rsid w:val="1C2F4C4D"/>
    <w:rsid w:val="1C7D3C0B"/>
    <w:rsid w:val="1CA23671"/>
    <w:rsid w:val="1CF4520D"/>
    <w:rsid w:val="1D4845C9"/>
    <w:rsid w:val="1D745CED"/>
    <w:rsid w:val="1D792624"/>
    <w:rsid w:val="1E181AED"/>
    <w:rsid w:val="1E214A6A"/>
    <w:rsid w:val="1E90231B"/>
    <w:rsid w:val="1F0926FA"/>
    <w:rsid w:val="1F39231C"/>
    <w:rsid w:val="1F5844BB"/>
    <w:rsid w:val="1F5C4703"/>
    <w:rsid w:val="1FB21E1D"/>
    <w:rsid w:val="1FCF628C"/>
    <w:rsid w:val="1FDE2C12"/>
    <w:rsid w:val="1FEB532F"/>
    <w:rsid w:val="1FF22B62"/>
    <w:rsid w:val="1FFD2773"/>
    <w:rsid w:val="201725C8"/>
    <w:rsid w:val="20323695"/>
    <w:rsid w:val="206E043A"/>
    <w:rsid w:val="21A8172A"/>
    <w:rsid w:val="21E36C06"/>
    <w:rsid w:val="22327245"/>
    <w:rsid w:val="22B1477A"/>
    <w:rsid w:val="23545BD4"/>
    <w:rsid w:val="2398757C"/>
    <w:rsid w:val="239F4DAE"/>
    <w:rsid w:val="23C40371"/>
    <w:rsid w:val="23E26A49"/>
    <w:rsid w:val="241E6ECF"/>
    <w:rsid w:val="24304BEB"/>
    <w:rsid w:val="24493596"/>
    <w:rsid w:val="24C0322E"/>
    <w:rsid w:val="24F82168"/>
    <w:rsid w:val="250C32D4"/>
    <w:rsid w:val="25315EDA"/>
    <w:rsid w:val="256F5577"/>
    <w:rsid w:val="258C1362"/>
    <w:rsid w:val="25C603D0"/>
    <w:rsid w:val="25F06A0B"/>
    <w:rsid w:val="25FA5705"/>
    <w:rsid w:val="25FD7B6A"/>
    <w:rsid w:val="267C13D7"/>
    <w:rsid w:val="2680094A"/>
    <w:rsid w:val="2681079B"/>
    <w:rsid w:val="268A3AF4"/>
    <w:rsid w:val="26B24DF9"/>
    <w:rsid w:val="272B48C6"/>
    <w:rsid w:val="27483067"/>
    <w:rsid w:val="275814FC"/>
    <w:rsid w:val="27734588"/>
    <w:rsid w:val="277B2154"/>
    <w:rsid w:val="279D7857"/>
    <w:rsid w:val="27C94452"/>
    <w:rsid w:val="27F54F9D"/>
    <w:rsid w:val="281318C7"/>
    <w:rsid w:val="281F026C"/>
    <w:rsid w:val="284E7F2E"/>
    <w:rsid w:val="291F1B43"/>
    <w:rsid w:val="295F6AE4"/>
    <w:rsid w:val="297E0FC2"/>
    <w:rsid w:val="29B844D4"/>
    <w:rsid w:val="29D100AA"/>
    <w:rsid w:val="2A1D4C7F"/>
    <w:rsid w:val="2AEB2687"/>
    <w:rsid w:val="2B3844FD"/>
    <w:rsid w:val="2B487ADA"/>
    <w:rsid w:val="2B801021"/>
    <w:rsid w:val="2BCF42EC"/>
    <w:rsid w:val="2BD450D3"/>
    <w:rsid w:val="2BE07D12"/>
    <w:rsid w:val="2BFD09A6"/>
    <w:rsid w:val="2C221980"/>
    <w:rsid w:val="2C3A38C6"/>
    <w:rsid w:val="2CCD64E8"/>
    <w:rsid w:val="2CD635D3"/>
    <w:rsid w:val="2D3A4D61"/>
    <w:rsid w:val="2D6B4704"/>
    <w:rsid w:val="2DB431AA"/>
    <w:rsid w:val="2DBB365F"/>
    <w:rsid w:val="2DF950BB"/>
    <w:rsid w:val="2E580034"/>
    <w:rsid w:val="2E7035CF"/>
    <w:rsid w:val="2EB23BE8"/>
    <w:rsid w:val="2ECB2EFB"/>
    <w:rsid w:val="2EE23DA1"/>
    <w:rsid w:val="2EF73CF0"/>
    <w:rsid w:val="2EFB72A5"/>
    <w:rsid w:val="2EFF79A7"/>
    <w:rsid w:val="2F055134"/>
    <w:rsid w:val="2FAD4648"/>
    <w:rsid w:val="2FE029D7"/>
    <w:rsid w:val="30276510"/>
    <w:rsid w:val="303643A5"/>
    <w:rsid w:val="3050190A"/>
    <w:rsid w:val="30AC4667"/>
    <w:rsid w:val="30DB1837"/>
    <w:rsid w:val="310D77FB"/>
    <w:rsid w:val="313635EE"/>
    <w:rsid w:val="317E24A7"/>
    <w:rsid w:val="318F1FBE"/>
    <w:rsid w:val="320A2F43"/>
    <w:rsid w:val="32103E32"/>
    <w:rsid w:val="322C1F03"/>
    <w:rsid w:val="328C1120"/>
    <w:rsid w:val="328F5FEE"/>
    <w:rsid w:val="32B81BA7"/>
    <w:rsid w:val="333472C1"/>
    <w:rsid w:val="33446DD8"/>
    <w:rsid w:val="34024947"/>
    <w:rsid w:val="345B6AD0"/>
    <w:rsid w:val="345D5867"/>
    <w:rsid w:val="34674357"/>
    <w:rsid w:val="34922A3C"/>
    <w:rsid w:val="349D4460"/>
    <w:rsid w:val="34A053E5"/>
    <w:rsid w:val="34A35D81"/>
    <w:rsid w:val="34B306BA"/>
    <w:rsid w:val="34D16D92"/>
    <w:rsid w:val="3529272A"/>
    <w:rsid w:val="354910AD"/>
    <w:rsid w:val="35E70A21"/>
    <w:rsid w:val="35F25212"/>
    <w:rsid w:val="361B48D1"/>
    <w:rsid w:val="36DE12F2"/>
    <w:rsid w:val="379231B9"/>
    <w:rsid w:val="37932209"/>
    <w:rsid w:val="37A75B88"/>
    <w:rsid w:val="37A80C14"/>
    <w:rsid w:val="37FE02EA"/>
    <w:rsid w:val="37FFCEF1"/>
    <w:rsid w:val="3814321D"/>
    <w:rsid w:val="3828112E"/>
    <w:rsid w:val="38C84008"/>
    <w:rsid w:val="390414E4"/>
    <w:rsid w:val="392C4597"/>
    <w:rsid w:val="39400042"/>
    <w:rsid w:val="399A1E48"/>
    <w:rsid w:val="3A06303A"/>
    <w:rsid w:val="3AC058DE"/>
    <w:rsid w:val="3AD100CE"/>
    <w:rsid w:val="3ADA3F1A"/>
    <w:rsid w:val="3AF410E4"/>
    <w:rsid w:val="3B343BD6"/>
    <w:rsid w:val="3B632B7A"/>
    <w:rsid w:val="3B8930F3"/>
    <w:rsid w:val="3BF33A92"/>
    <w:rsid w:val="3C137A02"/>
    <w:rsid w:val="3C345B6C"/>
    <w:rsid w:val="3CAB1C76"/>
    <w:rsid w:val="3CC55D91"/>
    <w:rsid w:val="3CDA1D68"/>
    <w:rsid w:val="3CEBBC1D"/>
    <w:rsid w:val="3D271C45"/>
    <w:rsid w:val="3D312CE6"/>
    <w:rsid w:val="3D583BAC"/>
    <w:rsid w:val="3D7F382F"/>
    <w:rsid w:val="3D8C6D07"/>
    <w:rsid w:val="3D8F3346"/>
    <w:rsid w:val="3E4800C5"/>
    <w:rsid w:val="3E9E5F37"/>
    <w:rsid w:val="3EA01CAF"/>
    <w:rsid w:val="3ECB5549"/>
    <w:rsid w:val="3EDD0C32"/>
    <w:rsid w:val="3F4C14EF"/>
    <w:rsid w:val="3FEB9879"/>
    <w:rsid w:val="403F3079"/>
    <w:rsid w:val="4091157D"/>
    <w:rsid w:val="40C9394D"/>
    <w:rsid w:val="417B60BB"/>
    <w:rsid w:val="418B31BF"/>
    <w:rsid w:val="419E1DAA"/>
    <w:rsid w:val="41DE28A1"/>
    <w:rsid w:val="4230334A"/>
    <w:rsid w:val="428F21F1"/>
    <w:rsid w:val="42913241"/>
    <w:rsid w:val="42CE66BF"/>
    <w:rsid w:val="42EA174A"/>
    <w:rsid w:val="434C3974"/>
    <w:rsid w:val="434C41B3"/>
    <w:rsid w:val="434F237B"/>
    <w:rsid w:val="438576C5"/>
    <w:rsid w:val="43AB7F9C"/>
    <w:rsid w:val="43B84329"/>
    <w:rsid w:val="43F33419"/>
    <w:rsid w:val="44523208"/>
    <w:rsid w:val="4453331F"/>
    <w:rsid w:val="447D65EE"/>
    <w:rsid w:val="44957494"/>
    <w:rsid w:val="44B730E2"/>
    <w:rsid w:val="44ED0C54"/>
    <w:rsid w:val="45036AF3"/>
    <w:rsid w:val="452F4E0F"/>
    <w:rsid w:val="45321617"/>
    <w:rsid w:val="458B675C"/>
    <w:rsid w:val="45A656D1"/>
    <w:rsid w:val="45BA27F4"/>
    <w:rsid w:val="45EE2C42"/>
    <w:rsid w:val="45EF52CA"/>
    <w:rsid w:val="464618F7"/>
    <w:rsid w:val="466730B2"/>
    <w:rsid w:val="467B090B"/>
    <w:rsid w:val="46E22257"/>
    <w:rsid w:val="46F41751"/>
    <w:rsid w:val="46FD7572"/>
    <w:rsid w:val="4703600F"/>
    <w:rsid w:val="47342061"/>
    <w:rsid w:val="4734208D"/>
    <w:rsid w:val="473D28DE"/>
    <w:rsid w:val="47AB6FCE"/>
    <w:rsid w:val="47AD0F98"/>
    <w:rsid w:val="481334F1"/>
    <w:rsid w:val="481903DC"/>
    <w:rsid w:val="48261C13"/>
    <w:rsid w:val="48815313"/>
    <w:rsid w:val="48C37846"/>
    <w:rsid w:val="48D83DF3"/>
    <w:rsid w:val="48FF75D2"/>
    <w:rsid w:val="491A08B0"/>
    <w:rsid w:val="49367D85"/>
    <w:rsid w:val="494D2A33"/>
    <w:rsid w:val="49690EEF"/>
    <w:rsid w:val="498B355B"/>
    <w:rsid w:val="499C3073"/>
    <w:rsid w:val="4A0D3F70"/>
    <w:rsid w:val="4A272033"/>
    <w:rsid w:val="4A2A68D0"/>
    <w:rsid w:val="4A527BD5"/>
    <w:rsid w:val="4AAF6DD6"/>
    <w:rsid w:val="4AD14F9E"/>
    <w:rsid w:val="4AE301E8"/>
    <w:rsid w:val="4AF26284"/>
    <w:rsid w:val="4B3043BA"/>
    <w:rsid w:val="4B9304A5"/>
    <w:rsid w:val="4BCA7971"/>
    <w:rsid w:val="4BD77E6D"/>
    <w:rsid w:val="4C04339E"/>
    <w:rsid w:val="4CC528E0"/>
    <w:rsid w:val="4CCB480D"/>
    <w:rsid w:val="4CE274AB"/>
    <w:rsid w:val="4D19368B"/>
    <w:rsid w:val="4D611881"/>
    <w:rsid w:val="4D825639"/>
    <w:rsid w:val="4E073314"/>
    <w:rsid w:val="4E241889"/>
    <w:rsid w:val="4E324158"/>
    <w:rsid w:val="4E987AF0"/>
    <w:rsid w:val="4E9B0304"/>
    <w:rsid w:val="4E9E5ADF"/>
    <w:rsid w:val="4F1A1713"/>
    <w:rsid w:val="4F6E54B1"/>
    <w:rsid w:val="4FAC371C"/>
    <w:rsid w:val="50483F00"/>
    <w:rsid w:val="50E05F3B"/>
    <w:rsid w:val="512222AC"/>
    <w:rsid w:val="516923D4"/>
    <w:rsid w:val="51FB0B52"/>
    <w:rsid w:val="52442AE5"/>
    <w:rsid w:val="52691F60"/>
    <w:rsid w:val="52A3495D"/>
    <w:rsid w:val="52C07A61"/>
    <w:rsid w:val="52E302F6"/>
    <w:rsid w:val="53146370"/>
    <w:rsid w:val="532C190B"/>
    <w:rsid w:val="536410A5"/>
    <w:rsid w:val="53B536AF"/>
    <w:rsid w:val="53D578AD"/>
    <w:rsid w:val="53E41AB0"/>
    <w:rsid w:val="54005EC3"/>
    <w:rsid w:val="54120B01"/>
    <w:rsid w:val="54CB652A"/>
    <w:rsid w:val="54E35FFA"/>
    <w:rsid w:val="54EC6A5F"/>
    <w:rsid w:val="54F41FB5"/>
    <w:rsid w:val="557F6CF3"/>
    <w:rsid w:val="55A51501"/>
    <w:rsid w:val="55AA4D69"/>
    <w:rsid w:val="55AF2CD7"/>
    <w:rsid w:val="55B63CFA"/>
    <w:rsid w:val="55D43B94"/>
    <w:rsid w:val="568D446F"/>
    <w:rsid w:val="56AB0FBE"/>
    <w:rsid w:val="57236B81"/>
    <w:rsid w:val="57C171DE"/>
    <w:rsid w:val="585D60C3"/>
    <w:rsid w:val="586E6043"/>
    <w:rsid w:val="58CD4FF7"/>
    <w:rsid w:val="5AE34EAB"/>
    <w:rsid w:val="5B2E6224"/>
    <w:rsid w:val="5BDC74BA"/>
    <w:rsid w:val="5C2E111F"/>
    <w:rsid w:val="5C797243"/>
    <w:rsid w:val="5CDD16EF"/>
    <w:rsid w:val="5CE70651"/>
    <w:rsid w:val="5D746389"/>
    <w:rsid w:val="5DEE6F93"/>
    <w:rsid w:val="5E0D6B87"/>
    <w:rsid w:val="5E23390B"/>
    <w:rsid w:val="5E437B09"/>
    <w:rsid w:val="5E941DB9"/>
    <w:rsid w:val="5EA70098"/>
    <w:rsid w:val="5EC54E5A"/>
    <w:rsid w:val="5ED13E1C"/>
    <w:rsid w:val="5EDC2437"/>
    <w:rsid w:val="5EE50BC0"/>
    <w:rsid w:val="5F016941"/>
    <w:rsid w:val="5F3F6522"/>
    <w:rsid w:val="5F70492E"/>
    <w:rsid w:val="5F9C141B"/>
    <w:rsid w:val="5FF472DE"/>
    <w:rsid w:val="5FFE462F"/>
    <w:rsid w:val="60B542D2"/>
    <w:rsid w:val="60B66CB8"/>
    <w:rsid w:val="60C969EB"/>
    <w:rsid w:val="61005716"/>
    <w:rsid w:val="61477910"/>
    <w:rsid w:val="61A134C4"/>
    <w:rsid w:val="61B96A60"/>
    <w:rsid w:val="61CE3B8D"/>
    <w:rsid w:val="62031A89"/>
    <w:rsid w:val="621517BC"/>
    <w:rsid w:val="628F5694"/>
    <w:rsid w:val="62AB078A"/>
    <w:rsid w:val="630F445E"/>
    <w:rsid w:val="63260125"/>
    <w:rsid w:val="635976C3"/>
    <w:rsid w:val="63687FB7"/>
    <w:rsid w:val="63FF44D2"/>
    <w:rsid w:val="64322AF9"/>
    <w:rsid w:val="643447E4"/>
    <w:rsid w:val="64393E88"/>
    <w:rsid w:val="644B7717"/>
    <w:rsid w:val="64637041"/>
    <w:rsid w:val="646A5DEF"/>
    <w:rsid w:val="64785961"/>
    <w:rsid w:val="648B5773"/>
    <w:rsid w:val="64C71494"/>
    <w:rsid w:val="64DD1B9F"/>
    <w:rsid w:val="65006754"/>
    <w:rsid w:val="65266D7F"/>
    <w:rsid w:val="65354984"/>
    <w:rsid w:val="655F347A"/>
    <w:rsid w:val="65FC49FB"/>
    <w:rsid w:val="661B02C2"/>
    <w:rsid w:val="66263F98"/>
    <w:rsid w:val="66544FA9"/>
    <w:rsid w:val="66A3152F"/>
    <w:rsid w:val="66D53242"/>
    <w:rsid w:val="67065096"/>
    <w:rsid w:val="670F621E"/>
    <w:rsid w:val="673D2BE3"/>
    <w:rsid w:val="676737E1"/>
    <w:rsid w:val="677B47B7"/>
    <w:rsid w:val="678F3DBF"/>
    <w:rsid w:val="684B418A"/>
    <w:rsid w:val="68E5013A"/>
    <w:rsid w:val="69282792"/>
    <w:rsid w:val="69461D42"/>
    <w:rsid w:val="69613BF1"/>
    <w:rsid w:val="69AA5692"/>
    <w:rsid w:val="69E51C4B"/>
    <w:rsid w:val="69EF4759"/>
    <w:rsid w:val="6A582B8E"/>
    <w:rsid w:val="6A771266"/>
    <w:rsid w:val="6A9E2C97"/>
    <w:rsid w:val="6B225676"/>
    <w:rsid w:val="6B500E9D"/>
    <w:rsid w:val="6BB9568D"/>
    <w:rsid w:val="6BE40B7D"/>
    <w:rsid w:val="6C88441D"/>
    <w:rsid w:val="6CB26586"/>
    <w:rsid w:val="6CFF1222"/>
    <w:rsid w:val="6D081AF7"/>
    <w:rsid w:val="6D231231"/>
    <w:rsid w:val="6D495C5A"/>
    <w:rsid w:val="6D5118E8"/>
    <w:rsid w:val="6DC36570"/>
    <w:rsid w:val="6E7E0B49"/>
    <w:rsid w:val="6EB02F99"/>
    <w:rsid w:val="6ED8604B"/>
    <w:rsid w:val="6EFA06B8"/>
    <w:rsid w:val="6F241291"/>
    <w:rsid w:val="6F7246F2"/>
    <w:rsid w:val="6F9D5C29"/>
    <w:rsid w:val="6FBF9DEC"/>
    <w:rsid w:val="6FD23F05"/>
    <w:rsid w:val="6FD64C81"/>
    <w:rsid w:val="6FDC0F91"/>
    <w:rsid w:val="703D35B4"/>
    <w:rsid w:val="709120C8"/>
    <w:rsid w:val="70D94B85"/>
    <w:rsid w:val="70E707C8"/>
    <w:rsid w:val="72E20D96"/>
    <w:rsid w:val="72FD42D3"/>
    <w:rsid w:val="731C29AB"/>
    <w:rsid w:val="73683E42"/>
    <w:rsid w:val="73880040"/>
    <w:rsid w:val="739D3907"/>
    <w:rsid w:val="73A56DC9"/>
    <w:rsid w:val="73B250BD"/>
    <w:rsid w:val="73BF286B"/>
    <w:rsid w:val="73E360A9"/>
    <w:rsid w:val="73ED07EB"/>
    <w:rsid w:val="744523D5"/>
    <w:rsid w:val="74942A15"/>
    <w:rsid w:val="74B5638D"/>
    <w:rsid w:val="751111C4"/>
    <w:rsid w:val="751F6782"/>
    <w:rsid w:val="75581C92"/>
    <w:rsid w:val="758E00D6"/>
    <w:rsid w:val="75E77D31"/>
    <w:rsid w:val="75EA1201"/>
    <w:rsid w:val="75F7233B"/>
    <w:rsid w:val="76424E1E"/>
    <w:rsid w:val="766772C5"/>
    <w:rsid w:val="76AC1D55"/>
    <w:rsid w:val="76E77774"/>
    <w:rsid w:val="76EF03D6"/>
    <w:rsid w:val="77395489"/>
    <w:rsid w:val="778D20C9"/>
    <w:rsid w:val="784A620C"/>
    <w:rsid w:val="78767001"/>
    <w:rsid w:val="7879264D"/>
    <w:rsid w:val="78B10976"/>
    <w:rsid w:val="78C43EAD"/>
    <w:rsid w:val="78E51A91"/>
    <w:rsid w:val="79E4560A"/>
    <w:rsid w:val="7A173ECC"/>
    <w:rsid w:val="7B38234C"/>
    <w:rsid w:val="7B57085B"/>
    <w:rsid w:val="7B5A1BAF"/>
    <w:rsid w:val="7BBA0FB3"/>
    <w:rsid w:val="7BEF47C6"/>
    <w:rsid w:val="7BF61A16"/>
    <w:rsid w:val="7BF919E9"/>
    <w:rsid w:val="7C016BE2"/>
    <w:rsid w:val="7C865339"/>
    <w:rsid w:val="7C9F29C4"/>
    <w:rsid w:val="7CE51CBC"/>
    <w:rsid w:val="7CE7CA39"/>
    <w:rsid w:val="7D036989"/>
    <w:rsid w:val="7D7358BD"/>
    <w:rsid w:val="7D8C697F"/>
    <w:rsid w:val="7D9B26AB"/>
    <w:rsid w:val="7DF10ED8"/>
    <w:rsid w:val="7E7F72AB"/>
    <w:rsid w:val="7EE30820"/>
    <w:rsid w:val="7EF953C9"/>
    <w:rsid w:val="7F121106"/>
    <w:rsid w:val="7F2F6A35"/>
    <w:rsid w:val="7F567244"/>
    <w:rsid w:val="7F777800"/>
    <w:rsid w:val="7FBB354B"/>
    <w:rsid w:val="7FE5FDD3"/>
    <w:rsid w:val="7FF01447"/>
    <w:rsid w:val="95F6F82A"/>
    <w:rsid w:val="EBDE05B5"/>
    <w:rsid w:val="EF6DDEAA"/>
    <w:rsid w:val="FFE7DB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paragraph" w:customStyle="1" w:styleId="12">
    <w:name w:val="_Style 11"/>
    <w:basedOn w:val="1"/>
    <w:next w:val="1"/>
    <w:qFormat/>
    <w:uiPriority w:val="0"/>
    <w:pPr>
      <w:pBdr>
        <w:bottom w:val="single" w:color="auto" w:sz="6" w:space="1"/>
      </w:pBdr>
      <w:jc w:val="center"/>
    </w:pPr>
    <w:rPr>
      <w:rFonts w:ascii="Arial" w:eastAsia="宋体"/>
      <w:vanish/>
      <w:sz w:val="16"/>
    </w:rPr>
  </w:style>
  <w:style w:type="paragraph" w:customStyle="1" w:styleId="13">
    <w:name w:val="_Style 12"/>
    <w:basedOn w:val="1"/>
    <w:next w:val="1"/>
    <w:qFormat/>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56</Pages>
  <Words>18725</Words>
  <Characters>18930</Characters>
  <Lines>0</Lines>
  <Paragraphs>0</Paragraphs>
  <TotalTime>8</TotalTime>
  <ScaleCrop>false</ScaleCrop>
  <LinksUpToDate>false</LinksUpToDate>
  <CharactersWithSpaces>19014</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2026-04-22T09:44:00Z</dcterms:created>
  <dc:creator>EDY</dc:creator>
  <cp:lastModifiedBy>张敏俊</cp:lastModifiedBy>
  <dcterms:modified xsi:type="dcterms:W3CDTF">2026-07-07T15:01:11Z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KSOTemplateDocerSaveRecord">
    <vt:lpwstr>eyJoZGlkIjoiMjAxODAwOGY1OGFjYjUxOTE0MGI0NGFjY2FjZGU3YWIiLCJ1c2VySWQiOiIxNDM0NDMyNzc5In0=</vt:lpwstr>
  </property>
  <property fmtid="{D5CDD505-2E9C-101B-9397-08002B2CF9AE}" pid="4" name="ICV">
    <vt:lpwstr>BD7ED6DFA4D83F1C37A44C6A72CC9C12_43</vt:lpwstr>
  </property>
</Properties>
</file>